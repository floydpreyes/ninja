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FooterTablePlaceholder"/>
        <w:tblW w:w="9638" w:type="dxa"/>
        <w:tblLayout w:type="fixed"/>
        <w:tblLook w:val="0480" w:firstRow="0" w:lastRow="0" w:firstColumn="1" w:lastColumn="0" w:noHBand="0" w:noVBand="1"/>
        <w:tblDescription w:val="Cover Page Table"/>
      </w:tblPr>
      <w:tblGrid>
        <w:gridCol w:w="9638"/>
      </w:tblGrid>
      <w:tr w:rsidR="00C24AC4" w:rsidRPr="00AB6643" w14:paraId="402FE2F0" w14:textId="77777777" w:rsidTr="00E615A4">
        <w:trPr>
          <w:trHeight w:hRule="exact" w:val="9071"/>
          <w:tblHeader/>
        </w:trPr>
        <w:sdt>
          <w:sdtPr>
            <w:alias w:val="Cover Page Selection"/>
            <w:tag w:val="Cover Page Selection"/>
            <w:id w:val="-1509758311"/>
            <w:placeholder>
              <w:docPart w:val="B5521F9E12F84F00BB84BCD55F18AC14"/>
            </w:placeholder>
            <w:docPartList>
              <w:docPartGallery w:val="Custom 1"/>
              <w:docPartCategory w:val="_Melbourne Water Cover Pages"/>
            </w:docPartList>
          </w:sdtPr>
          <w:sdtContent>
            <w:tc>
              <w:tcPr>
                <w:tcW w:w="9638" w:type="dxa"/>
              </w:tcPr>
              <w:p w14:paraId="308D84E4" w14:textId="77172AA6" w:rsidR="00C24AC4" w:rsidRDefault="00000000" w:rsidP="00C24AC4">
                <w:sdt>
                  <w:sdtPr>
                    <w:alias w:val="Title"/>
                    <w:tag w:val=""/>
                    <w:id w:val="1436248877"/>
                    <w:placeholder>
                      <w:docPart w:val="3CF30CD247604DB4B1E9A32A906BB81A"/>
                    </w:placeholder>
                    <w:dataBinding w:prefixMappings="xmlns:ns0='http://purl.org/dc/elements/1.1/' xmlns:ns1='http://schemas.openxmlformats.org/package/2006/metadata/core-properties' " w:xpath="/ns1:coreProperties[1]/ns0:title[1]" w:storeItemID="{6C3C8BC8-F283-45AE-878A-BAB7291924A1}"/>
                    <w:text/>
                  </w:sdtPr>
                  <w:sdtContent>
                    <w:r w:rsidR="00BC1F54">
                      <w:t>IT DR Plan AIS Services</w:t>
                    </w:r>
                  </w:sdtContent>
                </w:sdt>
                <w:r w:rsidR="008704DD" w:rsidRPr="008704DD">
                  <w:rPr>
                    <w:noProof/>
                  </w:rPr>
                  <mc:AlternateContent>
                    <mc:Choice Requires="wps">
                      <w:drawing>
                        <wp:inline distT="0" distB="0" distL="0" distR="0" wp14:anchorId="6A65D735" wp14:editId="5FFDF47A">
                          <wp:extent cx="6120000" cy="5760000"/>
                          <wp:effectExtent l="0" t="0" r="0" b="0"/>
                          <wp:docPr id="2" name="Rectangle 2" descr="Decorative"/>
                          <wp:cNvGraphicFramePr/>
                          <a:graphic xmlns:a="http://schemas.openxmlformats.org/drawingml/2006/main">
                            <a:graphicData uri="http://schemas.microsoft.com/office/word/2010/wordprocessingShape">
                              <wps:wsp>
                                <wps:cNvSpPr/>
                                <wps:spPr>
                                  <a:xfrm>
                                    <a:off x="0" y="0"/>
                                    <a:ext cx="6120000" cy="5760000"/>
                                  </a:xfrm>
                                  <a:prstGeom prst="rect">
                                    <a:avLst/>
                                  </a:prstGeom>
                                  <a:blipFill dpi="0" rotWithShape="1">
                                    <a:blip r:embed="rId11" cstate="screen">
                                      <a:extLst>
                                        <a:ext uri="{28A0092B-C50C-407E-A947-70E740481C1C}">
                                          <a14:useLocalDpi xmlns:a14="http://schemas.microsoft.com/office/drawing/2010/main"/>
                                        </a:ext>
                                      </a:extLst>
                                    </a:blip>
                                    <a:srcRect/>
                                    <a:stretch>
                                      <a:fillRect l="-5892" r="-589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http://schemas.openxmlformats.org/drawingml/2006/main" xmlns:a14="http://schemas.microsoft.com/office/drawing/2010/main" xmlns:pic="http://schemas.openxmlformats.org/drawingml/2006/picture">
                      <w:pict w14:anchorId="71080B17">
                        <v:rect id="Rectangle 2" style="width:481.9pt;height:453.55pt;visibility:visible;mso-wrap-style:square;mso-left-percent:-10001;mso-top-percent:-10001;mso-position-horizontal:absolute;mso-position-horizontal-relative:char;mso-position-vertical:absolute;mso-position-vertical-relative:line;mso-left-percent:-10001;mso-top-percent:-10001;v-text-anchor:middle" alt="Decorative" o:spid="_x0000_s1026" stroked="f" strokeweight="2pt" w14:anchorId="6DEF6ED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">
                          <v:fill type="frame" o:title="Decorative" recolor="t" rotate="t" r:id="rId12"/>
                          <w10:anchorlock/>
                        </v:rect>
                      </w:pict>
                    </mc:Fallback>
                  </mc:AlternateContent>
                </w:r>
              </w:p>
            </w:tc>
          </w:sdtContent>
        </w:sdt>
      </w:tr>
      <w:tr w:rsidR="00AB6643" w:rsidRPr="00AB6643" w14:paraId="4537264B" w14:textId="77777777" w:rsidTr="00E615A4">
        <w:trPr>
          <w:trHeight w:hRule="exact" w:val="4932"/>
        </w:trPr>
        <w:tc>
          <w:tcPr>
            <w:tcW w:w="9638" w:type="dxa"/>
            <w:shd w:val="clear" w:color="auto" w:fill="0092D7" w:themeFill="accent2"/>
          </w:tcPr>
          <w:p w14:paraId="0821EF4D" w14:textId="4A8A585D" w:rsidR="00AB6643" w:rsidRPr="00D77ADB" w:rsidRDefault="00000000" w:rsidP="00D77ADB">
            <w:pPr>
              <w:pStyle w:val="Title"/>
            </w:pPr>
            <w:sdt>
              <w:sdtPr>
                <w:alias w:val="Title"/>
                <w:tag w:val=""/>
                <w:id w:val="2004541808"/>
                <w:lock w:val="sdtLocked"/>
                <w:placeholder>
                  <w:docPart w:val="53C563B6070A44858C6F4F00530387F1"/>
                </w:placeholder>
                <w:dataBinding w:prefixMappings="xmlns:ns0='http://purl.org/dc/elements/1.1/' xmlns:ns1='http://schemas.openxmlformats.org/package/2006/metadata/core-properties' " w:xpath="/ns1:coreProperties[1]/ns0:title[1]" w:storeItemID="{6C3C8BC8-F283-45AE-878A-BAB7291924A1}"/>
                <w:text/>
              </w:sdtPr>
              <w:sdtContent>
                <w:r w:rsidR="00BC1F54">
                  <w:t>IT DR Plan AIS Services</w:t>
                </w:r>
              </w:sdtContent>
            </w:sdt>
            <w:r w:rsidR="00077B0F" w:rsidRPr="00BE6CBB">
              <w:t xml:space="preserve"> </w:t>
            </w:r>
          </w:p>
          <w:p w14:paraId="18E615D9" w14:textId="462E0E5A" w:rsidR="00C24AC4" w:rsidRPr="00684D64" w:rsidRDefault="00000000" w:rsidP="006C4819">
            <w:pPr>
              <w:pStyle w:val="Subtitle"/>
            </w:pPr>
            <w:sdt>
              <w:sdtPr>
                <w:alias w:val="Document Type"/>
                <w:tag w:val="Document Type"/>
                <w:id w:val="1713608556"/>
                <w:lock w:val="sdtLocked"/>
                <w:placeholder>
                  <w:docPart w:val="79957B910D30497495FB30AC7CC92C3D"/>
                </w:placeholder>
                <w:dataBinding w:prefixMappings="xmlns:ns0='http://purl.org/dc/elements/1.1/' xmlns:ns1='http://schemas.openxmlformats.org/package/2006/metadata/core-properties' " w:xpath="/ns1:coreProperties[1]/ns1:category[1]" w:storeItemID="{6C3C8BC8-F283-45AE-878A-BAB7291924A1}"/>
                <w:comboBox w:lastValue="Plan">
                  <w:listItem w:value="Choose an item."/>
                  <w:listItem w:displayText="Charter" w:value="Charter"/>
                  <w:listItem w:displayText="Framework" w:value="Framework"/>
                  <w:listItem w:displayText="Guideline" w:value="Guideline"/>
                  <w:listItem w:displayText="Manual" w:value="Manual"/>
                  <w:listItem w:displayText="Non Board Policy" w:value="Non Board Policy"/>
                  <w:listItem w:displayText="Plan" w:value="Plan"/>
                  <w:listItem w:displayText="Procedure" w:value="Procedure"/>
                  <w:listItem w:displayText="Specification" w:value="Specification"/>
                  <w:listItem w:displayText="Standard" w:value="Standard"/>
                  <w:listItem w:displayText="Strategy" w:value="Strategy"/>
                </w:comboBox>
              </w:sdtPr>
              <w:sdtContent>
                <w:r w:rsidR="00B60645">
                  <w:t>Plan</w:t>
                </w:r>
              </w:sdtContent>
            </w:sdt>
          </w:p>
          <w:sdt>
            <w:sdtPr>
              <w:tag w:val="Date Long"/>
              <w:id w:val="-17856594"/>
              <w:lock w:val="sdtContentLocked"/>
              <w:placeholder>
                <w:docPart w:val="8C4202173985413BBC7C4BE6AA577E38"/>
              </w:placeholder>
            </w:sdtPr>
            <w:sdtContent>
              <w:p w14:paraId="4DE0D423" w14:textId="3CDA83BD" w:rsidR="00794DC7" w:rsidRPr="00773266" w:rsidRDefault="00E42389" w:rsidP="00E42389">
                <w:pPr>
                  <w:pStyle w:val="Date"/>
                  <w:spacing w:after="240"/>
                </w:pPr>
                <w:r>
                  <w:fldChar w:fldCharType="begin"/>
                </w:r>
                <w:r>
                  <w:instrText xml:space="preserve"> IF </w:instrText>
                </w:r>
                <w:r>
                  <w:fldChar w:fldCharType="begin"/>
                </w:r>
                <w:r>
                  <w:instrText xml:space="preserve"> DocVariable "DateLong" </w:instrText>
                </w:r>
                <w:r>
                  <w:fldChar w:fldCharType="separate"/>
                </w:r>
                <w:r w:rsidR="00B60645">
                  <w:instrText>January 2026</w:instrText>
                </w:r>
                <w:r>
                  <w:fldChar w:fldCharType="end"/>
                </w:r>
                <w:r>
                  <w:instrText xml:space="preserve"> &lt;&gt; "Error*" </w:instrText>
                </w:r>
                <w:r>
                  <w:fldChar w:fldCharType="begin"/>
                </w:r>
                <w:r>
                  <w:instrText xml:space="preserve"> DocVariable "DateLong" </w:instrText>
                </w:r>
                <w:r>
                  <w:fldChar w:fldCharType="separate"/>
                </w:r>
                <w:r w:rsidR="00B60645">
                  <w:instrText>January 2026</w:instrText>
                </w:r>
                <w:r>
                  <w:fldChar w:fldCharType="end"/>
                </w:r>
                <w:r>
                  <w:instrText xml:space="preserve"> </w:instrText>
                </w:r>
                <w:r>
                  <w:fldChar w:fldCharType="separate"/>
                </w:r>
                <w:r w:rsidR="00B60645">
                  <w:t>January 2026</w:t>
                </w:r>
                <w:r>
                  <w:fldChar w:fldCharType="end"/>
                </w:r>
              </w:p>
            </w:sdtContent>
          </w:sdt>
        </w:tc>
      </w:tr>
    </w:tbl>
    <w:p w14:paraId="6FC4F471" w14:textId="77777777" w:rsidR="006544FC" w:rsidRDefault="006544FC" w:rsidP="00C11B90">
      <w:pPr>
        <w:pStyle w:val="NoSpacing"/>
      </w:pPr>
    </w:p>
    <w:p w14:paraId="06FB9350" w14:textId="77777777" w:rsidR="00C532E1" w:rsidRDefault="00C532E1" w:rsidP="006544FC">
      <w:pPr>
        <w:pStyle w:val="BodyText"/>
        <w:sectPr w:rsidR="00C532E1" w:rsidSect="001D1DD7">
          <w:headerReference w:type="even" r:id="rId13"/>
          <w:headerReference w:type="default" r:id="rId14"/>
          <w:footerReference w:type="even" r:id="rId15"/>
          <w:footerReference w:type="default" r:id="rId16"/>
          <w:headerReference w:type="first" r:id="rId17"/>
          <w:footerReference w:type="first" r:id="rId18"/>
          <w:pgSz w:w="11906" w:h="16838" w:code="9"/>
          <w:pgMar w:top="1134" w:right="1134" w:bottom="1134" w:left="1134" w:header="283" w:footer="283" w:gutter="0"/>
          <w:cols w:space="708"/>
          <w:titlePg/>
          <w:docGrid w:linePitch="360"/>
        </w:sectPr>
      </w:pPr>
    </w:p>
    <w:p w14:paraId="7C4F0567" w14:textId="0DA505FE" w:rsidR="00A454A6" w:rsidRDefault="009B4D9A">
      <w:pPr>
        <w:pStyle w:val="TOCHeading"/>
      </w:pPr>
      <w:bookmarkStart w:id="0" w:name="_Toc512348204"/>
      <w:r>
        <w:lastRenderedPageBreak/>
        <w:t>Table of c</w:t>
      </w:r>
      <w:r w:rsidR="00A454A6">
        <w:t>ontents</w:t>
      </w:r>
    </w:p>
    <w:p w14:paraId="59DE0B27" w14:textId="5AC1B403" w:rsidR="00F75E81" w:rsidRDefault="00CD552C">
      <w:pPr>
        <w:pStyle w:val="TOC1"/>
        <w:rPr>
          <w:rFonts w:asciiTheme="minorHAnsi" w:eastAsiaTheme="minorEastAsia" w:hAnsiTheme="minorHAnsi"/>
          <w:b w:val="0"/>
          <w:color w:val="auto"/>
          <w:kern w:val="2"/>
          <w:sz w:val="24"/>
          <w:szCs w:val="24"/>
          <w:lang w:eastAsia="en-AU"/>
          <w14:ligatures w14:val="standardContextual"/>
        </w:rPr>
      </w:pPr>
      <w:r>
        <w:fldChar w:fldCharType="begin"/>
      </w:r>
      <w:r w:rsidR="00CC7066">
        <w:instrText>TOC \o "1-3" \h \z \u</w:instrText>
      </w:r>
      <w:r>
        <w:fldChar w:fldCharType="separate"/>
      </w:r>
      <w:hyperlink w:anchor="_Toc200459208" w:history="1">
        <w:r w:rsidR="00F75E81" w:rsidRPr="00896EB7">
          <w:rPr>
            <w:rStyle w:val="Hyperlink"/>
          </w:rPr>
          <w:t>1.</w:t>
        </w:r>
        <w:r w:rsidR="00F75E81">
          <w:rPr>
            <w:rFonts w:asciiTheme="minorHAnsi" w:eastAsiaTheme="minorEastAsia" w:hAnsiTheme="minorHAnsi"/>
            <w:b w:val="0"/>
            <w:color w:val="auto"/>
            <w:kern w:val="2"/>
            <w:sz w:val="24"/>
            <w:szCs w:val="24"/>
            <w:lang w:eastAsia="en-AU"/>
            <w14:ligatures w14:val="standardContextual"/>
          </w:rPr>
          <w:tab/>
        </w:r>
        <w:r w:rsidR="00F75E81" w:rsidRPr="00896EB7">
          <w:rPr>
            <w:rStyle w:val="Hyperlink"/>
          </w:rPr>
          <w:t>DR and BCP Document Library</w:t>
        </w:r>
        <w:r w:rsidR="00F75E81">
          <w:rPr>
            <w:webHidden/>
          </w:rPr>
          <w:tab/>
        </w:r>
        <w:r w:rsidR="00F75E81">
          <w:rPr>
            <w:webHidden/>
          </w:rPr>
          <w:fldChar w:fldCharType="begin"/>
        </w:r>
        <w:r w:rsidR="00F75E81">
          <w:rPr>
            <w:webHidden/>
          </w:rPr>
          <w:instrText xml:space="preserve"> PAGEREF _Toc200459208 \h </w:instrText>
        </w:r>
        <w:r w:rsidR="00F75E81">
          <w:rPr>
            <w:webHidden/>
          </w:rPr>
        </w:r>
        <w:r w:rsidR="00F75E81">
          <w:rPr>
            <w:webHidden/>
          </w:rPr>
          <w:fldChar w:fldCharType="separate"/>
        </w:r>
        <w:r w:rsidR="00F75E81">
          <w:rPr>
            <w:webHidden/>
          </w:rPr>
          <w:t>3</w:t>
        </w:r>
        <w:r w:rsidR="00F75E81">
          <w:rPr>
            <w:webHidden/>
          </w:rPr>
          <w:fldChar w:fldCharType="end"/>
        </w:r>
      </w:hyperlink>
    </w:p>
    <w:p w14:paraId="365EBD72" w14:textId="7B9D25B8"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09" w:history="1">
        <w:r w:rsidRPr="00896EB7">
          <w:rPr>
            <w:rStyle w:val="Hyperlink"/>
            <w:rFonts w:eastAsia="Times New Roman"/>
          </w:rPr>
          <w:t>2.</w:t>
        </w:r>
        <w:r>
          <w:rPr>
            <w:rFonts w:asciiTheme="minorHAnsi" w:eastAsiaTheme="minorEastAsia" w:hAnsiTheme="minorHAnsi"/>
            <w:b w:val="0"/>
            <w:color w:val="auto"/>
            <w:kern w:val="2"/>
            <w:sz w:val="24"/>
            <w:szCs w:val="24"/>
            <w:lang w:eastAsia="en-AU"/>
            <w14:ligatures w14:val="standardContextual"/>
          </w:rPr>
          <w:tab/>
        </w:r>
        <w:r w:rsidRPr="00896EB7">
          <w:rPr>
            <w:rStyle w:val="Hyperlink"/>
            <w:rFonts w:eastAsia="Times New Roman"/>
          </w:rPr>
          <w:t>Related Documentation</w:t>
        </w:r>
        <w:r>
          <w:rPr>
            <w:webHidden/>
          </w:rPr>
          <w:tab/>
        </w:r>
        <w:r>
          <w:rPr>
            <w:webHidden/>
          </w:rPr>
          <w:fldChar w:fldCharType="begin"/>
        </w:r>
        <w:r>
          <w:rPr>
            <w:webHidden/>
          </w:rPr>
          <w:instrText xml:space="preserve"> PAGEREF _Toc200459209 \h </w:instrText>
        </w:r>
        <w:r>
          <w:rPr>
            <w:webHidden/>
          </w:rPr>
        </w:r>
        <w:r>
          <w:rPr>
            <w:webHidden/>
          </w:rPr>
          <w:fldChar w:fldCharType="separate"/>
        </w:r>
        <w:r>
          <w:rPr>
            <w:webHidden/>
          </w:rPr>
          <w:t>3</w:t>
        </w:r>
        <w:r>
          <w:rPr>
            <w:webHidden/>
          </w:rPr>
          <w:fldChar w:fldCharType="end"/>
        </w:r>
      </w:hyperlink>
    </w:p>
    <w:p w14:paraId="6B9695EE" w14:textId="2CCCAC9F"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10" w:history="1">
        <w:r w:rsidRPr="00896EB7">
          <w:rPr>
            <w:rStyle w:val="Hyperlink"/>
          </w:rPr>
          <w:t>3.</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Purpose</w:t>
        </w:r>
        <w:r>
          <w:rPr>
            <w:webHidden/>
          </w:rPr>
          <w:tab/>
        </w:r>
        <w:r>
          <w:rPr>
            <w:webHidden/>
          </w:rPr>
          <w:fldChar w:fldCharType="begin"/>
        </w:r>
        <w:r>
          <w:rPr>
            <w:webHidden/>
          </w:rPr>
          <w:instrText xml:space="preserve"> PAGEREF _Toc200459210 \h </w:instrText>
        </w:r>
        <w:r>
          <w:rPr>
            <w:webHidden/>
          </w:rPr>
        </w:r>
        <w:r>
          <w:rPr>
            <w:webHidden/>
          </w:rPr>
          <w:fldChar w:fldCharType="separate"/>
        </w:r>
        <w:r>
          <w:rPr>
            <w:webHidden/>
          </w:rPr>
          <w:t>3</w:t>
        </w:r>
        <w:r>
          <w:rPr>
            <w:webHidden/>
          </w:rPr>
          <w:fldChar w:fldCharType="end"/>
        </w:r>
      </w:hyperlink>
    </w:p>
    <w:p w14:paraId="0B02AB4C" w14:textId="0349FC57"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11" w:history="1">
        <w:r w:rsidRPr="00896EB7">
          <w:rPr>
            <w:rStyle w:val="Hyperlink"/>
          </w:rPr>
          <w:t>4.</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Scope</w:t>
        </w:r>
        <w:r>
          <w:rPr>
            <w:webHidden/>
          </w:rPr>
          <w:tab/>
        </w:r>
        <w:r>
          <w:rPr>
            <w:webHidden/>
          </w:rPr>
          <w:fldChar w:fldCharType="begin"/>
        </w:r>
        <w:r>
          <w:rPr>
            <w:webHidden/>
          </w:rPr>
          <w:instrText xml:space="preserve"> PAGEREF _Toc200459211 \h </w:instrText>
        </w:r>
        <w:r>
          <w:rPr>
            <w:webHidden/>
          </w:rPr>
        </w:r>
        <w:r>
          <w:rPr>
            <w:webHidden/>
          </w:rPr>
          <w:fldChar w:fldCharType="separate"/>
        </w:r>
        <w:r>
          <w:rPr>
            <w:webHidden/>
          </w:rPr>
          <w:t>3</w:t>
        </w:r>
        <w:r>
          <w:rPr>
            <w:webHidden/>
          </w:rPr>
          <w:fldChar w:fldCharType="end"/>
        </w:r>
      </w:hyperlink>
    </w:p>
    <w:p w14:paraId="00724261" w14:textId="7BE86FD4"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12" w:history="1">
        <w:r w:rsidRPr="00896EB7">
          <w:rPr>
            <w:rStyle w:val="Hyperlink"/>
          </w:rPr>
          <w:t>5.</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System Overview</w:t>
        </w:r>
        <w:r>
          <w:rPr>
            <w:webHidden/>
          </w:rPr>
          <w:tab/>
        </w:r>
        <w:r>
          <w:rPr>
            <w:webHidden/>
          </w:rPr>
          <w:fldChar w:fldCharType="begin"/>
        </w:r>
        <w:r>
          <w:rPr>
            <w:webHidden/>
          </w:rPr>
          <w:instrText xml:space="preserve"> PAGEREF _Toc200459212 \h </w:instrText>
        </w:r>
        <w:r>
          <w:rPr>
            <w:webHidden/>
          </w:rPr>
        </w:r>
        <w:r>
          <w:rPr>
            <w:webHidden/>
          </w:rPr>
          <w:fldChar w:fldCharType="separate"/>
        </w:r>
        <w:r>
          <w:rPr>
            <w:webHidden/>
          </w:rPr>
          <w:t>3</w:t>
        </w:r>
        <w:r>
          <w:rPr>
            <w:webHidden/>
          </w:rPr>
          <w:fldChar w:fldCharType="end"/>
        </w:r>
      </w:hyperlink>
    </w:p>
    <w:p w14:paraId="3A692675" w14:textId="52EF3AC3" w:rsidR="00F75E81" w:rsidRDefault="00F75E81">
      <w:pPr>
        <w:pStyle w:val="TOC2"/>
        <w:rPr>
          <w:rFonts w:eastAsiaTheme="minorEastAsia"/>
          <w:color w:val="auto"/>
          <w:kern w:val="2"/>
          <w:sz w:val="24"/>
          <w:szCs w:val="24"/>
          <w:lang w:eastAsia="en-AU"/>
          <w14:ligatures w14:val="standardContextual"/>
        </w:rPr>
      </w:pPr>
      <w:hyperlink w:anchor="_Toc200459213" w:history="1">
        <w:r w:rsidRPr="00896EB7">
          <w:rPr>
            <w:rStyle w:val="Hyperlink"/>
            <w:iCs/>
          </w:rPr>
          <w:t>5.1</w:t>
        </w:r>
        <w:r>
          <w:rPr>
            <w:rFonts w:eastAsiaTheme="minorEastAsia"/>
            <w:color w:val="auto"/>
            <w:kern w:val="2"/>
            <w:sz w:val="24"/>
            <w:szCs w:val="24"/>
            <w:lang w:eastAsia="en-AU"/>
            <w14:ligatures w14:val="standardContextual"/>
          </w:rPr>
          <w:tab/>
        </w:r>
        <w:r w:rsidRPr="00896EB7">
          <w:rPr>
            <w:rStyle w:val="Hyperlink"/>
          </w:rPr>
          <w:t>Overview</w:t>
        </w:r>
        <w:r>
          <w:rPr>
            <w:webHidden/>
          </w:rPr>
          <w:tab/>
        </w:r>
        <w:r>
          <w:rPr>
            <w:webHidden/>
          </w:rPr>
          <w:fldChar w:fldCharType="begin"/>
        </w:r>
        <w:r>
          <w:rPr>
            <w:webHidden/>
          </w:rPr>
          <w:instrText xml:space="preserve"> PAGEREF _Toc200459213 \h </w:instrText>
        </w:r>
        <w:r>
          <w:rPr>
            <w:webHidden/>
          </w:rPr>
        </w:r>
        <w:r>
          <w:rPr>
            <w:webHidden/>
          </w:rPr>
          <w:fldChar w:fldCharType="separate"/>
        </w:r>
        <w:r>
          <w:rPr>
            <w:webHidden/>
          </w:rPr>
          <w:t>3</w:t>
        </w:r>
        <w:r>
          <w:rPr>
            <w:webHidden/>
          </w:rPr>
          <w:fldChar w:fldCharType="end"/>
        </w:r>
      </w:hyperlink>
    </w:p>
    <w:p w14:paraId="6EF51837" w14:textId="3DC42AB7" w:rsidR="00F75E81" w:rsidRDefault="00F75E81">
      <w:pPr>
        <w:pStyle w:val="TOC2"/>
        <w:rPr>
          <w:rFonts w:eastAsiaTheme="minorEastAsia"/>
          <w:color w:val="auto"/>
          <w:kern w:val="2"/>
          <w:sz w:val="24"/>
          <w:szCs w:val="24"/>
          <w:lang w:eastAsia="en-AU"/>
          <w14:ligatures w14:val="standardContextual"/>
        </w:rPr>
      </w:pPr>
      <w:hyperlink w:anchor="_Toc200459214" w:history="1">
        <w:r w:rsidRPr="00896EB7">
          <w:rPr>
            <w:rStyle w:val="Hyperlink"/>
            <w:iCs/>
          </w:rPr>
          <w:t>5.2</w:t>
        </w:r>
        <w:r>
          <w:rPr>
            <w:rFonts w:eastAsiaTheme="minorEastAsia"/>
            <w:color w:val="auto"/>
            <w:kern w:val="2"/>
            <w:sz w:val="24"/>
            <w:szCs w:val="24"/>
            <w:lang w:eastAsia="en-AU"/>
            <w14:ligatures w14:val="standardContextual"/>
          </w:rPr>
          <w:tab/>
        </w:r>
        <w:r w:rsidRPr="00896EB7">
          <w:rPr>
            <w:rStyle w:val="Hyperlink"/>
          </w:rPr>
          <w:t>Vendor Support/Key Contacts</w:t>
        </w:r>
        <w:r>
          <w:rPr>
            <w:webHidden/>
          </w:rPr>
          <w:tab/>
        </w:r>
        <w:r>
          <w:rPr>
            <w:webHidden/>
          </w:rPr>
          <w:fldChar w:fldCharType="begin"/>
        </w:r>
        <w:r>
          <w:rPr>
            <w:webHidden/>
          </w:rPr>
          <w:instrText xml:space="preserve"> PAGEREF _Toc200459214 \h </w:instrText>
        </w:r>
        <w:r>
          <w:rPr>
            <w:webHidden/>
          </w:rPr>
        </w:r>
        <w:r>
          <w:rPr>
            <w:webHidden/>
          </w:rPr>
          <w:fldChar w:fldCharType="separate"/>
        </w:r>
        <w:r>
          <w:rPr>
            <w:webHidden/>
          </w:rPr>
          <w:t>4</w:t>
        </w:r>
        <w:r>
          <w:rPr>
            <w:webHidden/>
          </w:rPr>
          <w:fldChar w:fldCharType="end"/>
        </w:r>
      </w:hyperlink>
    </w:p>
    <w:p w14:paraId="4BAEE6BF" w14:textId="1911BB64"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15" w:history="1">
        <w:r w:rsidRPr="00896EB7">
          <w:rPr>
            <w:rStyle w:val="Hyperlink"/>
          </w:rPr>
          <w:t>6.</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Technical Documentation</w:t>
        </w:r>
        <w:r>
          <w:rPr>
            <w:webHidden/>
          </w:rPr>
          <w:tab/>
        </w:r>
        <w:r>
          <w:rPr>
            <w:webHidden/>
          </w:rPr>
          <w:fldChar w:fldCharType="begin"/>
        </w:r>
        <w:r>
          <w:rPr>
            <w:webHidden/>
          </w:rPr>
          <w:instrText xml:space="preserve"> PAGEREF _Toc200459215 \h </w:instrText>
        </w:r>
        <w:r>
          <w:rPr>
            <w:webHidden/>
          </w:rPr>
        </w:r>
        <w:r>
          <w:rPr>
            <w:webHidden/>
          </w:rPr>
          <w:fldChar w:fldCharType="separate"/>
        </w:r>
        <w:r>
          <w:rPr>
            <w:webHidden/>
          </w:rPr>
          <w:t>4</w:t>
        </w:r>
        <w:r>
          <w:rPr>
            <w:webHidden/>
          </w:rPr>
          <w:fldChar w:fldCharType="end"/>
        </w:r>
      </w:hyperlink>
    </w:p>
    <w:p w14:paraId="0FD71577" w14:textId="5A62FFB0" w:rsidR="00F75E81" w:rsidRDefault="00F75E81">
      <w:pPr>
        <w:pStyle w:val="TOC2"/>
        <w:rPr>
          <w:rFonts w:eastAsiaTheme="minorEastAsia"/>
          <w:color w:val="auto"/>
          <w:kern w:val="2"/>
          <w:sz w:val="24"/>
          <w:szCs w:val="24"/>
          <w:lang w:eastAsia="en-AU"/>
          <w14:ligatures w14:val="standardContextual"/>
        </w:rPr>
      </w:pPr>
      <w:hyperlink w:anchor="_Toc200459216" w:history="1">
        <w:r w:rsidRPr="00896EB7">
          <w:rPr>
            <w:rStyle w:val="Hyperlink"/>
            <w:iCs/>
          </w:rPr>
          <w:t>6.1</w:t>
        </w:r>
        <w:r>
          <w:rPr>
            <w:rFonts w:eastAsiaTheme="minorEastAsia"/>
            <w:color w:val="auto"/>
            <w:kern w:val="2"/>
            <w:sz w:val="24"/>
            <w:szCs w:val="24"/>
            <w:lang w:eastAsia="en-AU"/>
            <w14:ligatures w14:val="standardContextual"/>
          </w:rPr>
          <w:tab/>
        </w:r>
        <w:r w:rsidRPr="00896EB7">
          <w:rPr>
            <w:rStyle w:val="Hyperlink"/>
          </w:rPr>
          <w:t>System Architecture</w:t>
        </w:r>
        <w:r>
          <w:rPr>
            <w:webHidden/>
          </w:rPr>
          <w:tab/>
        </w:r>
        <w:r>
          <w:rPr>
            <w:webHidden/>
          </w:rPr>
          <w:fldChar w:fldCharType="begin"/>
        </w:r>
        <w:r>
          <w:rPr>
            <w:webHidden/>
          </w:rPr>
          <w:instrText xml:space="preserve"> PAGEREF _Toc200459216 \h </w:instrText>
        </w:r>
        <w:r>
          <w:rPr>
            <w:webHidden/>
          </w:rPr>
        </w:r>
        <w:r>
          <w:rPr>
            <w:webHidden/>
          </w:rPr>
          <w:fldChar w:fldCharType="separate"/>
        </w:r>
        <w:r>
          <w:rPr>
            <w:webHidden/>
          </w:rPr>
          <w:t>4</w:t>
        </w:r>
        <w:r>
          <w:rPr>
            <w:webHidden/>
          </w:rPr>
          <w:fldChar w:fldCharType="end"/>
        </w:r>
      </w:hyperlink>
    </w:p>
    <w:p w14:paraId="495F352C" w14:textId="1D67073B" w:rsidR="00F75E81" w:rsidRDefault="00F75E81">
      <w:pPr>
        <w:pStyle w:val="TOC2"/>
        <w:rPr>
          <w:rFonts w:eastAsiaTheme="minorEastAsia"/>
          <w:color w:val="auto"/>
          <w:kern w:val="2"/>
          <w:sz w:val="24"/>
          <w:szCs w:val="24"/>
          <w:lang w:eastAsia="en-AU"/>
          <w14:ligatures w14:val="standardContextual"/>
        </w:rPr>
      </w:pPr>
      <w:hyperlink w:anchor="_Toc200459217" w:history="1">
        <w:r w:rsidRPr="00896EB7">
          <w:rPr>
            <w:rStyle w:val="Hyperlink"/>
            <w:iCs/>
          </w:rPr>
          <w:t>6.2</w:t>
        </w:r>
        <w:r>
          <w:rPr>
            <w:rFonts w:eastAsiaTheme="minorEastAsia"/>
            <w:color w:val="auto"/>
            <w:kern w:val="2"/>
            <w:sz w:val="24"/>
            <w:szCs w:val="24"/>
            <w:lang w:eastAsia="en-AU"/>
            <w14:ligatures w14:val="standardContextual"/>
          </w:rPr>
          <w:tab/>
        </w:r>
        <w:r w:rsidRPr="00896EB7">
          <w:rPr>
            <w:rStyle w:val="Hyperlink"/>
          </w:rPr>
          <w:t>Critical Dependencies</w:t>
        </w:r>
        <w:r>
          <w:rPr>
            <w:webHidden/>
          </w:rPr>
          <w:tab/>
        </w:r>
        <w:r>
          <w:rPr>
            <w:webHidden/>
          </w:rPr>
          <w:fldChar w:fldCharType="begin"/>
        </w:r>
        <w:r>
          <w:rPr>
            <w:webHidden/>
          </w:rPr>
          <w:instrText xml:space="preserve"> PAGEREF _Toc200459217 \h </w:instrText>
        </w:r>
        <w:r>
          <w:rPr>
            <w:webHidden/>
          </w:rPr>
        </w:r>
        <w:r>
          <w:rPr>
            <w:webHidden/>
          </w:rPr>
          <w:fldChar w:fldCharType="separate"/>
        </w:r>
        <w:r>
          <w:rPr>
            <w:webHidden/>
          </w:rPr>
          <w:t>7</w:t>
        </w:r>
        <w:r>
          <w:rPr>
            <w:webHidden/>
          </w:rPr>
          <w:fldChar w:fldCharType="end"/>
        </w:r>
      </w:hyperlink>
    </w:p>
    <w:p w14:paraId="6487A2A3" w14:textId="046BB35D" w:rsidR="00F75E81" w:rsidRDefault="00F75E81">
      <w:pPr>
        <w:pStyle w:val="TOC2"/>
        <w:rPr>
          <w:rFonts w:eastAsiaTheme="minorEastAsia"/>
          <w:color w:val="auto"/>
          <w:kern w:val="2"/>
          <w:sz w:val="24"/>
          <w:szCs w:val="24"/>
          <w:lang w:eastAsia="en-AU"/>
          <w14:ligatures w14:val="standardContextual"/>
        </w:rPr>
      </w:pPr>
      <w:hyperlink w:anchor="_Toc200459218" w:history="1">
        <w:r w:rsidRPr="00896EB7">
          <w:rPr>
            <w:rStyle w:val="Hyperlink"/>
            <w:iCs/>
          </w:rPr>
          <w:t>6.3</w:t>
        </w:r>
        <w:r>
          <w:rPr>
            <w:rFonts w:eastAsiaTheme="minorEastAsia"/>
            <w:color w:val="auto"/>
            <w:kern w:val="2"/>
            <w:sz w:val="24"/>
            <w:szCs w:val="24"/>
            <w:lang w:eastAsia="en-AU"/>
            <w14:ligatures w14:val="standardContextual"/>
          </w:rPr>
          <w:tab/>
        </w:r>
        <w:r w:rsidRPr="00896EB7">
          <w:rPr>
            <w:rStyle w:val="Hyperlink"/>
          </w:rPr>
          <w:t>Pre-requisites to cutover to Global Storage</w:t>
        </w:r>
        <w:r>
          <w:rPr>
            <w:webHidden/>
          </w:rPr>
          <w:tab/>
        </w:r>
        <w:r>
          <w:rPr>
            <w:webHidden/>
          </w:rPr>
          <w:fldChar w:fldCharType="begin"/>
        </w:r>
        <w:r>
          <w:rPr>
            <w:webHidden/>
          </w:rPr>
          <w:instrText xml:space="preserve"> PAGEREF _Toc200459218 \h </w:instrText>
        </w:r>
        <w:r>
          <w:rPr>
            <w:webHidden/>
          </w:rPr>
        </w:r>
        <w:r>
          <w:rPr>
            <w:webHidden/>
          </w:rPr>
          <w:fldChar w:fldCharType="separate"/>
        </w:r>
        <w:r>
          <w:rPr>
            <w:webHidden/>
          </w:rPr>
          <w:t>8</w:t>
        </w:r>
        <w:r>
          <w:rPr>
            <w:webHidden/>
          </w:rPr>
          <w:fldChar w:fldCharType="end"/>
        </w:r>
      </w:hyperlink>
    </w:p>
    <w:p w14:paraId="42773642" w14:textId="6F0BD0C3" w:rsidR="00F75E81" w:rsidRDefault="00F75E81">
      <w:pPr>
        <w:pStyle w:val="TOC2"/>
        <w:rPr>
          <w:rFonts w:eastAsiaTheme="minorEastAsia"/>
          <w:color w:val="auto"/>
          <w:kern w:val="2"/>
          <w:sz w:val="24"/>
          <w:szCs w:val="24"/>
          <w:lang w:eastAsia="en-AU"/>
          <w14:ligatures w14:val="standardContextual"/>
        </w:rPr>
      </w:pPr>
      <w:hyperlink w:anchor="_Toc200459219" w:history="1">
        <w:r w:rsidRPr="00896EB7">
          <w:rPr>
            <w:rStyle w:val="Hyperlink"/>
            <w:iCs/>
          </w:rPr>
          <w:t>6.5</w:t>
        </w:r>
        <w:r>
          <w:rPr>
            <w:rFonts w:eastAsiaTheme="minorEastAsia"/>
            <w:color w:val="auto"/>
            <w:kern w:val="2"/>
            <w:sz w:val="24"/>
            <w:szCs w:val="24"/>
            <w:lang w:eastAsia="en-AU"/>
            <w14:ligatures w14:val="standardContextual"/>
          </w:rPr>
          <w:tab/>
        </w:r>
        <w:r w:rsidRPr="00896EB7">
          <w:rPr>
            <w:rStyle w:val="Hyperlink"/>
          </w:rPr>
          <w:t>Installation and set-up (Barebones rebuild)</w:t>
        </w:r>
        <w:r>
          <w:rPr>
            <w:webHidden/>
          </w:rPr>
          <w:tab/>
        </w:r>
        <w:r>
          <w:rPr>
            <w:webHidden/>
          </w:rPr>
          <w:fldChar w:fldCharType="begin"/>
        </w:r>
        <w:r>
          <w:rPr>
            <w:webHidden/>
          </w:rPr>
          <w:instrText xml:space="preserve"> PAGEREF _Toc200459219 \h </w:instrText>
        </w:r>
        <w:r>
          <w:rPr>
            <w:webHidden/>
          </w:rPr>
        </w:r>
        <w:r>
          <w:rPr>
            <w:webHidden/>
          </w:rPr>
          <w:fldChar w:fldCharType="separate"/>
        </w:r>
        <w:r>
          <w:rPr>
            <w:webHidden/>
          </w:rPr>
          <w:t>9</w:t>
        </w:r>
        <w:r>
          <w:rPr>
            <w:webHidden/>
          </w:rPr>
          <w:fldChar w:fldCharType="end"/>
        </w:r>
      </w:hyperlink>
    </w:p>
    <w:p w14:paraId="72696328" w14:textId="54307982"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20" w:history="1">
        <w:r w:rsidRPr="00896EB7">
          <w:rPr>
            <w:rStyle w:val="Hyperlink"/>
          </w:rPr>
          <w:t>7.</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Recovery Strategy</w:t>
        </w:r>
        <w:r>
          <w:rPr>
            <w:webHidden/>
          </w:rPr>
          <w:tab/>
        </w:r>
        <w:r>
          <w:rPr>
            <w:webHidden/>
          </w:rPr>
          <w:fldChar w:fldCharType="begin"/>
        </w:r>
        <w:r>
          <w:rPr>
            <w:webHidden/>
          </w:rPr>
          <w:instrText xml:space="preserve"> PAGEREF _Toc200459220 \h </w:instrText>
        </w:r>
        <w:r>
          <w:rPr>
            <w:webHidden/>
          </w:rPr>
        </w:r>
        <w:r>
          <w:rPr>
            <w:webHidden/>
          </w:rPr>
          <w:fldChar w:fldCharType="separate"/>
        </w:r>
        <w:r>
          <w:rPr>
            <w:webHidden/>
          </w:rPr>
          <w:t>10</w:t>
        </w:r>
        <w:r>
          <w:rPr>
            <w:webHidden/>
          </w:rPr>
          <w:fldChar w:fldCharType="end"/>
        </w:r>
      </w:hyperlink>
    </w:p>
    <w:p w14:paraId="500DE5EC" w14:textId="6C7CE398" w:rsidR="00F75E81" w:rsidRDefault="00F75E81">
      <w:pPr>
        <w:pStyle w:val="TOC2"/>
        <w:rPr>
          <w:rFonts w:eastAsiaTheme="minorEastAsia"/>
          <w:color w:val="auto"/>
          <w:kern w:val="2"/>
          <w:sz w:val="24"/>
          <w:szCs w:val="24"/>
          <w:lang w:eastAsia="en-AU"/>
          <w14:ligatures w14:val="standardContextual"/>
        </w:rPr>
      </w:pPr>
      <w:hyperlink w:anchor="_Toc200459221" w:history="1">
        <w:r w:rsidRPr="00896EB7">
          <w:rPr>
            <w:rStyle w:val="Hyperlink"/>
            <w:iCs/>
          </w:rPr>
          <w:t>7.1</w:t>
        </w:r>
        <w:r>
          <w:rPr>
            <w:rFonts w:eastAsiaTheme="minorEastAsia"/>
            <w:color w:val="auto"/>
            <w:kern w:val="2"/>
            <w:sz w:val="24"/>
            <w:szCs w:val="24"/>
            <w:lang w:eastAsia="en-AU"/>
            <w14:ligatures w14:val="standardContextual"/>
          </w:rPr>
          <w:tab/>
        </w:r>
        <w:r w:rsidRPr="00896EB7">
          <w:rPr>
            <w:rStyle w:val="Hyperlink"/>
          </w:rPr>
          <w:t>Partial DR Strategy</w:t>
        </w:r>
        <w:r>
          <w:rPr>
            <w:webHidden/>
          </w:rPr>
          <w:tab/>
        </w:r>
        <w:r>
          <w:rPr>
            <w:webHidden/>
          </w:rPr>
          <w:fldChar w:fldCharType="begin"/>
        </w:r>
        <w:r>
          <w:rPr>
            <w:webHidden/>
          </w:rPr>
          <w:instrText xml:space="preserve"> PAGEREF _Toc200459221 \h </w:instrText>
        </w:r>
        <w:r>
          <w:rPr>
            <w:webHidden/>
          </w:rPr>
        </w:r>
        <w:r>
          <w:rPr>
            <w:webHidden/>
          </w:rPr>
          <w:fldChar w:fldCharType="separate"/>
        </w:r>
        <w:r>
          <w:rPr>
            <w:webHidden/>
          </w:rPr>
          <w:t>10</w:t>
        </w:r>
        <w:r>
          <w:rPr>
            <w:webHidden/>
          </w:rPr>
          <w:fldChar w:fldCharType="end"/>
        </w:r>
      </w:hyperlink>
    </w:p>
    <w:p w14:paraId="403A7A42" w14:textId="05E3E00E" w:rsidR="00F75E81" w:rsidRDefault="00F75E81">
      <w:pPr>
        <w:pStyle w:val="TOC2"/>
        <w:rPr>
          <w:rFonts w:eastAsiaTheme="minorEastAsia"/>
          <w:color w:val="auto"/>
          <w:kern w:val="2"/>
          <w:sz w:val="24"/>
          <w:szCs w:val="24"/>
          <w:lang w:eastAsia="en-AU"/>
          <w14:ligatures w14:val="standardContextual"/>
        </w:rPr>
      </w:pPr>
      <w:hyperlink w:anchor="_Toc200459222" w:history="1">
        <w:r w:rsidRPr="00896EB7">
          <w:rPr>
            <w:rStyle w:val="Hyperlink"/>
            <w:iCs/>
          </w:rPr>
          <w:t>7.2</w:t>
        </w:r>
        <w:r>
          <w:rPr>
            <w:rFonts w:eastAsiaTheme="minorEastAsia"/>
            <w:color w:val="auto"/>
            <w:kern w:val="2"/>
            <w:sz w:val="24"/>
            <w:szCs w:val="24"/>
            <w:lang w:eastAsia="en-AU"/>
            <w14:ligatures w14:val="standardContextual"/>
          </w:rPr>
          <w:tab/>
        </w:r>
        <w:r w:rsidRPr="00896EB7">
          <w:rPr>
            <w:rStyle w:val="Hyperlink"/>
          </w:rPr>
          <w:t>Enterprise/Full DR Strategy</w:t>
        </w:r>
        <w:r>
          <w:rPr>
            <w:webHidden/>
          </w:rPr>
          <w:tab/>
        </w:r>
        <w:r>
          <w:rPr>
            <w:webHidden/>
          </w:rPr>
          <w:fldChar w:fldCharType="begin"/>
        </w:r>
        <w:r>
          <w:rPr>
            <w:webHidden/>
          </w:rPr>
          <w:instrText xml:space="preserve"> PAGEREF _Toc200459222 \h </w:instrText>
        </w:r>
        <w:r>
          <w:rPr>
            <w:webHidden/>
          </w:rPr>
        </w:r>
        <w:r>
          <w:rPr>
            <w:webHidden/>
          </w:rPr>
          <w:fldChar w:fldCharType="separate"/>
        </w:r>
        <w:r>
          <w:rPr>
            <w:webHidden/>
          </w:rPr>
          <w:t>12</w:t>
        </w:r>
        <w:r>
          <w:rPr>
            <w:webHidden/>
          </w:rPr>
          <w:fldChar w:fldCharType="end"/>
        </w:r>
      </w:hyperlink>
    </w:p>
    <w:p w14:paraId="1E71028E" w14:textId="1FC76E75"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23" w:history="1">
        <w:r w:rsidRPr="00896EB7">
          <w:rPr>
            <w:rStyle w:val="Hyperlink"/>
          </w:rPr>
          <w:t>8.</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Recovery Runsheet</w:t>
        </w:r>
        <w:r>
          <w:rPr>
            <w:webHidden/>
          </w:rPr>
          <w:tab/>
        </w:r>
        <w:r>
          <w:rPr>
            <w:webHidden/>
          </w:rPr>
          <w:fldChar w:fldCharType="begin"/>
        </w:r>
        <w:r>
          <w:rPr>
            <w:webHidden/>
          </w:rPr>
          <w:instrText xml:space="preserve"> PAGEREF _Toc200459223 \h </w:instrText>
        </w:r>
        <w:r>
          <w:rPr>
            <w:webHidden/>
          </w:rPr>
        </w:r>
        <w:r>
          <w:rPr>
            <w:webHidden/>
          </w:rPr>
          <w:fldChar w:fldCharType="separate"/>
        </w:r>
        <w:r>
          <w:rPr>
            <w:webHidden/>
          </w:rPr>
          <w:t>12</w:t>
        </w:r>
        <w:r>
          <w:rPr>
            <w:webHidden/>
          </w:rPr>
          <w:fldChar w:fldCharType="end"/>
        </w:r>
      </w:hyperlink>
    </w:p>
    <w:p w14:paraId="707BCD7C" w14:textId="3824E908"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24" w:history="1">
        <w:r w:rsidRPr="00896EB7">
          <w:rPr>
            <w:rStyle w:val="Hyperlink"/>
          </w:rPr>
          <w:t>9.</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Outstanding Issues</w:t>
        </w:r>
        <w:r>
          <w:rPr>
            <w:webHidden/>
          </w:rPr>
          <w:tab/>
        </w:r>
        <w:r>
          <w:rPr>
            <w:webHidden/>
          </w:rPr>
          <w:fldChar w:fldCharType="begin"/>
        </w:r>
        <w:r>
          <w:rPr>
            <w:webHidden/>
          </w:rPr>
          <w:instrText xml:space="preserve"> PAGEREF _Toc200459224 \h </w:instrText>
        </w:r>
        <w:r>
          <w:rPr>
            <w:webHidden/>
          </w:rPr>
        </w:r>
        <w:r>
          <w:rPr>
            <w:webHidden/>
          </w:rPr>
          <w:fldChar w:fldCharType="separate"/>
        </w:r>
        <w:r>
          <w:rPr>
            <w:webHidden/>
          </w:rPr>
          <w:t>13</w:t>
        </w:r>
        <w:r>
          <w:rPr>
            <w:webHidden/>
          </w:rPr>
          <w:fldChar w:fldCharType="end"/>
        </w:r>
      </w:hyperlink>
    </w:p>
    <w:p w14:paraId="58870E53" w14:textId="2FBB6D31" w:rsidR="00F75E81" w:rsidRDefault="00F75E81">
      <w:pPr>
        <w:pStyle w:val="TOC1"/>
        <w:rPr>
          <w:rFonts w:asciiTheme="minorHAnsi" w:eastAsiaTheme="minorEastAsia" w:hAnsiTheme="minorHAnsi"/>
          <w:b w:val="0"/>
          <w:color w:val="auto"/>
          <w:kern w:val="2"/>
          <w:sz w:val="24"/>
          <w:szCs w:val="24"/>
          <w:lang w:eastAsia="en-AU"/>
          <w14:ligatures w14:val="standardContextual"/>
        </w:rPr>
      </w:pPr>
      <w:hyperlink w:anchor="_Toc200459225" w:history="1">
        <w:r w:rsidRPr="00896EB7">
          <w:rPr>
            <w:rStyle w:val="Hyperlink"/>
          </w:rPr>
          <w:t>10.</w:t>
        </w:r>
        <w:r>
          <w:rPr>
            <w:rFonts w:asciiTheme="minorHAnsi" w:eastAsiaTheme="minorEastAsia" w:hAnsiTheme="minorHAnsi"/>
            <w:b w:val="0"/>
            <w:color w:val="auto"/>
            <w:kern w:val="2"/>
            <w:sz w:val="24"/>
            <w:szCs w:val="24"/>
            <w:lang w:eastAsia="en-AU"/>
            <w14:ligatures w14:val="standardContextual"/>
          </w:rPr>
          <w:tab/>
        </w:r>
        <w:r w:rsidRPr="00896EB7">
          <w:rPr>
            <w:rStyle w:val="Hyperlink"/>
          </w:rPr>
          <w:t xml:space="preserve">Document History </w:t>
        </w:r>
        <w:r>
          <w:rPr>
            <w:webHidden/>
          </w:rPr>
          <w:tab/>
        </w:r>
        <w:r>
          <w:rPr>
            <w:webHidden/>
          </w:rPr>
          <w:fldChar w:fldCharType="begin"/>
        </w:r>
        <w:r>
          <w:rPr>
            <w:webHidden/>
          </w:rPr>
          <w:instrText xml:space="preserve"> PAGEREF _Toc200459225 \h </w:instrText>
        </w:r>
        <w:r>
          <w:rPr>
            <w:webHidden/>
          </w:rPr>
        </w:r>
        <w:r>
          <w:rPr>
            <w:webHidden/>
          </w:rPr>
          <w:fldChar w:fldCharType="separate"/>
        </w:r>
        <w:r>
          <w:rPr>
            <w:webHidden/>
          </w:rPr>
          <w:t>13</w:t>
        </w:r>
        <w:r>
          <w:rPr>
            <w:webHidden/>
          </w:rPr>
          <w:fldChar w:fldCharType="end"/>
        </w:r>
      </w:hyperlink>
    </w:p>
    <w:p w14:paraId="38A60B4E" w14:textId="503D5ECB" w:rsidR="00CD552C" w:rsidRDefault="00CD552C" w:rsidP="735E7968">
      <w:pPr>
        <w:pStyle w:val="TOC1"/>
        <w:tabs>
          <w:tab w:val="left" w:pos="390"/>
          <w:tab w:val="right" w:leader="dot" w:pos="9630"/>
        </w:tabs>
      </w:pPr>
      <w:r>
        <w:fldChar w:fldCharType="end"/>
      </w:r>
    </w:p>
    <w:p w14:paraId="11108717" w14:textId="77777777" w:rsidR="00AF5B7C" w:rsidRDefault="00AF5B7C" w:rsidP="00AF5B7C">
      <w:pPr>
        <w:rPr>
          <w:rFonts w:eastAsiaTheme="minorEastAsia"/>
          <w:lang w:eastAsia="en-US"/>
        </w:rPr>
      </w:pPr>
    </w:p>
    <w:p w14:paraId="27C2D1D6" w14:textId="77777777" w:rsidR="00AF5B7C" w:rsidRDefault="00AF5B7C" w:rsidP="00AF5B7C">
      <w:pPr>
        <w:rPr>
          <w:rFonts w:eastAsiaTheme="minorEastAsia"/>
          <w:lang w:eastAsia="en-US"/>
        </w:rPr>
      </w:pPr>
    </w:p>
    <w:p w14:paraId="34E62609" w14:textId="77777777" w:rsidR="00AF5B7C" w:rsidRDefault="00AF5B7C" w:rsidP="00AF5B7C">
      <w:pPr>
        <w:rPr>
          <w:rFonts w:eastAsiaTheme="minorEastAsia"/>
          <w:lang w:eastAsia="en-US"/>
        </w:rPr>
      </w:pPr>
    </w:p>
    <w:p w14:paraId="1E63F36E" w14:textId="77777777" w:rsidR="00AF5B7C" w:rsidRDefault="00AF5B7C" w:rsidP="00AF5B7C">
      <w:pPr>
        <w:rPr>
          <w:rFonts w:eastAsiaTheme="minorEastAsia"/>
          <w:lang w:eastAsia="en-US"/>
        </w:rPr>
      </w:pPr>
    </w:p>
    <w:p w14:paraId="1FD10EE9" w14:textId="77777777" w:rsidR="00AF5B7C" w:rsidRDefault="00AF5B7C" w:rsidP="00AF5B7C">
      <w:pPr>
        <w:rPr>
          <w:rFonts w:eastAsiaTheme="minorEastAsia"/>
          <w:lang w:eastAsia="en-US"/>
        </w:rPr>
      </w:pPr>
    </w:p>
    <w:p w14:paraId="56D2354C" w14:textId="77777777" w:rsidR="00AF5B7C" w:rsidRDefault="00AF5B7C" w:rsidP="00AF5B7C">
      <w:pPr>
        <w:rPr>
          <w:rFonts w:eastAsiaTheme="minorEastAsia"/>
          <w:lang w:eastAsia="en-US"/>
        </w:rPr>
      </w:pPr>
    </w:p>
    <w:p w14:paraId="43523B1A" w14:textId="77777777" w:rsidR="00AF5B7C" w:rsidRDefault="00AF5B7C" w:rsidP="00AF5B7C">
      <w:pPr>
        <w:rPr>
          <w:rFonts w:eastAsiaTheme="minorEastAsia"/>
          <w:lang w:eastAsia="en-US"/>
        </w:rPr>
      </w:pPr>
    </w:p>
    <w:p w14:paraId="674551A2" w14:textId="77777777" w:rsidR="00AF5B7C" w:rsidRDefault="00AF5B7C" w:rsidP="00AF5B7C">
      <w:pPr>
        <w:rPr>
          <w:rFonts w:eastAsiaTheme="minorEastAsia"/>
          <w:lang w:eastAsia="en-US"/>
        </w:rPr>
      </w:pPr>
    </w:p>
    <w:p w14:paraId="0234BA40" w14:textId="77777777" w:rsidR="00AF5B7C" w:rsidRDefault="00AF5B7C" w:rsidP="00AF5B7C">
      <w:pPr>
        <w:rPr>
          <w:rFonts w:eastAsiaTheme="minorEastAsia"/>
          <w:lang w:eastAsia="en-US"/>
        </w:rPr>
      </w:pPr>
    </w:p>
    <w:p w14:paraId="0AE1E32B" w14:textId="77777777" w:rsidR="00AF5B7C" w:rsidRDefault="00AF5B7C" w:rsidP="00AF5B7C">
      <w:pPr>
        <w:rPr>
          <w:rFonts w:eastAsiaTheme="minorEastAsia"/>
          <w:lang w:eastAsia="en-US"/>
        </w:rPr>
      </w:pPr>
    </w:p>
    <w:p w14:paraId="0CD57110" w14:textId="77777777" w:rsidR="00AF5B7C" w:rsidRDefault="00AF5B7C" w:rsidP="00AF5B7C">
      <w:pPr>
        <w:rPr>
          <w:rFonts w:eastAsiaTheme="minorEastAsia"/>
          <w:lang w:eastAsia="en-US"/>
        </w:rPr>
      </w:pPr>
    </w:p>
    <w:p w14:paraId="418950C7" w14:textId="77777777" w:rsidR="00AF5B7C" w:rsidRPr="00AF5B7C" w:rsidRDefault="00AF5B7C" w:rsidP="00AF5B7C">
      <w:pPr>
        <w:rPr>
          <w:rFonts w:eastAsiaTheme="minorEastAsia"/>
          <w:lang w:eastAsia="en-US"/>
        </w:rPr>
      </w:pPr>
    </w:p>
    <w:bookmarkEnd w:id="0"/>
    <w:p w14:paraId="1C00DB26" w14:textId="3058629A" w:rsidR="00F079F2" w:rsidRPr="00A15F9E" w:rsidRDefault="00F079F2" w:rsidP="44BCE2C7">
      <w:pPr>
        <w:rPr>
          <w:rFonts w:eastAsiaTheme="minorEastAsia"/>
        </w:rPr>
      </w:pPr>
    </w:p>
    <w:p w14:paraId="0804FE94" w14:textId="0EA13EC5" w:rsidR="44BCE2C7" w:rsidRDefault="44BCE2C7">
      <w:r>
        <w:br w:type="page"/>
      </w:r>
    </w:p>
    <w:p w14:paraId="323C1511" w14:textId="41E3941E" w:rsidR="002E76EA" w:rsidRDefault="002E76EA" w:rsidP="002E76EA">
      <w:pPr>
        <w:pStyle w:val="Heading1"/>
      </w:pPr>
      <w:bookmarkStart w:id="1" w:name="_AbbreviationsMarker"/>
      <w:bookmarkStart w:id="2" w:name="_Toc1948202623"/>
      <w:bookmarkStart w:id="3" w:name="_Toc200459208"/>
      <w:bookmarkEnd w:id="1"/>
      <w:r>
        <w:lastRenderedPageBreak/>
        <w:t xml:space="preserve">DR and BCP </w:t>
      </w:r>
      <w:r w:rsidR="00054A3D">
        <w:t>D</w:t>
      </w:r>
      <w:r>
        <w:t>ocument Library</w:t>
      </w:r>
      <w:bookmarkEnd w:id="2"/>
      <w:bookmarkEnd w:id="3"/>
    </w:p>
    <w:p w14:paraId="6FF90304" w14:textId="77777777" w:rsidR="00F67F17" w:rsidRDefault="00F67F17" w:rsidP="00F67F17">
      <w:hyperlink r:id="rId19" w:history="1">
        <w:r>
          <w:rPr>
            <w:rStyle w:val="Hyperlink"/>
          </w:rPr>
          <w:t>AIS DR Documentation</w:t>
        </w:r>
      </w:hyperlink>
    </w:p>
    <w:p w14:paraId="1E17CB33" w14:textId="77777777" w:rsidR="002E76EA" w:rsidRDefault="002E76EA" w:rsidP="002E76EA">
      <w:pPr>
        <w:pStyle w:val="Heading1"/>
        <w:rPr>
          <w:rFonts w:eastAsia="Times New Roman"/>
        </w:rPr>
      </w:pPr>
      <w:bookmarkStart w:id="4" w:name="_Toc2075022720"/>
      <w:bookmarkStart w:id="5" w:name="_Toc200459209"/>
      <w:r>
        <w:rPr>
          <w:rFonts w:eastAsia="Times New Roman"/>
        </w:rPr>
        <w:t>Related</w:t>
      </w:r>
      <w:r w:rsidRPr="735E7968">
        <w:rPr>
          <w:rFonts w:eastAsia="Times New Roman"/>
        </w:rPr>
        <w:t xml:space="preserve"> </w:t>
      </w:r>
      <w:r>
        <w:rPr>
          <w:rFonts w:eastAsia="Times New Roman"/>
        </w:rPr>
        <w:t>D</w:t>
      </w:r>
      <w:r w:rsidRPr="735E7968">
        <w:rPr>
          <w:rFonts w:eastAsia="Times New Roman"/>
        </w:rPr>
        <w:t>ocumentation</w:t>
      </w:r>
      <w:bookmarkEnd w:id="4"/>
      <w:bookmarkEnd w:id="5"/>
    </w:p>
    <w:p w14:paraId="11DB20AC" w14:textId="77777777" w:rsidR="002E76EA" w:rsidRDefault="002E76EA" w:rsidP="002E76EA">
      <w:pPr>
        <w:pStyle w:val="BodyText"/>
      </w:pPr>
      <w:r>
        <w:t>Please use this link to access MW established DR and BCP processes such as GEMS &amp; MIM.</w:t>
      </w:r>
    </w:p>
    <w:p w14:paraId="6ACECD41" w14:textId="2EA429A6" w:rsidR="004B7058" w:rsidRDefault="00A22CE8">
      <w:hyperlink r:id="rId20" w:history="1">
        <w:r>
          <w:rPr>
            <w:rStyle w:val="Hyperlink"/>
          </w:rPr>
          <w:t>Melbourne Water - Emergency Management</w:t>
        </w:r>
      </w:hyperlink>
    </w:p>
    <w:p w14:paraId="778CC67E" w14:textId="77777777" w:rsidR="000E217D" w:rsidRDefault="000E217D"/>
    <w:bookmarkStart w:id="6" w:name="_Toc200459210" w:displacedByCustomXml="next"/>
    <w:bookmarkStart w:id="7" w:name="_Toc146013523" w:displacedByCustomXml="next"/>
    <w:bookmarkStart w:id="8" w:name="_Toc145671319" w:displacedByCustomXml="next"/>
    <w:bookmarkStart w:id="9" w:name="_Toc1152993624" w:displacedByCustomXml="next"/>
    <w:sdt>
      <w:sdtPr>
        <w:id w:val="236679301"/>
        <w:lock w:val="sdtContentLocked"/>
        <w:placeholder>
          <w:docPart w:val="7ED6115D1B4C47CC8551EDC71DB8CAA4"/>
        </w:placeholder>
        <w:showingPlcHdr/>
      </w:sdtPr>
      <w:sdtContent>
        <w:p w14:paraId="3FF9ABBC" w14:textId="77777777" w:rsidR="00190149" w:rsidRPr="00512EC9" w:rsidRDefault="0469FFC3" w:rsidP="0089397F">
          <w:pPr>
            <w:pStyle w:val="Heading1"/>
          </w:pPr>
          <w:r>
            <w:t>Purpose</w:t>
          </w:r>
        </w:p>
      </w:sdtContent>
    </w:sdt>
    <w:bookmarkEnd w:id="6" w:displacedByCustomXml="prev"/>
    <w:bookmarkEnd w:id="7" w:displacedByCustomXml="prev"/>
    <w:bookmarkEnd w:id="8" w:displacedByCustomXml="prev"/>
    <w:p w14:paraId="28E756F0" w14:textId="77777777" w:rsidR="0006180F" w:rsidRDefault="00FC5D7C" w:rsidP="00A527EB">
      <w:pPr>
        <w:pStyle w:val="BodyText"/>
        <w:rPr>
          <w:rFonts w:cs="Arial"/>
          <w:color w:val="2089FF" w:themeColor="accent1" w:themeTint="99"/>
          <w:shd w:val="clear" w:color="auto" w:fill="FFFFFF"/>
        </w:rPr>
      </w:pPr>
      <w:r w:rsidRPr="00FC5D7C">
        <w:rPr>
          <w:rFonts w:cs="Arial"/>
          <w:shd w:val="clear" w:color="auto" w:fill="FFFFFF"/>
        </w:rPr>
        <w:t>A disaster recovery plan (DRP) is a structured and documented approach that outlines how an organi</w:t>
      </w:r>
      <w:r w:rsidR="00054A3D">
        <w:rPr>
          <w:rFonts w:cs="Arial"/>
          <w:shd w:val="clear" w:color="auto" w:fill="FFFFFF"/>
        </w:rPr>
        <w:t>s</w:t>
      </w:r>
      <w:r w:rsidRPr="00FC5D7C">
        <w:rPr>
          <w:rFonts w:cs="Arial"/>
          <w:shd w:val="clear" w:color="auto" w:fill="FFFFFF"/>
        </w:rPr>
        <w:t xml:space="preserve">ation can quickly resume its operations after an unplanned incident. A DRP is a crucial part of the business continuity plan (BCP) for </w:t>
      </w:r>
      <w:r w:rsidR="0006180F" w:rsidRPr="00743452">
        <w:rPr>
          <w:rFonts w:cs="Arial"/>
          <w:color w:val="auto"/>
          <w:shd w:val="clear" w:color="auto" w:fill="FFFFFF"/>
        </w:rPr>
        <w:t>AIS Services.</w:t>
      </w:r>
    </w:p>
    <w:p w14:paraId="4E7421B5" w14:textId="41B4401E" w:rsidR="00334522" w:rsidRDefault="00FC5D7C" w:rsidP="00334522">
      <w:pPr>
        <w:pStyle w:val="BodyText"/>
        <w:rPr>
          <w:rFonts w:cs="Arial"/>
          <w:shd w:val="clear" w:color="auto" w:fill="FFFFFF"/>
        </w:rPr>
      </w:pPr>
      <w:r w:rsidRPr="002D72A2">
        <w:rPr>
          <w:rFonts w:cs="Arial"/>
          <w:color w:val="2089FF" w:themeColor="accent1" w:themeTint="99"/>
          <w:shd w:val="clear" w:color="auto" w:fill="FFFFFF"/>
        </w:rPr>
        <w:t xml:space="preserve"> </w:t>
      </w:r>
      <w:r w:rsidR="00334522">
        <w:rPr>
          <w:rFonts w:cs="Arial"/>
          <w:shd w:val="clear" w:color="auto" w:fill="FFFFFF"/>
        </w:rPr>
        <w:t>Below are the</w:t>
      </w:r>
      <w:r w:rsidR="00334522" w:rsidRPr="00025C96">
        <w:rPr>
          <w:rFonts w:cs="Arial"/>
          <w:shd w:val="clear" w:color="auto" w:fill="FFFFFF"/>
        </w:rPr>
        <w:t xml:space="preserve"> scenario</w:t>
      </w:r>
      <w:r w:rsidR="00334522">
        <w:rPr>
          <w:rFonts w:cs="Arial"/>
          <w:shd w:val="clear" w:color="auto" w:fill="FFFFFF"/>
        </w:rPr>
        <w:t>s</w:t>
      </w:r>
      <w:r w:rsidR="00334522" w:rsidRPr="00025C96">
        <w:rPr>
          <w:rFonts w:cs="Arial"/>
          <w:shd w:val="clear" w:color="auto" w:fill="FFFFFF"/>
        </w:rPr>
        <w:t xml:space="preserve"> for </w:t>
      </w:r>
      <w:r w:rsidR="00334522">
        <w:rPr>
          <w:rFonts w:cs="Arial"/>
          <w:shd w:val="clear" w:color="auto" w:fill="FFFFFF"/>
        </w:rPr>
        <w:t>this DRP:</w:t>
      </w:r>
    </w:p>
    <w:p w14:paraId="16D3C0EA" w14:textId="1B286BC0" w:rsidR="0098027E" w:rsidRDefault="009441E7" w:rsidP="009C6D65">
      <w:pPr>
        <w:pStyle w:val="BodyText"/>
        <w:numPr>
          <w:ilvl w:val="0"/>
          <w:numId w:val="18"/>
        </w:numPr>
        <w:rPr>
          <w:rFonts w:cs="Arial"/>
          <w:shd w:val="clear" w:color="auto" w:fill="FFFFFF"/>
        </w:rPr>
      </w:pPr>
      <w:r>
        <w:rPr>
          <w:rFonts w:cs="Arial"/>
          <w:shd w:val="clear" w:color="auto" w:fill="FFFFFF"/>
        </w:rPr>
        <w:t xml:space="preserve">  </w:t>
      </w:r>
      <w:r w:rsidRPr="009441E7">
        <w:rPr>
          <w:rFonts w:cs="Arial"/>
          <w:shd w:val="clear" w:color="auto" w:fill="FFFFFF"/>
        </w:rPr>
        <w:t>Loss of any or all of the Melbourne Water Azure Australia Southeast region services that make up the AIS Services technical architecture.</w:t>
      </w:r>
    </w:p>
    <w:bookmarkStart w:id="10" w:name="_Toc141105771" w:displacedByCustomXml="next"/>
    <w:bookmarkEnd w:id="10" w:displacedByCustomXml="next"/>
    <w:bookmarkStart w:id="11" w:name="_Toc141105734" w:displacedByCustomXml="next"/>
    <w:bookmarkEnd w:id="11" w:displacedByCustomXml="next"/>
    <w:bookmarkEnd w:id="9" w:displacedByCustomXml="next"/>
    <w:bookmarkStart w:id="12" w:name="_Toc200459211" w:displacedByCustomXml="next"/>
    <w:bookmarkStart w:id="13" w:name="_Toc146013524" w:displacedByCustomXml="next"/>
    <w:bookmarkStart w:id="14" w:name="_Toc145671320" w:displacedByCustomXml="next"/>
    <w:bookmarkStart w:id="15" w:name="_Toc511213798" w:displacedByCustomXml="next"/>
    <w:bookmarkStart w:id="16" w:name="_Toc512348205" w:displacedByCustomXml="next"/>
    <w:bookmarkStart w:id="17" w:name="_Toc519767701" w:displacedByCustomXml="next"/>
    <w:bookmarkStart w:id="18" w:name="_Toc245801757" w:displacedByCustomXml="next"/>
    <w:sdt>
      <w:sdtPr>
        <w:id w:val="-808019046"/>
        <w:lock w:val="sdtContentLocked"/>
        <w:placeholder>
          <w:docPart w:val="8C4202173985413BBC7C4BE6AA577E38"/>
        </w:placeholder>
      </w:sdtPr>
      <w:sdtContent>
        <w:p w14:paraId="12A93C3C" w14:textId="77777777" w:rsidR="00190149" w:rsidRDefault="4152A859" w:rsidP="0089397F">
          <w:pPr>
            <w:pStyle w:val="Heading1"/>
          </w:pPr>
          <w:r>
            <w:t>Scope</w:t>
          </w:r>
        </w:p>
      </w:sdtContent>
    </w:sdt>
    <w:bookmarkEnd w:id="12" w:displacedByCustomXml="prev"/>
    <w:bookmarkEnd w:id="13" w:displacedByCustomXml="prev"/>
    <w:bookmarkEnd w:id="14" w:displacedByCustomXml="prev"/>
    <w:bookmarkEnd w:id="18"/>
    <w:bookmarkEnd w:id="17"/>
    <w:bookmarkEnd w:id="16"/>
    <w:bookmarkEnd w:id="15"/>
    <w:p w14:paraId="131BA3F0" w14:textId="77777777" w:rsidR="00C6758F" w:rsidRPr="00025C96" w:rsidRDefault="00C6758F" w:rsidP="00C6758F">
      <w:pPr>
        <w:pStyle w:val="FastmanBody"/>
        <w:rPr>
          <w:rFonts w:ascii="Verdana" w:hAnsi="Verdana"/>
        </w:rPr>
      </w:pPr>
      <w:r w:rsidRPr="00025C96">
        <w:rPr>
          <w:rFonts w:ascii="Verdana" w:hAnsi="Verdana"/>
        </w:rPr>
        <w:t>The scope of this document covers:</w:t>
      </w:r>
    </w:p>
    <w:p w14:paraId="1C825CD2" w14:textId="3D3CB16C" w:rsidR="002C6E0A" w:rsidRDefault="00F97ACA" w:rsidP="009C6D65">
      <w:pPr>
        <w:pStyle w:val="FastmanBullet"/>
        <w:numPr>
          <w:ilvl w:val="0"/>
          <w:numId w:val="17"/>
        </w:numPr>
        <w:rPr>
          <w:rFonts w:ascii="Verdana" w:hAnsi="Verdana"/>
        </w:rPr>
      </w:pPr>
      <w:r>
        <w:rPr>
          <w:rFonts w:ascii="Verdana" w:hAnsi="Verdana"/>
        </w:rPr>
        <w:t>Azure services</w:t>
      </w:r>
      <w:r w:rsidR="007278FB">
        <w:rPr>
          <w:rFonts w:ascii="Verdana" w:hAnsi="Verdana"/>
        </w:rPr>
        <w:t xml:space="preserve"> required to run </w:t>
      </w:r>
      <w:r w:rsidR="00FF0F2D">
        <w:rPr>
          <w:rFonts w:ascii="Verdana" w:hAnsi="Verdana"/>
        </w:rPr>
        <w:t xml:space="preserve">cross-region </w:t>
      </w:r>
      <w:r w:rsidR="007278FB">
        <w:rPr>
          <w:rFonts w:ascii="Verdana" w:hAnsi="Verdana"/>
        </w:rPr>
        <w:t>AIS Disaster Recovery</w:t>
      </w:r>
    </w:p>
    <w:p w14:paraId="1E2C37E6" w14:textId="10BFAEF1" w:rsidR="006E14D2" w:rsidRDefault="006E14D2" w:rsidP="009C6D65">
      <w:pPr>
        <w:pStyle w:val="FastmanBullet"/>
        <w:numPr>
          <w:ilvl w:val="0"/>
          <w:numId w:val="17"/>
        </w:numPr>
        <w:rPr>
          <w:rFonts w:ascii="Verdana" w:hAnsi="Verdana"/>
        </w:rPr>
      </w:pPr>
      <w:r>
        <w:rPr>
          <w:rFonts w:ascii="Verdana" w:hAnsi="Verdana"/>
        </w:rPr>
        <w:t>Data replication processes</w:t>
      </w:r>
    </w:p>
    <w:p w14:paraId="7898ACF2" w14:textId="1F8E2E4B" w:rsidR="007278FB" w:rsidRDefault="006E14D2" w:rsidP="009C6D65">
      <w:pPr>
        <w:pStyle w:val="FastmanBullet"/>
        <w:numPr>
          <w:ilvl w:val="0"/>
          <w:numId w:val="17"/>
        </w:numPr>
        <w:rPr>
          <w:rFonts w:ascii="Verdana" w:hAnsi="Verdana"/>
        </w:rPr>
      </w:pPr>
      <w:r>
        <w:rPr>
          <w:rFonts w:ascii="Verdana" w:hAnsi="Verdana"/>
        </w:rPr>
        <w:t xml:space="preserve">Automatic and manual </w:t>
      </w:r>
      <w:r w:rsidR="007278FB">
        <w:rPr>
          <w:rFonts w:ascii="Verdana" w:hAnsi="Verdana"/>
        </w:rPr>
        <w:t>Failover processes for all AIS services</w:t>
      </w:r>
    </w:p>
    <w:p w14:paraId="1C98398F" w14:textId="70ED16EB" w:rsidR="001C6511" w:rsidRDefault="001C6511" w:rsidP="009C6D65">
      <w:pPr>
        <w:pStyle w:val="FastmanBullet"/>
        <w:numPr>
          <w:ilvl w:val="0"/>
          <w:numId w:val="17"/>
        </w:numPr>
        <w:rPr>
          <w:rFonts w:ascii="Verdana" w:hAnsi="Verdana"/>
        </w:rPr>
      </w:pPr>
      <w:r>
        <w:rPr>
          <w:rFonts w:ascii="Verdana" w:hAnsi="Verdana"/>
        </w:rPr>
        <w:t>Azure resource build processes</w:t>
      </w:r>
      <w:r w:rsidR="00AF2A8F">
        <w:rPr>
          <w:rFonts w:ascii="Verdana" w:hAnsi="Verdana"/>
        </w:rPr>
        <w:t xml:space="preserve"> using Azure DevOps</w:t>
      </w:r>
    </w:p>
    <w:p w14:paraId="067709D7" w14:textId="77777777" w:rsidR="00C6758F" w:rsidRPr="00025C96" w:rsidRDefault="00C6758F" w:rsidP="009C6D65">
      <w:pPr>
        <w:pStyle w:val="FastmanBullet"/>
        <w:numPr>
          <w:ilvl w:val="0"/>
          <w:numId w:val="17"/>
        </w:numPr>
        <w:rPr>
          <w:rFonts w:ascii="Verdana" w:hAnsi="Verdana"/>
        </w:rPr>
      </w:pPr>
      <w:r w:rsidRPr="00025C96">
        <w:rPr>
          <w:rFonts w:ascii="Verdana" w:hAnsi="Verdana"/>
        </w:rPr>
        <w:t>Roles and responsibilities during a DR exercise</w:t>
      </w:r>
    </w:p>
    <w:bookmarkStart w:id="19" w:name="_Toc200459212"/>
    <w:p w14:paraId="741BF1D3" w14:textId="2E8E888C" w:rsidR="00EF377D" w:rsidRDefault="00000000" w:rsidP="00EF377D">
      <w:pPr>
        <w:pStyle w:val="Heading1"/>
      </w:pPr>
      <w:sdt>
        <w:sdtPr>
          <w:tag w:val="Process Map"/>
          <w:id w:val="1854063884"/>
          <w:placeholder>
            <w:docPart w:val="28A34DEDAC8C47B3ADAB3F15025FF936"/>
          </w:placeholder>
          <w:comboBox>
            <w:listItem w:value="Choose an item."/>
            <w:listItem w:displayText="Flow Chart" w:value="Flow Chart"/>
            <w:listItem w:displayText="Process Map" w:value="Process Map"/>
            <w:listItem w:displayText="Diagram" w:value="Diagram"/>
          </w:comboBox>
        </w:sdtPr>
        <w:sdtContent>
          <w:bookmarkStart w:id="20" w:name="_Toc759523661"/>
          <w:r w:rsidR="00C22EED">
            <w:t>System Overview</w:t>
          </w:r>
        </w:sdtContent>
      </w:sdt>
      <w:bookmarkEnd w:id="19"/>
      <w:bookmarkEnd w:id="20"/>
    </w:p>
    <w:p w14:paraId="6F191440" w14:textId="4404CF9D" w:rsidR="00EF377D" w:rsidRPr="00A20519" w:rsidRDefault="00EF377D" w:rsidP="006B6CFC">
      <w:pPr>
        <w:pStyle w:val="Heading2"/>
        <w:rPr>
          <w:i/>
        </w:rPr>
      </w:pPr>
      <w:bookmarkStart w:id="21" w:name="_Toc200459213"/>
      <w:r w:rsidRPr="006B6CFC">
        <w:rPr>
          <w:sz w:val="20"/>
          <w:szCs w:val="22"/>
        </w:rPr>
        <w:t>Overview</w:t>
      </w:r>
      <w:bookmarkEnd w:id="21"/>
      <w:r w:rsidRPr="006B6CFC">
        <w:rPr>
          <w:sz w:val="20"/>
          <w:szCs w:val="22"/>
        </w:rPr>
        <w:t xml:space="preserve"> </w:t>
      </w:r>
    </w:p>
    <w:p w14:paraId="66424BF6" w14:textId="77777777" w:rsidR="00430AAB" w:rsidRPr="00430AAB" w:rsidRDefault="00430AAB" w:rsidP="00430AAB">
      <w:pPr>
        <w:spacing w:line="300" w:lineRule="atLeast"/>
        <w:rPr>
          <w:rFonts w:ascii="Segoe UI" w:hAnsi="Segoe UI" w:cs="Segoe UI"/>
          <w:color w:val="auto"/>
          <w:sz w:val="21"/>
          <w:szCs w:val="21"/>
        </w:rPr>
      </w:pPr>
      <w:r w:rsidRPr="00430AAB">
        <w:rPr>
          <w:rFonts w:ascii="Segoe UI" w:hAnsi="Segoe UI" w:cs="Segoe UI"/>
          <w:color w:val="auto"/>
          <w:sz w:val="21"/>
          <w:szCs w:val="21"/>
        </w:rPr>
        <w:t>Melbourne Water is transforming its integration landscape by adopting Azure Integration Services (AIS) in the production Azure environment. This cloud-first approach replaces traditional BizTalk server-based integrations and establishes a modern, resilient architecture for applications such as TechOne, Pega, and Altus Project Online.</w:t>
      </w:r>
    </w:p>
    <w:p w14:paraId="36A1780B" w14:textId="7CC7C53D" w:rsidR="00635B22" w:rsidRDefault="009233D7" w:rsidP="00C0633F">
      <w:pPr>
        <w:spacing w:before="240"/>
        <w:rPr>
          <w:color w:val="auto"/>
        </w:rPr>
      </w:pPr>
      <w:r w:rsidRPr="009233D7">
        <w:rPr>
          <w:color w:val="auto"/>
        </w:rPr>
        <w:t xml:space="preserve">This implementation leverages a suite of key Azure Integration Services to deliver a robust, scalable, and secure enterprise-grade solution. The </w:t>
      </w:r>
      <w:r w:rsidR="00A80A51">
        <w:rPr>
          <w:color w:val="auto"/>
        </w:rPr>
        <w:t xml:space="preserve">Azure services used to build this </w:t>
      </w:r>
      <w:r w:rsidRPr="009233D7">
        <w:rPr>
          <w:color w:val="auto"/>
        </w:rPr>
        <w:t xml:space="preserve">architecture </w:t>
      </w:r>
      <w:r w:rsidR="00E54847">
        <w:rPr>
          <w:color w:val="auto"/>
        </w:rPr>
        <w:t>that are required for DR are</w:t>
      </w:r>
      <w:r w:rsidR="00635B22">
        <w:rPr>
          <w:color w:val="auto"/>
        </w:rPr>
        <w:t>:</w:t>
      </w:r>
    </w:p>
    <w:p w14:paraId="37684CE6" w14:textId="4C38320A" w:rsidR="00635B22" w:rsidRDefault="00635B22" w:rsidP="009C6D65">
      <w:pPr>
        <w:pStyle w:val="ListParagraph"/>
        <w:numPr>
          <w:ilvl w:val="0"/>
          <w:numId w:val="19"/>
        </w:numPr>
        <w:spacing w:before="240"/>
        <w:rPr>
          <w:color w:val="auto"/>
        </w:rPr>
      </w:pPr>
      <w:r w:rsidRPr="009233D7">
        <w:rPr>
          <w:color w:val="auto"/>
        </w:rPr>
        <w:t>Logic Apps</w:t>
      </w:r>
    </w:p>
    <w:p w14:paraId="3B3B440C" w14:textId="4F9FE439" w:rsidR="00635B22" w:rsidRDefault="00635B22" w:rsidP="009C6D65">
      <w:pPr>
        <w:pStyle w:val="ListParagraph"/>
        <w:numPr>
          <w:ilvl w:val="0"/>
          <w:numId w:val="19"/>
        </w:numPr>
        <w:spacing w:before="240"/>
        <w:rPr>
          <w:color w:val="auto"/>
        </w:rPr>
      </w:pPr>
      <w:r w:rsidRPr="009233D7">
        <w:rPr>
          <w:color w:val="auto"/>
        </w:rPr>
        <w:t>Function Apps</w:t>
      </w:r>
    </w:p>
    <w:p w14:paraId="51AADB1D" w14:textId="778F00B2" w:rsidR="00635B22" w:rsidRDefault="0032768B" w:rsidP="009C6D65">
      <w:pPr>
        <w:pStyle w:val="ListParagraph"/>
        <w:numPr>
          <w:ilvl w:val="0"/>
          <w:numId w:val="19"/>
        </w:numPr>
        <w:spacing w:before="240"/>
        <w:rPr>
          <w:color w:val="auto"/>
        </w:rPr>
      </w:pPr>
      <w:r w:rsidRPr="009233D7">
        <w:rPr>
          <w:color w:val="auto"/>
        </w:rPr>
        <w:t>Service Bus</w:t>
      </w:r>
    </w:p>
    <w:p w14:paraId="7966B4F4" w14:textId="42FF24A9" w:rsidR="0032768B" w:rsidRDefault="0032768B" w:rsidP="009C6D65">
      <w:pPr>
        <w:pStyle w:val="ListParagraph"/>
        <w:numPr>
          <w:ilvl w:val="0"/>
          <w:numId w:val="19"/>
        </w:numPr>
        <w:spacing w:before="240"/>
        <w:rPr>
          <w:color w:val="auto"/>
        </w:rPr>
      </w:pPr>
      <w:r w:rsidRPr="009233D7">
        <w:rPr>
          <w:color w:val="auto"/>
        </w:rPr>
        <w:t>Event Hub</w:t>
      </w:r>
    </w:p>
    <w:p w14:paraId="316F8355" w14:textId="0EDED33E" w:rsidR="00FC7B86" w:rsidRDefault="00FC7B86" w:rsidP="009C6D65">
      <w:pPr>
        <w:pStyle w:val="ListParagraph"/>
        <w:numPr>
          <w:ilvl w:val="0"/>
          <w:numId w:val="19"/>
        </w:numPr>
        <w:spacing w:before="240"/>
        <w:rPr>
          <w:color w:val="auto"/>
        </w:rPr>
      </w:pPr>
      <w:r>
        <w:rPr>
          <w:color w:val="auto"/>
        </w:rPr>
        <w:t>Event Grid</w:t>
      </w:r>
    </w:p>
    <w:p w14:paraId="01DD1CB5" w14:textId="257AB3F9" w:rsidR="0032768B" w:rsidRDefault="0032768B" w:rsidP="009C6D65">
      <w:pPr>
        <w:pStyle w:val="ListParagraph"/>
        <w:numPr>
          <w:ilvl w:val="0"/>
          <w:numId w:val="19"/>
        </w:numPr>
        <w:spacing w:before="240"/>
        <w:rPr>
          <w:color w:val="auto"/>
        </w:rPr>
      </w:pPr>
      <w:r w:rsidRPr="009233D7">
        <w:rPr>
          <w:color w:val="auto"/>
        </w:rPr>
        <w:t>Storage Accounts</w:t>
      </w:r>
    </w:p>
    <w:p w14:paraId="64D88A10" w14:textId="22D393DB" w:rsidR="0032768B" w:rsidRDefault="0032768B" w:rsidP="009C6D65">
      <w:pPr>
        <w:pStyle w:val="ListParagraph"/>
        <w:numPr>
          <w:ilvl w:val="0"/>
          <w:numId w:val="19"/>
        </w:numPr>
        <w:spacing w:before="240"/>
        <w:rPr>
          <w:color w:val="auto"/>
        </w:rPr>
      </w:pPr>
      <w:r w:rsidRPr="009233D7">
        <w:rPr>
          <w:color w:val="auto"/>
        </w:rPr>
        <w:lastRenderedPageBreak/>
        <w:t>API Management Services</w:t>
      </w:r>
    </w:p>
    <w:p w14:paraId="1ED4D9DF" w14:textId="7A69E19F" w:rsidR="00B35C22" w:rsidRDefault="00B94E87" w:rsidP="009C6D65">
      <w:pPr>
        <w:pStyle w:val="ListParagraph"/>
        <w:numPr>
          <w:ilvl w:val="0"/>
          <w:numId w:val="19"/>
        </w:numPr>
        <w:spacing w:before="240"/>
        <w:rPr>
          <w:color w:val="auto"/>
        </w:rPr>
      </w:pPr>
      <w:r>
        <w:rPr>
          <w:color w:val="auto"/>
        </w:rPr>
        <w:t>Key Vault</w:t>
      </w:r>
    </w:p>
    <w:p w14:paraId="2CA6938C" w14:textId="448B7D23" w:rsidR="0032768B" w:rsidRPr="00DA07CB" w:rsidRDefault="00F06D99" w:rsidP="009C6D65">
      <w:pPr>
        <w:pStyle w:val="ListParagraph"/>
        <w:numPr>
          <w:ilvl w:val="0"/>
          <w:numId w:val="19"/>
        </w:numPr>
        <w:spacing w:before="240"/>
        <w:rPr>
          <w:color w:val="auto"/>
        </w:rPr>
      </w:pPr>
      <w:r>
        <w:rPr>
          <w:color w:val="auto"/>
        </w:rPr>
        <w:t>Data Factory</w:t>
      </w:r>
    </w:p>
    <w:p w14:paraId="66939604" w14:textId="57D7C80C" w:rsidR="00630FD3" w:rsidRPr="009233D7" w:rsidRDefault="009233D7" w:rsidP="00C0633F">
      <w:pPr>
        <w:spacing w:before="240"/>
        <w:rPr>
          <w:color w:val="auto"/>
        </w:rPr>
      </w:pPr>
      <w:r w:rsidRPr="009233D7">
        <w:rPr>
          <w:color w:val="auto"/>
        </w:rPr>
        <w:t>The goal of the Azure Integration Services platform is to allow centralisation of Melbourne Water Azure integrations enable scalability and flexibility of adding more integrations in the future. The services form a cohesive integration layer that supports both event-driven and request-response communication patterns, aligning with modern cloud-native architecture principles</w:t>
      </w:r>
      <w:r w:rsidR="00175A3B">
        <w:rPr>
          <w:color w:val="auto"/>
        </w:rPr>
        <w:t>.</w:t>
      </w:r>
    </w:p>
    <w:p w14:paraId="1200A414" w14:textId="77777777" w:rsidR="009233D7" w:rsidRDefault="009233D7" w:rsidP="00EF377D">
      <w:pPr>
        <w:rPr>
          <w:color w:val="2089FF" w:themeColor="text2" w:themeTint="99"/>
        </w:rPr>
      </w:pPr>
    </w:p>
    <w:p w14:paraId="33A36B76" w14:textId="38342416" w:rsidR="0057493E" w:rsidRPr="00EE079B" w:rsidRDefault="0057493E" w:rsidP="0057493E">
      <w:pPr>
        <w:pStyle w:val="BodyText"/>
        <w:rPr>
          <w:color w:val="2089FF" w:themeColor="text2" w:themeTint="99"/>
        </w:rPr>
      </w:pPr>
      <w:r>
        <w:t xml:space="preserve">Tier Rating and Recovery Requirements for </w:t>
      </w:r>
      <w:r w:rsidR="004300A8" w:rsidRPr="00FC3DE5">
        <w:rPr>
          <w:color w:val="auto"/>
        </w:rPr>
        <w:t>AIS Services</w:t>
      </w:r>
      <w:r w:rsidR="00FC3DE5" w:rsidRPr="00FC3DE5">
        <w:rPr>
          <w:color w:val="auto"/>
        </w:rPr>
        <w:t>:</w:t>
      </w:r>
    </w:p>
    <w:tbl>
      <w:tblPr>
        <w:tblW w:w="95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75"/>
        <w:gridCol w:w="3175"/>
        <w:gridCol w:w="3175"/>
      </w:tblGrid>
      <w:tr w:rsidR="0057493E" w:rsidRPr="00D73D1A" w14:paraId="132378B8" w14:textId="77777777" w:rsidTr="008B7170">
        <w:trPr>
          <w:trHeight w:val="286"/>
        </w:trPr>
        <w:tc>
          <w:tcPr>
            <w:tcW w:w="3175" w:type="dxa"/>
            <w:tcBorders>
              <w:top w:val="single" w:sz="6" w:space="0" w:color="231F20"/>
              <w:left w:val="single" w:sz="6" w:space="0" w:color="231F20"/>
              <w:bottom w:val="single" w:sz="6" w:space="0" w:color="00428B"/>
              <w:right w:val="single" w:sz="6" w:space="0" w:color="231F20"/>
            </w:tcBorders>
            <w:shd w:val="clear" w:color="auto" w:fill="00428B"/>
            <w:hideMark/>
          </w:tcPr>
          <w:p w14:paraId="1F5E672F" w14:textId="77777777" w:rsidR="0057493E" w:rsidRPr="00EE079B" w:rsidRDefault="0057493E" w:rsidP="008B7170">
            <w:pPr>
              <w:spacing w:line="240" w:lineRule="auto"/>
              <w:jc w:val="center"/>
              <w:textAlignment w:val="baseline"/>
              <w:rPr>
                <w:rFonts w:cs="Segoe UI"/>
                <w:color w:val="FFFFFF"/>
                <w:sz w:val="18"/>
                <w:szCs w:val="18"/>
              </w:rPr>
            </w:pPr>
            <w:r w:rsidRPr="00EE079B">
              <w:rPr>
                <w:rFonts w:cs="Segoe UI"/>
                <w:color w:val="FFFFFF"/>
              </w:rPr>
              <w:t>RTO</w:t>
            </w:r>
          </w:p>
        </w:tc>
        <w:tc>
          <w:tcPr>
            <w:tcW w:w="3175" w:type="dxa"/>
            <w:tcBorders>
              <w:top w:val="single" w:sz="6" w:space="0" w:color="231F20"/>
              <w:left w:val="single" w:sz="6" w:space="0" w:color="231F20"/>
              <w:bottom w:val="single" w:sz="6" w:space="0" w:color="00428B"/>
              <w:right w:val="single" w:sz="6" w:space="0" w:color="231F20"/>
            </w:tcBorders>
            <w:shd w:val="clear" w:color="auto" w:fill="00428B"/>
            <w:hideMark/>
          </w:tcPr>
          <w:p w14:paraId="03A93D56" w14:textId="77777777" w:rsidR="0057493E" w:rsidRPr="00EE079B" w:rsidRDefault="0057493E" w:rsidP="008B7170">
            <w:pPr>
              <w:spacing w:line="240" w:lineRule="auto"/>
              <w:jc w:val="center"/>
              <w:textAlignment w:val="baseline"/>
              <w:rPr>
                <w:rFonts w:cs="Segoe UI"/>
                <w:color w:val="FFFFFF"/>
                <w:sz w:val="18"/>
                <w:szCs w:val="18"/>
              </w:rPr>
            </w:pPr>
            <w:r w:rsidRPr="00EE079B">
              <w:rPr>
                <w:rFonts w:cs="Segoe UI"/>
                <w:color w:val="FFFFFF"/>
              </w:rPr>
              <w:t>RPO</w:t>
            </w:r>
          </w:p>
        </w:tc>
        <w:tc>
          <w:tcPr>
            <w:tcW w:w="3175" w:type="dxa"/>
            <w:tcBorders>
              <w:top w:val="single" w:sz="6" w:space="0" w:color="231F20"/>
              <w:left w:val="single" w:sz="6" w:space="0" w:color="231F20"/>
              <w:bottom w:val="single" w:sz="6" w:space="0" w:color="00428B"/>
              <w:right w:val="single" w:sz="6" w:space="0" w:color="231F20"/>
            </w:tcBorders>
            <w:shd w:val="clear" w:color="auto" w:fill="00428B"/>
            <w:hideMark/>
          </w:tcPr>
          <w:p w14:paraId="0EA2B5C1" w14:textId="77777777" w:rsidR="0057493E" w:rsidRPr="00EE079B" w:rsidRDefault="0057493E" w:rsidP="008B7170">
            <w:pPr>
              <w:spacing w:line="240" w:lineRule="auto"/>
              <w:jc w:val="center"/>
              <w:textAlignment w:val="baseline"/>
              <w:rPr>
                <w:rFonts w:cs="Segoe UI"/>
                <w:color w:val="FFFFFF"/>
                <w:sz w:val="18"/>
                <w:szCs w:val="18"/>
              </w:rPr>
            </w:pPr>
            <w:r w:rsidRPr="00EE079B">
              <w:rPr>
                <w:rFonts w:cs="Segoe UI"/>
                <w:color w:val="FFFFFF"/>
              </w:rPr>
              <w:t>Tier Rating</w:t>
            </w:r>
          </w:p>
        </w:tc>
      </w:tr>
      <w:tr w:rsidR="0057493E" w:rsidRPr="00D73D1A" w14:paraId="58C1CFCA" w14:textId="77777777" w:rsidTr="008B7170">
        <w:trPr>
          <w:trHeight w:val="286"/>
        </w:trPr>
        <w:tc>
          <w:tcPr>
            <w:tcW w:w="3175" w:type="dxa"/>
            <w:tcBorders>
              <w:top w:val="single" w:sz="6" w:space="0" w:color="231F20"/>
              <w:left w:val="single" w:sz="6" w:space="0" w:color="231F20"/>
              <w:bottom w:val="single" w:sz="6" w:space="0" w:color="231F20"/>
              <w:right w:val="single" w:sz="6" w:space="0" w:color="231F20"/>
            </w:tcBorders>
            <w:hideMark/>
          </w:tcPr>
          <w:p w14:paraId="52DAE8E2" w14:textId="418AB731" w:rsidR="0057493E" w:rsidRPr="00B62CBB" w:rsidRDefault="00B62CBB" w:rsidP="008B7170">
            <w:pPr>
              <w:tabs>
                <w:tab w:val="left" w:pos="567"/>
              </w:tabs>
              <w:spacing w:before="60" w:after="120"/>
              <w:jc w:val="center"/>
              <w:rPr>
                <w:color w:val="auto"/>
              </w:rPr>
            </w:pPr>
            <w:r w:rsidRPr="00B62CBB">
              <w:rPr>
                <w:color w:val="auto"/>
              </w:rPr>
              <w:t>24</w:t>
            </w:r>
          </w:p>
        </w:tc>
        <w:tc>
          <w:tcPr>
            <w:tcW w:w="3175" w:type="dxa"/>
            <w:tcBorders>
              <w:top w:val="single" w:sz="6" w:space="0" w:color="231F20"/>
              <w:left w:val="single" w:sz="6" w:space="0" w:color="231F20"/>
              <w:bottom w:val="single" w:sz="6" w:space="0" w:color="231F20"/>
              <w:right w:val="single" w:sz="6" w:space="0" w:color="231F20"/>
            </w:tcBorders>
            <w:hideMark/>
          </w:tcPr>
          <w:p w14:paraId="33250F3A" w14:textId="77777777" w:rsidR="0057493E" w:rsidRPr="00B62CBB" w:rsidRDefault="0057493E" w:rsidP="008B7170">
            <w:pPr>
              <w:tabs>
                <w:tab w:val="left" w:pos="567"/>
              </w:tabs>
              <w:spacing w:before="60" w:after="120"/>
              <w:jc w:val="center"/>
              <w:rPr>
                <w:color w:val="auto"/>
              </w:rPr>
            </w:pPr>
            <w:r w:rsidRPr="00B62CBB">
              <w:rPr>
                <w:color w:val="auto"/>
              </w:rPr>
              <w:t>24</w:t>
            </w:r>
          </w:p>
        </w:tc>
        <w:tc>
          <w:tcPr>
            <w:tcW w:w="3175" w:type="dxa"/>
            <w:tcBorders>
              <w:top w:val="single" w:sz="6" w:space="0" w:color="231F20"/>
              <w:left w:val="single" w:sz="6" w:space="0" w:color="231F20"/>
              <w:bottom w:val="single" w:sz="6" w:space="0" w:color="231F20"/>
              <w:right w:val="single" w:sz="6" w:space="0" w:color="231F20"/>
            </w:tcBorders>
            <w:hideMark/>
          </w:tcPr>
          <w:p w14:paraId="2FC5F7D7" w14:textId="41350C69" w:rsidR="0057493E" w:rsidRPr="00B62CBB" w:rsidRDefault="00B62CBB" w:rsidP="008B7170">
            <w:pPr>
              <w:tabs>
                <w:tab w:val="left" w:pos="567"/>
              </w:tabs>
              <w:spacing w:before="60" w:after="120"/>
              <w:jc w:val="center"/>
              <w:rPr>
                <w:rFonts w:cs="Segoe UI"/>
                <w:color w:val="auto"/>
                <w:sz w:val="18"/>
                <w:szCs w:val="18"/>
              </w:rPr>
            </w:pPr>
            <w:r w:rsidRPr="00B62CBB">
              <w:rPr>
                <w:rFonts w:cs="Segoe UI"/>
                <w:color w:val="auto"/>
                <w:sz w:val="18"/>
                <w:szCs w:val="18"/>
              </w:rPr>
              <w:t>2</w:t>
            </w:r>
          </w:p>
        </w:tc>
      </w:tr>
      <w:tr w:rsidR="0057493E" w:rsidRPr="00D73D1A" w14:paraId="5321F64A" w14:textId="77777777" w:rsidTr="008B7170">
        <w:trPr>
          <w:trHeight w:val="286"/>
        </w:trPr>
        <w:tc>
          <w:tcPr>
            <w:tcW w:w="3175" w:type="dxa"/>
            <w:tcBorders>
              <w:top w:val="single" w:sz="6" w:space="0" w:color="231F20"/>
              <w:left w:val="single" w:sz="6" w:space="0" w:color="231F20"/>
              <w:bottom w:val="single" w:sz="6" w:space="0" w:color="231F20"/>
              <w:right w:val="single" w:sz="6" w:space="0" w:color="231F20"/>
            </w:tcBorders>
            <w:shd w:val="clear" w:color="auto" w:fill="EFF5FB"/>
            <w:hideMark/>
          </w:tcPr>
          <w:p w14:paraId="1E4D6CAD" w14:textId="77777777" w:rsidR="0057493E" w:rsidRPr="00EE079B" w:rsidRDefault="0057493E" w:rsidP="008B7170">
            <w:pPr>
              <w:spacing w:line="240" w:lineRule="auto"/>
              <w:jc w:val="center"/>
              <w:textAlignment w:val="baseline"/>
              <w:rPr>
                <w:rFonts w:cs="Segoe UI"/>
                <w:color w:val="231F20"/>
                <w:sz w:val="18"/>
                <w:szCs w:val="18"/>
              </w:rPr>
            </w:pPr>
          </w:p>
        </w:tc>
        <w:tc>
          <w:tcPr>
            <w:tcW w:w="3175" w:type="dxa"/>
            <w:tcBorders>
              <w:top w:val="single" w:sz="6" w:space="0" w:color="231F20"/>
              <w:left w:val="single" w:sz="6" w:space="0" w:color="231F20"/>
              <w:bottom w:val="single" w:sz="6" w:space="0" w:color="231F20"/>
              <w:right w:val="single" w:sz="6" w:space="0" w:color="231F20"/>
            </w:tcBorders>
            <w:shd w:val="clear" w:color="auto" w:fill="EFF5FB"/>
            <w:hideMark/>
          </w:tcPr>
          <w:p w14:paraId="1B4ED8BB" w14:textId="77777777" w:rsidR="0057493E" w:rsidRPr="00EE079B" w:rsidRDefault="0057493E" w:rsidP="008B7170">
            <w:pPr>
              <w:spacing w:line="240" w:lineRule="auto"/>
              <w:jc w:val="center"/>
              <w:textAlignment w:val="baseline"/>
              <w:rPr>
                <w:rFonts w:cs="Segoe UI"/>
                <w:color w:val="231F20"/>
                <w:sz w:val="18"/>
                <w:szCs w:val="18"/>
              </w:rPr>
            </w:pPr>
          </w:p>
        </w:tc>
        <w:tc>
          <w:tcPr>
            <w:tcW w:w="3175" w:type="dxa"/>
            <w:tcBorders>
              <w:top w:val="single" w:sz="6" w:space="0" w:color="231F20"/>
              <w:left w:val="single" w:sz="6" w:space="0" w:color="231F20"/>
              <w:bottom w:val="single" w:sz="6" w:space="0" w:color="231F20"/>
              <w:right w:val="single" w:sz="6" w:space="0" w:color="231F20"/>
            </w:tcBorders>
            <w:shd w:val="clear" w:color="auto" w:fill="EFF5FB"/>
            <w:hideMark/>
          </w:tcPr>
          <w:p w14:paraId="3ADD3408" w14:textId="77777777" w:rsidR="0057493E" w:rsidRPr="00EE079B" w:rsidRDefault="0057493E" w:rsidP="008B7170">
            <w:pPr>
              <w:spacing w:line="240" w:lineRule="auto"/>
              <w:jc w:val="center"/>
              <w:textAlignment w:val="baseline"/>
              <w:rPr>
                <w:rFonts w:cs="Segoe UI"/>
                <w:color w:val="231F20"/>
                <w:sz w:val="18"/>
                <w:szCs w:val="18"/>
              </w:rPr>
            </w:pPr>
          </w:p>
        </w:tc>
      </w:tr>
    </w:tbl>
    <w:p w14:paraId="765F3993" w14:textId="77777777" w:rsidR="00DE187D" w:rsidRPr="00B14FF0" w:rsidRDefault="00DE187D" w:rsidP="00DE187D">
      <w:pPr>
        <w:pStyle w:val="BodyText"/>
        <w:rPr>
          <w:color w:val="96888C" w:themeColor="text1" w:themeTint="80"/>
        </w:rPr>
      </w:pPr>
    </w:p>
    <w:p w14:paraId="3E30A3BB" w14:textId="40459736" w:rsidR="00DE187D" w:rsidRPr="004463B0" w:rsidRDefault="008B7170" w:rsidP="004463B0">
      <w:pPr>
        <w:pStyle w:val="Heading2"/>
        <w:rPr>
          <w:sz w:val="20"/>
          <w:szCs w:val="22"/>
        </w:rPr>
      </w:pPr>
      <w:bookmarkStart w:id="22" w:name="_Toc200459214"/>
      <w:r>
        <w:rPr>
          <w:sz w:val="20"/>
          <w:szCs w:val="22"/>
        </w:rPr>
        <w:t>Vendor Support/Key</w:t>
      </w:r>
      <w:r w:rsidR="00DE187D" w:rsidRPr="004463B0">
        <w:rPr>
          <w:sz w:val="20"/>
          <w:szCs w:val="22"/>
        </w:rPr>
        <w:t xml:space="preserve"> Contacts</w:t>
      </w:r>
      <w:bookmarkEnd w:id="22"/>
    </w:p>
    <w:tbl>
      <w:tblPr>
        <w:tblStyle w:val="TableGrid"/>
        <w:tblW w:w="9912" w:type="dxa"/>
        <w:tblLayout w:type="fixed"/>
        <w:tblLook w:val="04A0" w:firstRow="1" w:lastRow="0" w:firstColumn="1" w:lastColumn="0" w:noHBand="0" w:noVBand="1"/>
      </w:tblPr>
      <w:tblGrid>
        <w:gridCol w:w="1601"/>
        <w:gridCol w:w="1167"/>
        <w:gridCol w:w="729"/>
        <w:gridCol w:w="730"/>
        <w:gridCol w:w="730"/>
        <w:gridCol w:w="730"/>
        <w:gridCol w:w="729"/>
        <w:gridCol w:w="730"/>
        <w:gridCol w:w="1021"/>
        <w:gridCol w:w="1745"/>
      </w:tblGrid>
      <w:tr w:rsidR="00DE187D" w:rsidRPr="009609F4" w14:paraId="4AB1F82B" w14:textId="77777777" w:rsidTr="008B7170">
        <w:trPr>
          <w:cnfStyle w:val="100000000000" w:firstRow="1" w:lastRow="0" w:firstColumn="0" w:lastColumn="0" w:oddVBand="0" w:evenVBand="0" w:oddHBand="0" w:evenHBand="0" w:firstRowFirstColumn="0" w:firstRowLastColumn="0" w:lastRowFirstColumn="0" w:lastRowLastColumn="0"/>
          <w:trHeight w:val="524"/>
        </w:trPr>
        <w:tc>
          <w:tcPr>
            <w:tcW w:w="1601" w:type="dxa"/>
            <w:vMerge w:val="restart"/>
            <w:shd w:val="clear" w:color="auto" w:fill="00428B" w:themeFill="accent1"/>
            <w:hideMark/>
          </w:tcPr>
          <w:p w14:paraId="6B0602FD" w14:textId="77777777" w:rsidR="00DE187D" w:rsidRPr="00683389" w:rsidRDefault="00DE187D" w:rsidP="008B7170">
            <w:pPr>
              <w:pStyle w:val="BodyText"/>
              <w:rPr>
                <w:rFonts w:cs="Calibri"/>
                <w:sz w:val="14"/>
                <w:szCs w:val="14"/>
              </w:rPr>
            </w:pPr>
            <w:r w:rsidRPr="00683389">
              <w:rPr>
                <w:rFonts w:cs="Calibri"/>
                <w:sz w:val="14"/>
                <w:szCs w:val="14"/>
              </w:rPr>
              <w:t xml:space="preserve">Component </w:t>
            </w:r>
          </w:p>
        </w:tc>
        <w:tc>
          <w:tcPr>
            <w:tcW w:w="1167" w:type="dxa"/>
            <w:vMerge w:val="restart"/>
            <w:shd w:val="clear" w:color="auto" w:fill="00428B" w:themeFill="accent1"/>
            <w:hideMark/>
          </w:tcPr>
          <w:p w14:paraId="60AD9DBE" w14:textId="77777777" w:rsidR="00DE187D" w:rsidRPr="00683389" w:rsidRDefault="00DE187D" w:rsidP="008B7170">
            <w:pPr>
              <w:pStyle w:val="BodyText"/>
              <w:rPr>
                <w:rFonts w:cs="Calibri"/>
                <w:sz w:val="14"/>
                <w:szCs w:val="14"/>
              </w:rPr>
            </w:pPr>
            <w:r w:rsidRPr="00683389">
              <w:rPr>
                <w:rFonts w:cs="Calibri"/>
                <w:sz w:val="14"/>
                <w:szCs w:val="14"/>
              </w:rPr>
              <w:t>Company</w:t>
            </w:r>
          </w:p>
        </w:tc>
        <w:tc>
          <w:tcPr>
            <w:tcW w:w="1459" w:type="dxa"/>
            <w:gridSpan w:val="2"/>
            <w:shd w:val="clear" w:color="auto" w:fill="00428B" w:themeFill="accent1"/>
            <w:hideMark/>
          </w:tcPr>
          <w:p w14:paraId="7F896959" w14:textId="77777777" w:rsidR="00DE187D" w:rsidRPr="00683389" w:rsidRDefault="00DE187D" w:rsidP="008B7170">
            <w:pPr>
              <w:pStyle w:val="BodyText"/>
              <w:jc w:val="center"/>
              <w:rPr>
                <w:rFonts w:cs="Calibri"/>
                <w:sz w:val="14"/>
                <w:szCs w:val="14"/>
              </w:rPr>
            </w:pPr>
            <w:r w:rsidRPr="00683389">
              <w:rPr>
                <w:rFonts w:cs="Calibri"/>
                <w:sz w:val="14"/>
                <w:szCs w:val="14"/>
              </w:rPr>
              <w:t>First Contact Details</w:t>
            </w:r>
          </w:p>
        </w:tc>
        <w:tc>
          <w:tcPr>
            <w:tcW w:w="1460" w:type="dxa"/>
            <w:gridSpan w:val="2"/>
            <w:shd w:val="clear" w:color="auto" w:fill="00428B" w:themeFill="accent1"/>
            <w:hideMark/>
          </w:tcPr>
          <w:p w14:paraId="559B67AD" w14:textId="77777777" w:rsidR="00DE187D" w:rsidRPr="00683389" w:rsidRDefault="00DE187D" w:rsidP="008B7170">
            <w:pPr>
              <w:pStyle w:val="BodyText"/>
              <w:jc w:val="center"/>
              <w:rPr>
                <w:rFonts w:cs="Calibri"/>
                <w:sz w:val="14"/>
                <w:szCs w:val="14"/>
              </w:rPr>
            </w:pPr>
            <w:r w:rsidRPr="00683389">
              <w:rPr>
                <w:rFonts w:cs="Calibri"/>
                <w:sz w:val="14"/>
                <w:szCs w:val="14"/>
              </w:rPr>
              <w:t>Escalation Contact Details</w:t>
            </w:r>
          </w:p>
        </w:tc>
        <w:tc>
          <w:tcPr>
            <w:tcW w:w="1459" w:type="dxa"/>
            <w:gridSpan w:val="2"/>
            <w:shd w:val="clear" w:color="auto" w:fill="00428B" w:themeFill="accent1"/>
            <w:hideMark/>
          </w:tcPr>
          <w:p w14:paraId="45E54ADD" w14:textId="77777777" w:rsidR="00DE187D" w:rsidRPr="00683389" w:rsidRDefault="00DE187D" w:rsidP="008B7170">
            <w:pPr>
              <w:pStyle w:val="BodyText"/>
              <w:jc w:val="center"/>
              <w:rPr>
                <w:rFonts w:cs="Calibri"/>
                <w:sz w:val="14"/>
                <w:szCs w:val="14"/>
              </w:rPr>
            </w:pPr>
            <w:r w:rsidRPr="00683389">
              <w:rPr>
                <w:rFonts w:cs="Calibri"/>
                <w:sz w:val="14"/>
                <w:szCs w:val="14"/>
              </w:rPr>
              <w:t>Account Manager Contact Details</w:t>
            </w:r>
          </w:p>
        </w:tc>
        <w:tc>
          <w:tcPr>
            <w:tcW w:w="1021" w:type="dxa"/>
            <w:vMerge w:val="restart"/>
            <w:shd w:val="clear" w:color="auto" w:fill="00428B" w:themeFill="accent1"/>
            <w:hideMark/>
          </w:tcPr>
          <w:p w14:paraId="0875D329" w14:textId="77777777" w:rsidR="00DE187D" w:rsidRPr="00683389" w:rsidRDefault="00DE187D" w:rsidP="008B7170">
            <w:pPr>
              <w:pStyle w:val="BodyText"/>
              <w:jc w:val="center"/>
              <w:rPr>
                <w:rFonts w:cs="Calibri"/>
                <w:sz w:val="14"/>
                <w:szCs w:val="14"/>
              </w:rPr>
            </w:pPr>
            <w:r w:rsidRPr="00683389">
              <w:rPr>
                <w:rFonts w:cs="Calibri"/>
                <w:sz w:val="14"/>
                <w:szCs w:val="14"/>
              </w:rPr>
              <w:t>Support Hours</w:t>
            </w:r>
          </w:p>
        </w:tc>
        <w:tc>
          <w:tcPr>
            <w:tcW w:w="1745" w:type="dxa"/>
            <w:vMerge w:val="restart"/>
            <w:shd w:val="clear" w:color="auto" w:fill="00428B" w:themeFill="accent1"/>
            <w:hideMark/>
          </w:tcPr>
          <w:p w14:paraId="2B327B53" w14:textId="77777777" w:rsidR="00DE187D" w:rsidRPr="00683389" w:rsidRDefault="00DE187D" w:rsidP="008B7170">
            <w:pPr>
              <w:pStyle w:val="BodyText"/>
              <w:jc w:val="center"/>
              <w:rPr>
                <w:rFonts w:cs="Calibri"/>
                <w:sz w:val="14"/>
                <w:szCs w:val="14"/>
              </w:rPr>
            </w:pPr>
            <w:r w:rsidRPr="00683389">
              <w:rPr>
                <w:rFonts w:cs="Calibri"/>
                <w:sz w:val="14"/>
                <w:szCs w:val="14"/>
              </w:rPr>
              <w:t>Comments Provided during the event</w:t>
            </w:r>
          </w:p>
        </w:tc>
      </w:tr>
      <w:tr w:rsidR="00DE187D" w:rsidRPr="009609F4" w14:paraId="38358B93" w14:textId="77777777" w:rsidTr="008B7170">
        <w:trPr>
          <w:trHeight w:val="264"/>
        </w:trPr>
        <w:tc>
          <w:tcPr>
            <w:tcW w:w="1601" w:type="dxa"/>
            <w:vMerge/>
            <w:shd w:val="clear" w:color="auto" w:fill="00428B" w:themeFill="accent1"/>
            <w:hideMark/>
          </w:tcPr>
          <w:p w14:paraId="288A5B5F" w14:textId="77777777" w:rsidR="00DE187D" w:rsidRPr="00683389" w:rsidRDefault="00DE187D" w:rsidP="008B7170">
            <w:pPr>
              <w:pStyle w:val="BodyText"/>
              <w:rPr>
                <w:b/>
                <w:sz w:val="14"/>
                <w:szCs w:val="14"/>
              </w:rPr>
            </w:pPr>
          </w:p>
        </w:tc>
        <w:tc>
          <w:tcPr>
            <w:tcW w:w="1167" w:type="dxa"/>
            <w:vMerge/>
            <w:shd w:val="clear" w:color="auto" w:fill="00428B" w:themeFill="accent1"/>
            <w:hideMark/>
          </w:tcPr>
          <w:p w14:paraId="5EE00581" w14:textId="77777777" w:rsidR="00DE187D" w:rsidRPr="00683389" w:rsidRDefault="00DE187D" w:rsidP="008B7170">
            <w:pPr>
              <w:pStyle w:val="BodyText"/>
              <w:rPr>
                <w:b/>
                <w:sz w:val="14"/>
                <w:szCs w:val="14"/>
              </w:rPr>
            </w:pPr>
          </w:p>
        </w:tc>
        <w:tc>
          <w:tcPr>
            <w:tcW w:w="729" w:type="dxa"/>
            <w:shd w:val="clear" w:color="auto" w:fill="00428B" w:themeFill="accent1"/>
            <w:hideMark/>
          </w:tcPr>
          <w:p w14:paraId="53401654" w14:textId="77777777" w:rsidR="00DE187D" w:rsidRPr="00683389" w:rsidRDefault="00DE187D" w:rsidP="008B7170">
            <w:pPr>
              <w:pStyle w:val="BodyText"/>
              <w:jc w:val="center"/>
              <w:rPr>
                <w:rFonts w:cs="Calibri"/>
                <w:color w:val="FFFFFF"/>
                <w:sz w:val="14"/>
                <w:szCs w:val="14"/>
              </w:rPr>
            </w:pPr>
            <w:r w:rsidRPr="00683389">
              <w:rPr>
                <w:rFonts w:cs="Calibri"/>
                <w:color w:val="FFFFFF"/>
                <w:sz w:val="14"/>
                <w:szCs w:val="14"/>
              </w:rPr>
              <w:t>Email</w:t>
            </w:r>
          </w:p>
        </w:tc>
        <w:tc>
          <w:tcPr>
            <w:tcW w:w="730" w:type="dxa"/>
            <w:shd w:val="clear" w:color="auto" w:fill="00428B" w:themeFill="accent1"/>
            <w:hideMark/>
          </w:tcPr>
          <w:p w14:paraId="5CA58701" w14:textId="77777777" w:rsidR="00DE187D" w:rsidRPr="00683389" w:rsidRDefault="00DE187D" w:rsidP="008B7170">
            <w:pPr>
              <w:pStyle w:val="BodyText"/>
              <w:jc w:val="center"/>
              <w:rPr>
                <w:rFonts w:cs="Calibri"/>
                <w:color w:val="FFFFFF"/>
                <w:sz w:val="14"/>
                <w:szCs w:val="14"/>
              </w:rPr>
            </w:pPr>
            <w:r w:rsidRPr="00683389">
              <w:rPr>
                <w:rFonts w:cs="Calibri"/>
                <w:color w:val="FFFFFF"/>
                <w:sz w:val="14"/>
                <w:szCs w:val="14"/>
              </w:rPr>
              <w:t>Phone #</w:t>
            </w:r>
          </w:p>
        </w:tc>
        <w:tc>
          <w:tcPr>
            <w:tcW w:w="730" w:type="dxa"/>
            <w:shd w:val="clear" w:color="auto" w:fill="00428B" w:themeFill="accent1"/>
            <w:hideMark/>
          </w:tcPr>
          <w:p w14:paraId="5539202E" w14:textId="77777777" w:rsidR="00DE187D" w:rsidRPr="00683389" w:rsidRDefault="00DE187D" w:rsidP="008B7170">
            <w:pPr>
              <w:pStyle w:val="BodyText"/>
              <w:jc w:val="center"/>
              <w:rPr>
                <w:rFonts w:cs="Calibri"/>
                <w:color w:val="FFFFFF"/>
                <w:sz w:val="14"/>
                <w:szCs w:val="14"/>
              </w:rPr>
            </w:pPr>
            <w:r w:rsidRPr="00683389">
              <w:rPr>
                <w:rFonts w:cs="Calibri"/>
                <w:color w:val="FFFFFF"/>
                <w:sz w:val="14"/>
                <w:szCs w:val="14"/>
              </w:rPr>
              <w:t>Email</w:t>
            </w:r>
          </w:p>
        </w:tc>
        <w:tc>
          <w:tcPr>
            <w:tcW w:w="730" w:type="dxa"/>
            <w:shd w:val="clear" w:color="auto" w:fill="00428B" w:themeFill="accent1"/>
            <w:hideMark/>
          </w:tcPr>
          <w:p w14:paraId="0B94775B" w14:textId="77777777" w:rsidR="00DE187D" w:rsidRPr="00683389" w:rsidRDefault="00DE187D" w:rsidP="008B7170">
            <w:pPr>
              <w:pStyle w:val="BodyText"/>
              <w:jc w:val="center"/>
              <w:rPr>
                <w:rFonts w:cs="Calibri"/>
                <w:color w:val="FFFFFF"/>
                <w:sz w:val="14"/>
                <w:szCs w:val="14"/>
              </w:rPr>
            </w:pPr>
            <w:r w:rsidRPr="00683389">
              <w:rPr>
                <w:rFonts w:cs="Calibri"/>
                <w:color w:val="FFFFFF"/>
                <w:sz w:val="14"/>
                <w:szCs w:val="14"/>
              </w:rPr>
              <w:t>Phone #</w:t>
            </w:r>
          </w:p>
        </w:tc>
        <w:tc>
          <w:tcPr>
            <w:tcW w:w="729" w:type="dxa"/>
            <w:shd w:val="clear" w:color="auto" w:fill="00428B" w:themeFill="accent1"/>
            <w:hideMark/>
          </w:tcPr>
          <w:p w14:paraId="59B38E16" w14:textId="77777777" w:rsidR="00DE187D" w:rsidRPr="00683389" w:rsidRDefault="00DE187D" w:rsidP="008B7170">
            <w:pPr>
              <w:pStyle w:val="BodyText"/>
              <w:jc w:val="center"/>
              <w:rPr>
                <w:rFonts w:cs="Calibri"/>
                <w:color w:val="FFFFFF"/>
                <w:sz w:val="14"/>
                <w:szCs w:val="14"/>
              </w:rPr>
            </w:pPr>
            <w:r w:rsidRPr="00683389">
              <w:rPr>
                <w:rFonts w:cs="Calibri"/>
                <w:color w:val="FFFFFF"/>
                <w:sz w:val="14"/>
                <w:szCs w:val="14"/>
              </w:rPr>
              <w:t>Email</w:t>
            </w:r>
          </w:p>
        </w:tc>
        <w:tc>
          <w:tcPr>
            <w:tcW w:w="730" w:type="dxa"/>
            <w:shd w:val="clear" w:color="auto" w:fill="00428B" w:themeFill="accent1"/>
            <w:hideMark/>
          </w:tcPr>
          <w:p w14:paraId="585ECC64" w14:textId="77777777" w:rsidR="00DE187D" w:rsidRPr="00683389" w:rsidRDefault="00DE187D" w:rsidP="008B7170">
            <w:pPr>
              <w:pStyle w:val="BodyText"/>
              <w:jc w:val="center"/>
              <w:rPr>
                <w:rFonts w:cs="Calibri"/>
                <w:color w:val="FFFFFF"/>
                <w:sz w:val="14"/>
                <w:szCs w:val="14"/>
              </w:rPr>
            </w:pPr>
            <w:r w:rsidRPr="00683389">
              <w:rPr>
                <w:rFonts w:cs="Calibri"/>
                <w:color w:val="FFFFFF"/>
                <w:sz w:val="14"/>
                <w:szCs w:val="14"/>
              </w:rPr>
              <w:t>Phone #</w:t>
            </w:r>
          </w:p>
        </w:tc>
        <w:tc>
          <w:tcPr>
            <w:tcW w:w="1021" w:type="dxa"/>
            <w:vMerge/>
            <w:shd w:val="clear" w:color="auto" w:fill="00428B" w:themeFill="accent1"/>
            <w:hideMark/>
          </w:tcPr>
          <w:p w14:paraId="47D3EF78" w14:textId="77777777" w:rsidR="00DE187D" w:rsidRPr="00683389" w:rsidRDefault="00DE187D" w:rsidP="008B7170">
            <w:pPr>
              <w:pStyle w:val="BodyText"/>
              <w:rPr>
                <w:b/>
                <w:sz w:val="14"/>
                <w:szCs w:val="14"/>
              </w:rPr>
            </w:pPr>
          </w:p>
        </w:tc>
        <w:tc>
          <w:tcPr>
            <w:tcW w:w="1745" w:type="dxa"/>
            <w:vMerge/>
            <w:shd w:val="clear" w:color="auto" w:fill="00428B" w:themeFill="accent1"/>
            <w:hideMark/>
          </w:tcPr>
          <w:p w14:paraId="2896B1F3" w14:textId="77777777" w:rsidR="00DE187D" w:rsidRPr="00683389" w:rsidRDefault="00DE187D" w:rsidP="008B7170">
            <w:pPr>
              <w:pStyle w:val="BodyText"/>
              <w:rPr>
                <w:b/>
                <w:sz w:val="14"/>
                <w:szCs w:val="14"/>
              </w:rPr>
            </w:pPr>
          </w:p>
        </w:tc>
      </w:tr>
      <w:tr w:rsidR="00DE187D" w:rsidRPr="009609F4" w14:paraId="2CC98F4D" w14:textId="77777777" w:rsidTr="008B7170">
        <w:trPr>
          <w:cnfStyle w:val="000000010000" w:firstRow="0" w:lastRow="0" w:firstColumn="0" w:lastColumn="0" w:oddVBand="0" w:evenVBand="0" w:oddHBand="0" w:evenHBand="1" w:firstRowFirstColumn="0" w:firstRowLastColumn="0" w:lastRowFirstColumn="0" w:lastRowLastColumn="0"/>
          <w:trHeight w:val="330"/>
        </w:trPr>
        <w:tc>
          <w:tcPr>
            <w:tcW w:w="1601" w:type="dxa"/>
            <w:shd w:val="clear" w:color="auto" w:fill="F2F2F2" w:themeFill="background1" w:themeFillShade="F2"/>
            <w:noWrap/>
            <w:hideMark/>
          </w:tcPr>
          <w:p w14:paraId="3F8F0930" w14:textId="77777777" w:rsidR="00DE187D" w:rsidRDefault="00BD70D2" w:rsidP="008B7170">
            <w:pPr>
              <w:spacing w:line="240" w:lineRule="auto"/>
              <w:jc w:val="center"/>
              <w:rPr>
                <w:rFonts w:cs="Calibri"/>
                <w:color w:val="2089FF" w:themeColor="text2" w:themeTint="99"/>
                <w:sz w:val="14"/>
                <w:szCs w:val="14"/>
              </w:rPr>
            </w:pPr>
            <w:r>
              <w:rPr>
                <w:rFonts w:cs="Calibri"/>
                <w:color w:val="2089FF" w:themeColor="text2" w:themeTint="99"/>
                <w:sz w:val="14"/>
                <w:szCs w:val="14"/>
              </w:rPr>
              <w:t>Azure Services</w:t>
            </w:r>
          </w:p>
          <w:p w14:paraId="79384723" w14:textId="123AB6F6" w:rsidR="00BD70D2" w:rsidRPr="00683389" w:rsidRDefault="0029576F" w:rsidP="008B7170">
            <w:pPr>
              <w:spacing w:line="240" w:lineRule="auto"/>
              <w:jc w:val="center"/>
              <w:rPr>
                <w:rFonts w:cs="Calibri"/>
                <w:color w:val="2089FF" w:themeColor="text2" w:themeTint="99"/>
                <w:sz w:val="14"/>
                <w:szCs w:val="14"/>
              </w:rPr>
            </w:pPr>
            <w:r>
              <w:rPr>
                <w:rFonts w:cs="Calibri"/>
                <w:color w:val="2089FF" w:themeColor="text2" w:themeTint="99"/>
                <w:sz w:val="14"/>
                <w:szCs w:val="14"/>
              </w:rPr>
              <w:t>Cloud Operations Team</w:t>
            </w:r>
          </w:p>
        </w:tc>
        <w:tc>
          <w:tcPr>
            <w:tcW w:w="1167" w:type="dxa"/>
            <w:shd w:val="clear" w:color="auto" w:fill="F2F2F2" w:themeFill="background1" w:themeFillShade="F2"/>
            <w:noWrap/>
            <w:hideMark/>
          </w:tcPr>
          <w:p w14:paraId="7F0E0784" w14:textId="577687D1" w:rsidR="00DE187D" w:rsidRPr="00683389" w:rsidRDefault="0029576F" w:rsidP="008B7170">
            <w:pPr>
              <w:spacing w:line="240" w:lineRule="auto"/>
              <w:jc w:val="center"/>
              <w:rPr>
                <w:rFonts w:cs="Calibri"/>
                <w:color w:val="8CB7E2" w:themeColor="background2" w:themeShade="BF"/>
                <w:sz w:val="14"/>
                <w:szCs w:val="14"/>
              </w:rPr>
            </w:pPr>
            <w:r>
              <w:rPr>
                <w:rFonts w:cs="Calibri"/>
                <w:color w:val="8CB7E2" w:themeColor="background2" w:themeShade="BF"/>
                <w:sz w:val="14"/>
                <w:szCs w:val="14"/>
              </w:rPr>
              <w:t>NCS</w:t>
            </w:r>
            <w:r w:rsidR="00DE187D" w:rsidRPr="00683389">
              <w:rPr>
                <w:rFonts w:cs="Calibri"/>
                <w:color w:val="8CB7E2" w:themeColor="background2" w:themeShade="BF"/>
                <w:sz w:val="14"/>
                <w:szCs w:val="14"/>
              </w:rPr>
              <w:t> </w:t>
            </w:r>
          </w:p>
        </w:tc>
        <w:tc>
          <w:tcPr>
            <w:tcW w:w="729" w:type="dxa"/>
            <w:shd w:val="clear" w:color="auto" w:fill="auto"/>
            <w:noWrap/>
            <w:hideMark/>
          </w:tcPr>
          <w:p w14:paraId="58435241" w14:textId="4C722889" w:rsidR="00DE187D" w:rsidRPr="00683389" w:rsidRDefault="008C58D2" w:rsidP="008B7170">
            <w:pPr>
              <w:pStyle w:val="BodyText"/>
              <w:rPr>
                <w:sz w:val="14"/>
                <w:szCs w:val="14"/>
              </w:rPr>
            </w:pPr>
            <w:r w:rsidRPr="008C58D2">
              <w:rPr>
                <w:sz w:val="14"/>
                <w:szCs w:val="14"/>
              </w:rPr>
              <w:t>IT.CloudOps@melbournewater.com.au</w:t>
            </w:r>
          </w:p>
        </w:tc>
        <w:tc>
          <w:tcPr>
            <w:tcW w:w="730" w:type="dxa"/>
            <w:shd w:val="clear" w:color="auto" w:fill="auto"/>
            <w:noWrap/>
            <w:hideMark/>
          </w:tcPr>
          <w:p w14:paraId="29B778D5" w14:textId="77777777" w:rsidR="00DE187D" w:rsidRPr="00683389" w:rsidRDefault="00DE187D" w:rsidP="008B7170">
            <w:pPr>
              <w:pStyle w:val="BodyText"/>
              <w:rPr>
                <w:sz w:val="14"/>
                <w:szCs w:val="14"/>
              </w:rPr>
            </w:pPr>
            <w:r w:rsidRPr="00683389">
              <w:rPr>
                <w:sz w:val="14"/>
                <w:szCs w:val="14"/>
              </w:rPr>
              <w:t> </w:t>
            </w:r>
          </w:p>
        </w:tc>
        <w:tc>
          <w:tcPr>
            <w:tcW w:w="730" w:type="dxa"/>
            <w:shd w:val="clear" w:color="auto" w:fill="auto"/>
            <w:noWrap/>
            <w:hideMark/>
          </w:tcPr>
          <w:p w14:paraId="7EA34876" w14:textId="2B5F928C" w:rsidR="00DE187D" w:rsidRPr="00683389" w:rsidRDefault="00F36572" w:rsidP="008B7170">
            <w:pPr>
              <w:pStyle w:val="BodyText"/>
              <w:rPr>
                <w:sz w:val="14"/>
                <w:szCs w:val="14"/>
              </w:rPr>
            </w:pPr>
            <w:r w:rsidRPr="00F36572">
              <w:rPr>
                <w:sz w:val="14"/>
                <w:szCs w:val="14"/>
              </w:rPr>
              <w:t>chris.mills@au.ncs.co</w:t>
            </w:r>
          </w:p>
        </w:tc>
        <w:tc>
          <w:tcPr>
            <w:tcW w:w="730" w:type="dxa"/>
            <w:shd w:val="clear" w:color="auto" w:fill="auto"/>
            <w:noWrap/>
            <w:hideMark/>
          </w:tcPr>
          <w:p w14:paraId="591FC2D6" w14:textId="74825454" w:rsidR="00DE187D" w:rsidRPr="00683389" w:rsidRDefault="00C40221" w:rsidP="008B7170">
            <w:pPr>
              <w:pStyle w:val="BodyText"/>
              <w:rPr>
                <w:sz w:val="14"/>
                <w:szCs w:val="14"/>
              </w:rPr>
            </w:pPr>
            <w:r w:rsidRPr="00C40221">
              <w:rPr>
                <w:sz w:val="14"/>
                <w:szCs w:val="14"/>
              </w:rPr>
              <w:t>+61 481 619 109</w:t>
            </w:r>
          </w:p>
        </w:tc>
        <w:tc>
          <w:tcPr>
            <w:tcW w:w="729" w:type="dxa"/>
            <w:shd w:val="clear" w:color="auto" w:fill="auto"/>
            <w:noWrap/>
            <w:hideMark/>
          </w:tcPr>
          <w:p w14:paraId="32828234" w14:textId="1A9C234E" w:rsidR="00DE187D" w:rsidRPr="00683389" w:rsidRDefault="00AC4F77" w:rsidP="008B7170">
            <w:pPr>
              <w:pStyle w:val="BodyText"/>
              <w:rPr>
                <w:sz w:val="14"/>
                <w:szCs w:val="14"/>
              </w:rPr>
            </w:pPr>
            <w:r w:rsidRPr="00AC4F77">
              <w:rPr>
                <w:sz w:val="14"/>
                <w:szCs w:val="14"/>
              </w:rPr>
              <w:t>stuart.clift@au.ncs.co</w:t>
            </w:r>
          </w:p>
        </w:tc>
        <w:tc>
          <w:tcPr>
            <w:tcW w:w="730" w:type="dxa"/>
            <w:shd w:val="clear" w:color="auto" w:fill="auto"/>
            <w:noWrap/>
            <w:hideMark/>
          </w:tcPr>
          <w:p w14:paraId="53C9E566" w14:textId="6445976E" w:rsidR="00DE187D" w:rsidRPr="00683389" w:rsidRDefault="00764934" w:rsidP="008B7170">
            <w:pPr>
              <w:pStyle w:val="BodyText"/>
              <w:rPr>
                <w:sz w:val="14"/>
                <w:szCs w:val="14"/>
              </w:rPr>
            </w:pPr>
            <w:r w:rsidRPr="00764934">
              <w:rPr>
                <w:sz w:val="14"/>
                <w:szCs w:val="14"/>
              </w:rPr>
              <w:t>+61 422 672 551</w:t>
            </w:r>
          </w:p>
        </w:tc>
        <w:tc>
          <w:tcPr>
            <w:tcW w:w="1021" w:type="dxa"/>
            <w:shd w:val="clear" w:color="auto" w:fill="auto"/>
            <w:noWrap/>
            <w:hideMark/>
          </w:tcPr>
          <w:p w14:paraId="03725219" w14:textId="61258272" w:rsidR="00DE187D" w:rsidRPr="00683389" w:rsidRDefault="00DE187D" w:rsidP="008B7170">
            <w:pPr>
              <w:pStyle w:val="BodyText"/>
              <w:rPr>
                <w:sz w:val="14"/>
                <w:szCs w:val="14"/>
              </w:rPr>
            </w:pPr>
            <w:r w:rsidRPr="00683389">
              <w:rPr>
                <w:sz w:val="14"/>
                <w:szCs w:val="14"/>
              </w:rPr>
              <w:t> </w:t>
            </w:r>
            <w:r w:rsidR="00B27178">
              <w:rPr>
                <w:sz w:val="14"/>
                <w:szCs w:val="14"/>
              </w:rPr>
              <w:t>TBA</w:t>
            </w:r>
          </w:p>
        </w:tc>
        <w:tc>
          <w:tcPr>
            <w:tcW w:w="1745" w:type="dxa"/>
            <w:shd w:val="clear" w:color="auto" w:fill="auto"/>
            <w:noWrap/>
            <w:hideMark/>
          </w:tcPr>
          <w:p w14:paraId="53C44CF7" w14:textId="77777777" w:rsidR="00DE187D" w:rsidRPr="00683389" w:rsidRDefault="00DE187D" w:rsidP="008B7170">
            <w:pPr>
              <w:pStyle w:val="BodyText"/>
              <w:rPr>
                <w:sz w:val="14"/>
                <w:szCs w:val="14"/>
              </w:rPr>
            </w:pPr>
            <w:r w:rsidRPr="00683389">
              <w:rPr>
                <w:sz w:val="14"/>
                <w:szCs w:val="14"/>
              </w:rPr>
              <w:t> </w:t>
            </w:r>
          </w:p>
        </w:tc>
      </w:tr>
      <w:tr w:rsidR="00DE187D" w:rsidRPr="009609F4" w14:paraId="34C4E064" w14:textId="77777777" w:rsidTr="008B7170">
        <w:trPr>
          <w:trHeight w:val="454"/>
        </w:trPr>
        <w:tc>
          <w:tcPr>
            <w:tcW w:w="1601" w:type="dxa"/>
            <w:shd w:val="clear" w:color="auto" w:fill="F2F2F2" w:themeFill="background1" w:themeFillShade="F2"/>
            <w:hideMark/>
          </w:tcPr>
          <w:p w14:paraId="4B8B4235" w14:textId="39DF490A" w:rsidR="00DE187D" w:rsidRPr="00683389" w:rsidRDefault="00F84CEF" w:rsidP="008B7170">
            <w:pPr>
              <w:spacing w:line="240" w:lineRule="auto"/>
              <w:jc w:val="center"/>
              <w:rPr>
                <w:rFonts w:cs="Calibri"/>
                <w:color w:val="2089FF" w:themeColor="text2" w:themeTint="99"/>
                <w:sz w:val="14"/>
                <w:szCs w:val="14"/>
              </w:rPr>
            </w:pPr>
            <w:r>
              <w:rPr>
                <w:rFonts w:cs="Calibri"/>
                <w:color w:val="2089FF" w:themeColor="text2" w:themeTint="99"/>
                <w:sz w:val="14"/>
                <w:szCs w:val="14"/>
              </w:rPr>
              <w:t>Azure Services</w:t>
            </w:r>
            <w:r w:rsidR="00DE187D" w:rsidRPr="00683389">
              <w:rPr>
                <w:rFonts w:cs="Calibri"/>
                <w:color w:val="2089FF" w:themeColor="text2" w:themeTint="99"/>
                <w:sz w:val="14"/>
                <w:szCs w:val="14"/>
              </w:rPr>
              <w:br/>
            </w:r>
            <w:r w:rsidR="00DE187D" w:rsidRPr="00683389">
              <w:rPr>
                <w:rFonts w:cs="Calibri"/>
                <w:color w:val="2089FF" w:themeColor="text2" w:themeTint="99"/>
                <w:sz w:val="14"/>
                <w:szCs w:val="14"/>
              </w:rPr>
              <w:br/>
            </w:r>
            <w:r>
              <w:rPr>
                <w:rFonts w:cs="Calibri"/>
                <w:color w:val="2089FF" w:themeColor="text2" w:themeTint="99"/>
                <w:sz w:val="14"/>
                <w:szCs w:val="14"/>
              </w:rPr>
              <w:t>Microsoft Support</w:t>
            </w:r>
          </w:p>
        </w:tc>
        <w:tc>
          <w:tcPr>
            <w:tcW w:w="1167" w:type="dxa"/>
            <w:shd w:val="clear" w:color="auto" w:fill="F2F2F2" w:themeFill="background1" w:themeFillShade="F2"/>
            <w:noWrap/>
            <w:hideMark/>
          </w:tcPr>
          <w:p w14:paraId="3877BECD" w14:textId="5AB03439" w:rsidR="00DE187D" w:rsidRPr="00683389" w:rsidRDefault="00F84CEF" w:rsidP="008B7170">
            <w:pPr>
              <w:spacing w:line="240" w:lineRule="auto"/>
              <w:jc w:val="center"/>
              <w:rPr>
                <w:rFonts w:cs="Calibri"/>
                <w:color w:val="8CB7E2" w:themeColor="background2" w:themeShade="BF"/>
                <w:sz w:val="14"/>
                <w:szCs w:val="14"/>
              </w:rPr>
            </w:pPr>
            <w:r>
              <w:rPr>
                <w:rFonts w:cs="Calibri"/>
                <w:color w:val="8CB7E2" w:themeColor="background2" w:themeShade="BF"/>
                <w:sz w:val="14"/>
                <w:szCs w:val="14"/>
              </w:rPr>
              <w:t>Microsoft</w:t>
            </w:r>
            <w:r w:rsidR="00DE187D" w:rsidRPr="00683389">
              <w:rPr>
                <w:rFonts w:cs="Calibri"/>
                <w:color w:val="8CB7E2" w:themeColor="background2" w:themeShade="BF"/>
                <w:sz w:val="14"/>
                <w:szCs w:val="14"/>
              </w:rPr>
              <w:t> </w:t>
            </w:r>
          </w:p>
        </w:tc>
        <w:tc>
          <w:tcPr>
            <w:tcW w:w="729" w:type="dxa"/>
            <w:noWrap/>
            <w:hideMark/>
          </w:tcPr>
          <w:p w14:paraId="64DF8641" w14:textId="11283130" w:rsidR="00DE187D" w:rsidRPr="00683389" w:rsidRDefault="00DE187D" w:rsidP="008B7170">
            <w:pPr>
              <w:pStyle w:val="BodyText"/>
              <w:rPr>
                <w:sz w:val="14"/>
                <w:szCs w:val="14"/>
              </w:rPr>
            </w:pPr>
            <w:r w:rsidRPr="00683389">
              <w:rPr>
                <w:sz w:val="14"/>
                <w:szCs w:val="14"/>
              </w:rPr>
              <w:t> </w:t>
            </w:r>
            <w:r w:rsidR="00C158DF">
              <w:rPr>
                <w:sz w:val="14"/>
                <w:szCs w:val="14"/>
              </w:rPr>
              <w:t>N/A</w:t>
            </w:r>
          </w:p>
        </w:tc>
        <w:tc>
          <w:tcPr>
            <w:tcW w:w="730" w:type="dxa"/>
            <w:noWrap/>
            <w:hideMark/>
          </w:tcPr>
          <w:p w14:paraId="6E2E45E6" w14:textId="77777777" w:rsidR="00DE187D" w:rsidRPr="00683389" w:rsidRDefault="00DE187D" w:rsidP="008B7170">
            <w:pPr>
              <w:pStyle w:val="BodyText"/>
              <w:rPr>
                <w:sz w:val="14"/>
                <w:szCs w:val="14"/>
              </w:rPr>
            </w:pPr>
            <w:r w:rsidRPr="00683389">
              <w:rPr>
                <w:sz w:val="14"/>
                <w:szCs w:val="14"/>
              </w:rPr>
              <w:t> </w:t>
            </w:r>
          </w:p>
        </w:tc>
        <w:tc>
          <w:tcPr>
            <w:tcW w:w="730" w:type="dxa"/>
            <w:noWrap/>
            <w:hideMark/>
          </w:tcPr>
          <w:p w14:paraId="003C840A" w14:textId="77777777" w:rsidR="00DE187D" w:rsidRPr="00683389" w:rsidRDefault="00DE187D" w:rsidP="008B7170">
            <w:pPr>
              <w:pStyle w:val="BodyText"/>
              <w:rPr>
                <w:sz w:val="14"/>
                <w:szCs w:val="14"/>
              </w:rPr>
            </w:pPr>
            <w:r w:rsidRPr="00683389">
              <w:rPr>
                <w:sz w:val="14"/>
                <w:szCs w:val="14"/>
              </w:rPr>
              <w:t> </w:t>
            </w:r>
          </w:p>
        </w:tc>
        <w:tc>
          <w:tcPr>
            <w:tcW w:w="730" w:type="dxa"/>
            <w:noWrap/>
            <w:hideMark/>
          </w:tcPr>
          <w:p w14:paraId="2CA2344C" w14:textId="77777777" w:rsidR="00DE187D" w:rsidRPr="00683389" w:rsidRDefault="00DE187D" w:rsidP="008B7170">
            <w:pPr>
              <w:pStyle w:val="BodyText"/>
              <w:rPr>
                <w:sz w:val="14"/>
                <w:szCs w:val="14"/>
              </w:rPr>
            </w:pPr>
            <w:r w:rsidRPr="00683389">
              <w:rPr>
                <w:sz w:val="14"/>
                <w:szCs w:val="14"/>
              </w:rPr>
              <w:t> </w:t>
            </w:r>
          </w:p>
        </w:tc>
        <w:tc>
          <w:tcPr>
            <w:tcW w:w="729" w:type="dxa"/>
            <w:noWrap/>
            <w:hideMark/>
          </w:tcPr>
          <w:p w14:paraId="65BD1815" w14:textId="77777777" w:rsidR="00DE187D" w:rsidRPr="00683389" w:rsidRDefault="00DE187D" w:rsidP="008B7170">
            <w:pPr>
              <w:pStyle w:val="BodyText"/>
              <w:rPr>
                <w:sz w:val="14"/>
                <w:szCs w:val="14"/>
              </w:rPr>
            </w:pPr>
            <w:r w:rsidRPr="00683389">
              <w:rPr>
                <w:sz w:val="14"/>
                <w:szCs w:val="14"/>
              </w:rPr>
              <w:t> </w:t>
            </w:r>
          </w:p>
        </w:tc>
        <w:tc>
          <w:tcPr>
            <w:tcW w:w="730" w:type="dxa"/>
            <w:noWrap/>
            <w:hideMark/>
          </w:tcPr>
          <w:p w14:paraId="2251C901" w14:textId="77777777" w:rsidR="00DE187D" w:rsidRPr="00683389" w:rsidRDefault="00DE187D" w:rsidP="008B7170">
            <w:pPr>
              <w:pStyle w:val="BodyText"/>
              <w:rPr>
                <w:sz w:val="14"/>
                <w:szCs w:val="14"/>
              </w:rPr>
            </w:pPr>
            <w:r w:rsidRPr="00683389">
              <w:rPr>
                <w:sz w:val="14"/>
                <w:szCs w:val="14"/>
              </w:rPr>
              <w:t> </w:t>
            </w:r>
          </w:p>
        </w:tc>
        <w:tc>
          <w:tcPr>
            <w:tcW w:w="1021" w:type="dxa"/>
            <w:noWrap/>
            <w:hideMark/>
          </w:tcPr>
          <w:p w14:paraId="3698EA01" w14:textId="4C2F9BE1" w:rsidR="00DE187D" w:rsidRPr="00683389" w:rsidRDefault="00DE187D" w:rsidP="008B7170">
            <w:pPr>
              <w:pStyle w:val="BodyText"/>
              <w:rPr>
                <w:sz w:val="14"/>
                <w:szCs w:val="14"/>
              </w:rPr>
            </w:pPr>
            <w:r w:rsidRPr="00683389">
              <w:rPr>
                <w:sz w:val="14"/>
                <w:szCs w:val="14"/>
              </w:rPr>
              <w:t> </w:t>
            </w:r>
            <w:r w:rsidR="00C158DF">
              <w:rPr>
                <w:sz w:val="14"/>
                <w:szCs w:val="14"/>
              </w:rPr>
              <w:t>24x7</w:t>
            </w:r>
          </w:p>
        </w:tc>
        <w:tc>
          <w:tcPr>
            <w:tcW w:w="1745" w:type="dxa"/>
            <w:noWrap/>
            <w:hideMark/>
          </w:tcPr>
          <w:p w14:paraId="1AF556D4" w14:textId="6FE3CF31" w:rsidR="00D54610" w:rsidRDefault="00D54610" w:rsidP="008B7170">
            <w:pPr>
              <w:pStyle w:val="BodyText"/>
              <w:rPr>
                <w:sz w:val="14"/>
                <w:szCs w:val="14"/>
              </w:rPr>
            </w:pPr>
            <w:r>
              <w:rPr>
                <w:sz w:val="14"/>
                <w:szCs w:val="14"/>
              </w:rPr>
              <w:t>Issues logged at:</w:t>
            </w:r>
          </w:p>
          <w:p w14:paraId="2355FC83" w14:textId="1AD5B9A7" w:rsidR="00D54610" w:rsidRPr="00683389" w:rsidRDefault="00D54610" w:rsidP="008B7170">
            <w:pPr>
              <w:pStyle w:val="BodyText"/>
              <w:rPr>
                <w:sz w:val="14"/>
                <w:szCs w:val="14"/>
              </w:rPr>
            </w:pPr>
            <w:hyperlink r:id="rId21" w:history="1">
              <w:r w:rsidRPr="00CD49B4">
                <w:rPr>
                  <w:rStyle w:val="Hyperlink"/>
                  <w:sz w:val="14"/>
                  <w:szCs w:val="14"/>
                </w:rPr>
                <w:t>https://support.microsoft.com/contactus</w:t>
              </w:r>
            </w:hyperlink>
            <w:r>
              <w:rPr>
                <w:sz w:val="14"/>
                <w:szCs w:val="14"/>
              </w:rPr>
              <w:t xml:space="preserve"> </w:t>
            </w:r>
          </w:p>
        </w:tc>
      </w:tr>
      <w:tr w:rsidR="00A05F50" w:rsidRPr="009609F4" w14:paraId="15BBA1D1" w14:textId="77777777" w:rsidTr="008B7170">
        <w:trPr>
          <w:cnfStyle w:val="000000010000" w:firstRow="0" w:lastRow="0" w:firstColumn="0" w:lastColumn="0" w:oddVBand="0" w:evenVBand="0" w:oddHBand="0" w:evenHBand="1" w:firstRowFirstColumn="0" w:firstRowLastColumn="0" w:lastRowFirstColumn="0" w:lastRowLastColumn="0"/>
          <w:trHeight w:val="454"/>
        </w:trPr>
        <w:tc>
          <w:tcPr>
            <w:tcW w:w="1601" w:type="dxa"/>
            <w:shd w:val="clear" w:color="auto" w:fill="F2F2F2" w:themeFill="background1" w:themeFillShade="F2"/>
          </w:tcPr>
          <w:p w14:paraId="77AEEB07" w14:textId="34023AF6" w:rsidR="00A05F50" w:rsidRDefault="00A05F50" w:rsidP="00A05F50">
            <w:pPr>
              <w:spacing w:line="240" w:lineRule="auto"/>
              <w:jc w:val="center"/>
              <w:rPr>
                <w:rFonts w:cs="Calibri"/>
                <w:color w:val="2089FF" w:themeColor="text2" w:themeTint="99"/>
                <w:sz w:val="14"/>
                <w:szCs w:val="14"/>
              </w:rPr>
            </w:pPr>
            <w:r>
              <w:rPr>
                <w:rFonts w:cs="Calibri"/>
                <w:color w:val="2089FF" w:themeColor="text2" w:themeTint="99"/>
                <w:sz w:val="14"/>
                <w:szCs w:val="14"/>
              </w:rPr>
              <w:t>TechOne</w:t>
            </w:r>
          </w:p>
        </w:tc>
        <w:tc>
          <w:tcPr>
            <w:tcW w:w="1167" w:type="dxa"/>
            <w:shd w:val="clear" w:color="auto" w:fill="F2F2F2" w:themeFill="background1" w:themeFillShade="F2"/>
            <w:noWrap/>
          </w:tcPr>
          <w:p w14:paraId="0C7B57BE" w14:textId="549CB128" w:rsidR="00A05F50" w:rsidRDefault="00A05F50" w:rsidP="00A05F50">
            <w:pPr>
              <w:spacing w:line="240" w:lineRule="auto"/>
              <w:jc w:val="center"/>
              <w:rPr>
                <w:rFonts w:cs="Calibri"/>
                <w:color w:val="8CB7E2" w:themeColor="background2" w:themeShade="BF"/>
                <w:sz w:val="14"/>
                <w:szCs w:val="14"/>
              </w:rPr>
            </w:pPr>
            <w:r w:rsidRPr="00F26540">
              <w:rPr>
                <w:rFonts w:cs="Calibri"/>
                <w:color w:val="2089FF" w:themeColor="text2" w:themeTint="99"/>
                <w:sz w:val="14"/>
                <w:szCs w:val="14"/>
              </w:rPr>
              <w:t>Technology1</w:t>
            </w:r>
          </w:p>
        </w:tc>
        <w:tc>
          <w:tcPr>
            <w:tcW w:w="729" w:type="dxa"/>
            <w:noWrap/>
          </w:tcPr>
          <w:p w14:paraId="72E1D296" w14:textId="1A452872" w:rsidR="00A05F50" w:rsidRPr="00683389" w:rsidRDefault="00A05F50" w:rsidP="00A05F50">
            <w:pPr>
              <w:pStyle w:val="BodyText"/>
              <w:rPr>
                <w:sz w:val="14"/>
                <w:szCs w:val="14"/>
              </w:rPr>
            </w:pPr>
            <w:ins w:id="23" w:author="Melanie Franklin" w:date="2025-09-09T11:45:00Z" w16du:dateUtc="2025-09-09T01:45:00Z">
              <w:r>
                <w:rPr>
                  <w:sz w:val="14"/>
                  <w:szCs w:val="14"/>
                </w:rPr>
                <w:fldChar w:fldCharType="begin"/>
              </w:r>
              <w:r>
                <w:rPr>
                  <w:sz w:val="14"/>
                  <w:szCs w:val="14"/>
                </w:rPr>
                <w:instrText>HYPERLINK "mailto:Andrew.King@technology1.com"</w:instrText>
              </w:r>
              <w:r>
                <w:rPr>
                  <w:sz w:val="14"/>
                  <w:szCs w:val="14"/>
                </w:rPr>
              </w:r>
              <w:r>
                <w:rPr>
                  <w:sz w:val="14"/>
                  <w:szCs w:val="14"/>
                </w:rPr>
                <w:fldChar w:fldCharType="separate"/>
              </w:r>
              <w:r w:rsidRPr="00840E9B">
                <w:rPr>
                  <w:rStyle w:val="Hyperlink"/>
                  <w:sz w:val="14"/>
                  <w:szCs w:val="14"/>
                </w:rPr>
                <w:t>Andrew.King@technology1.com</w:t>
              </w:r>
              <w:r>
                <w:rPr>
                  <w:sz w:val="14"/>
                  <w:szCs w:val="14"/>
                </w:rPr>
                <w:fldChar w:fldCharType="end"/>
              </w:r>
            </w:ins>
          </w:p>
        </w:tc>
        <w:tc>
          <w:tcPr>
            <w:tcW w:w="730" w:type="dxa"/>
            <w:noWrap/>
          </w:tcPr>
          <w:p w14:paraId="5C58B808" w14:textId="77777777" w:rsidR="00A05F50" w:rsidRPr="00683389" w:rsidRDefault="00A05F50" w:rsidP="00A05F50">
            <w:pPr>
              <w:pStyle w:val="BodyText"/>
              <w:rPr>
                <w:sz w:val="14"/>
                <w:szCs w:val="14"/>
              </w:rPr>
            </w:pPr>
          </w:p>
        </w:tc>
        <w:tc>
          <w:tcPr>
            <w:tcW w:w="730" w:type="dxa"/>
            <w:noWrap/>
          </w:tcPr>
          <w:p w14:paraId="5298E857" w14:textId="77777777" w:rsidR="00A05F50" w:rsidRPr="00683389" w:rsidRDefault="00A05F50" w:rsidP="00A05F50">
            <w:pPr>
              <w:pStyle w:val="BodyText"/>
              <w:rPr>
                <w:sz w:val="14"/>
                <w:szCs w:val="14"/>
              </w:rPr>
            </w:pPr>
          </w:p>
        </w:tc>
        <w:tc>
          <w:tcPr>
            <w:tcW w:w="730" w:type="dxa"/>
            <w:noWrap/>
          </w:tcPr>
          <w:p w14:paraId="4F163EDA" w14:textId="77777777" w:rsidR="00A05F50" w:rsidRPr="00683389" w:rsidRDefault="00A05F50" w:rsidP="00A05F50">
            <w:pPr>
              <w:pStyle w:val="BodyText"/>
              <w:rPr>
                <w:sz w:val="14"/>
                <w:szCs w:val="14"/>
              </w:rPr>
            </w:pPr>
          </w:p>
        </w:tc>
        <w:tc>
          <w:tcPr>
            <w:tcW w:w="729" w:type="dxa"/>
            <w:noWrap/>
          </w:tcPr>
          <w:p w14:paraId="23760498" w14:textId="77777777" w:rsidR="00A05F50" w:rsidRPr="00683389" w:rsidRDefault="00A05F50" w:rsidP="00A05F50">
            <w:pPr>
              <w:pStyle w:val="BodyText"/>
              <w:rPr>
                <w:sz w:val="14"/>
                <w:szCs w:val="14"/>
              </w:rPr>
            </w:pPr>
          </w:p>
        </w:tc>
        <w:tc>
          <w:tcPr>
            <w:tcW w:w="730" w:type="dxa"/>
            <w:noWrap/>
          </w:tcPr>
          <w:p w14:paraId="019AF511" w14:textId="77777777" w:rsidR="00A05F50" w:rsidRPr="00683389" w:rsidRDefault="00A05F50" w:rsidP="00A05F50">
            <w:pPr>
              <w:pStyle w:val="BodyText"/>
              <w:rPr>
                <w:sz w:val="14"/>
                <w:szCs w:val="14"/>
              </w:rPr>
            </w:pPr>
          </w:p>
        </w:tc>
        <w:tc>
          <w:tcPr>
            <w:tcW w:w="1021" w:type="dxa"/>
            <w:noWrap/>
          </w:tcPr>
          <w:p w14:paraId="30B84958" w14:textId="73E85728"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28E28957" w14:textId="33649384" w:rsidR="00A05F50" w:rsidRDefault="00A05F50" w:rsidP="00A05F50">
            <w:pPr>
              <w:pStyle w:val="BodyText"/>
              <w:rPr>
                <w:sz w:val="14"/>
                <w:szCs w:val="14"/>
              </w:rPr>
            </w:pPr>
            <w:r w:rsidRPr="00687841">
              <w:rPr>
                <w:sz w:val="14"/>
                <w:szCs w:val="14"/>
              </w:rPr>
              <w:t>All external details related to TechOne SFTP and API integration.</w:t>
            </w:r>
          </w:p>
        </w:tc>
      </w:tr>
      <w:tr w:rsidR="00A05F50" w:rsidRPr="009609F4" w14:paraId="3A38E1A2" w14:textId="77777777" w:rsidTr="008B7170">
        <w:trPr>
          <w:trHeight w:val="454"/>
        </w:trPr>
        <w:tc>
          <w:tcPr>
            <w:tcW w:w="1601" w:type="dxa"/>
            <w:shd w:val="clear" w:color="auto" w:fill="F2F2F2" w:themeFill="background1" w:themeFillShade="F2"/>
          </w:tcPr>
          <w:p w14:paraId="79C62232" w14:textId="3B34A289" w:rsidR="00A05F50" w:rsidRDefault="00A05F50" w:rsidP="00A05F50">
            <w:pPr>
              <w:spacing w:line="240" w:lineRule="auto"/>
              <w:jc w:val="center"/>
              <w:rPr>
                <w:rFonts w:cs="Calibri"/>
                <w:color w:val="2089FF" w:themeColor="text2" w:themeTint="99"/>
                <w:sz w:val="14"/>
                <w:szCs w:val="14"/>
              </w:rPr>
            </w:pPr>
            <w:r w:rsidRPr="003D4163">
              <w:rPr>
                <w:rFonts w:cs="Calibri"/>
                <w:color w:val="2089FF" w:themeColor="text2" w:themeTint="99"/>
                <w:sz w:val="14"/>
                <w:szCs w:val="14"/>
              </w:rPr>
              <w:t>Vago SFTP</w:t>
            </w:r>
          </w:p>
        </w:tc>
        <w:tc>
          <w:tcPr>
            <w:tcW w:w="1167" w:type="dxa"/>
            <w:shd w:val="clear" w:color="auto" w:fill="F2F2F2" w:themeFill="background1" w:themeFillShade="F2"/>
            <w:noWrap/>
          </w:tcPr>
          <w:p w14:paraId="411ADE96" w14:textId="6D4C40C7" w:rsidR="00A05F50" w:rsidRDefault="00A05F50" w:rsidP="00A05F50">
            <w:pPr>
              <w:spacing w:line="240" w:lineRule="auto"/>
              <w:jc w:val="center"/>
              <w:rPr>
                <w:rFonts w:cs="Calibri"/>
                <w:color w:val="8CB7E2" w:themeColor="background2" w:themeShade="BF"/>
                <w:sz w:val="14"/>
                <w:szCs w:val="14"/>
              </w:rPr>
            </w:pPr>
            <w:r>
              <w:rPr>
                <w:rFonts w:cs="Calibri"/>
                <w:color w:val="2089FF" w:themeColor="text2" w:themeTint="99"/>
                <w:sz w:val="14"/>
                <w:szCs w:val="14"/>
              </w:rPr>
              <w:t>Vago</w:t>
            </w:r>
          </w:p>
        </w:tc>
        <w:tc>
          <w:tcPr>
            <w:tcW w:w="729" w:type="dxa"/>
            <w:noWrap/>
          </w:tcPr>
          <w:p w14:paraId="3ED9F53D" w14:textId="215DF86C" w:rsidR="00A05F50" w:rsidRPr="00683389" w:rsidRDefault="00A05F50" w:rsidP="00A05F50">
            <w:pPr>
              <w:pStyle w:val="BodyText"/>
              <w:rPr>
                <w:sz w:val="14"/>
                <w:szCs w:val="14"/>
              </w:rPr>
            </w:pPr>
            <w:ins w:id="24" w:author="Melanie Franklin" w:date="2025-09-09T11:45:00Z" w16du:dateUtc="2025-09-09T01:45:00Z">
              <w:r>
                <w:rPr>
                  <w:sz w:val="14"/>
                  <w:szCs w:val="14"/>
                </w:rPr>
                <w:fldChar w:fldCharType="begin"/>
              </w:r>
              <w:r>
                <w:rPr>
                  <w:sz w:val="14"/>
                  <w:szCs w:val="14"/>
                </w:rPr>
                <w:instrText>HYPERLINK "mailto:matthew.dolan@audit.vic.gov.au"</w:instrText>
              </w:r>
              <w:r>
                <w:rPr>
                  <w:sz w:val="14"/>
                  <w:szCs w:val="14"/>
                </w:rPr>
              </w:r>
              <w:r>
                <w:rPr>
                  <w:sz w:val="14"/>
                  <w:szCs w:val="14"/>
                </w:rPr>
                <w:fldChar w:fldCharType="separate"/>
              </w:r>
              <w:r w:rsidRPr="00840E9B">
                <w:rPr>
                  <w:rStyle w:val="Hyperlink"/>
                  <w:sz w:val="14"/>
                  <w:szCs w:val="14"/>
                </w:rPr>
                <w:t>matthew.dolan@audit.</w:t>
              </w:r>
              <w:r w:rsidRPr="00840E9B">
                <w:rPr>
                  <w:rStyle w:val="Hyperlink"/>
                  <w:sz w:val="14"/>
                  <w:szCs w:val="14"/>
                </w:rPr>
                <w:lastRenderedPageBreak/>
                <w:t>vic.gov.au</w:t>
              </w:r>
              <w:r>
                <w:rPr>
                  <w:sz w:val="14"/>
                  <w:szCs w:val="14"/>
                </w:rPr>
                <w:fldChar w:fldCharType="end"/>
              </w:r>
            </w:ins>
          </w:p>
        </w:tc>
        <w:tc>
          <w:tcPr>
            <w:tcW w:w="730" w:type="dxa"/>
            <w:noWrap/>
          </w:tcPr>
          <w:p w14:paraId="4AA1E958" w14:textId="77777777" w:rsidR="00A05F50" w:rsidRPr="00683389" w:rsidRDefault="00A05F50" w:rsidP="00A05F50">
            <w:pPr>
              <w:pStyle w:val="BodyText"/>
              <w:rPr>
                <w:sz w:val="14"/>
                <w:szCs w:val="14"/>
              </w:rPr>
            </w:pPr>
          </w:p>
        </w:tc>
        <w:tc>
          <w:tcPr>
            <w:tcW w:w="730" w:type="dxa"/>
            <w:noWrap/>
          </w:tcPr>
          <w:p w14:paraId="4081BA0C" w14:textId="77777777" w:rsidR="00A05F50" w:rsidRPr="00683389" w:rsidRDefault="00A05F50" w:rsidP="00A05F50">
            <w:pPr>
              <w:pStyle w:val="BodyText"/>
              <w:rPr>
                <w:sz w:val="14"/>
                <w:szCs w:val="14"/>
              </w:rPr>
            </w:pPr>
          </w:p>
        </w:tc>
        <w:tc>
          <w:tcPr>
            <w:tcW w:w="730" w:type="dxa"/>
            <w:noWrap/>
          </w:tcPr>
          <w:p w14:paraId="4BCB3979" w14:textId="77777777" w:rsidR="00A05F50" w:rsidRPr="00683389" w:rsidRDefault="00A05F50" w:rsidP="00A05F50">
            <w:pPr>
              <w:pStyle w:val="BodyText"/>
              <w:rPr>
                <w:sz w:val="14"/>
                <w:szCs w:val="14"/>
              </w:rPr>
            </w:pPr>
          </w:p>
        </w:tc>
        <w:tc>
          <w:tcPr>
            <w:tcW w:w="729" w:type="dxa"/>
            <w:noWrap/>
          </w:tcPr>
          <w:p w14:paraId="4E68AC00" w14:textId="77777777" w:rsidR="00A05F50" w:rsidRPr="00683389" w:rsidRDefault="00A05F50" w:rsidP="00A05F50">
            <w:pPr>
              <w:pStyle w:val="BodyText"/>
              <w:rPr>
                <w:sz w:val="14"/>
                <w:szCs w:val="14"/>
              </w:rPr>
            </w:pPr>
          </w:p>
        </w:tc>
        <w:tc>
          <w:tcPr>
            <w:tcW w:w="730" w:type="dxa"/>
            <w:noWrap/>
          </w:tcPr>
          <w:p w14:paraId="209B5C0F" w14:textId="77777777" w:rsidR="00A05F50" w:rsidRPr="00683389" w:rsidRDefault="00A05F50" w:rsidP="00A05F50">
            <w:pPr>
              <w:pStyle w:val="BodyText"/>
              <w:rPr>
                <w:sz w:val="14"/>
                <w:szCs w:val="14"/>
              </w:rPr>
            </w:pPr>
          </w:p>
        </w:tc>
        <w:tc>
          <w:tcPr>
            <w:tcW w:w="1021" w:type="dxa"/>
            <w:noWrap/>
          </w:tcPr>
          <w:p w14:paraId="0327800C" w14:textId="679FC306"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1D68029C" w14:textId="7709BD61" w:rsidR="00A05F50" w:rsidRDefault="00A05F50" w:rsidP="00A05F50">
            <w:pPr>
              <w:pStyle w:val="BodyText"/>
              <w:rPr>
                <w:sz w:val="14"/>
                <w:szCs w:val="14"/>
              </w:rPr>
            </w:pPr>
            <w:r w:rsidRPr="00E77240">
              <w:rPr>
                <w:sz w:val="14"/>
                <w:szCs w:val="14"/>
              </w:rPr>
              <w:t>All external details related to Vago integration.</w:t>
            </w:r>
          </w:p>
        </w:tc>
      </w:tr>
      <w:tr w:rsidR="00A05F50" w:rsidRPr="009609F4" w14:paraId="316657CF" w14:textId="77777777" w:rsidTr="008B7170">
        <w:trPr>
          <w:cnfStyle w:val="000000010000" w:firstRow="0" w:lastRow="0" w:firstColumn="0" w:lastColumn="0" w:oddVBand="0" w:evenVBand="0" w:oddHBand="0" w:evenHBand="1" w:firstRowFirstColumn="0" w:firstRowLastColumn="0" w:lastRowFirstColumn="0" w:lastRowLastColumn="0"/>
          <w:trHeight w:val="454"/>
        </w:trPr>
        <w:tc>
          <w:tcPr>
            <w:tcW w:w="1601" w:type="dxa"/>
            <w:shd w:val="clear" w:color="auto" w:fill="F2F2F2" w:themeFill="background1" w:themeFillShade="F2"/>
          </w:tcPr>
          <w:p w14:paraId="120DDBA0" w14:textId="2D1010E4" w:rsidR="00A05F50" w:rsidRDefault="00A05F50" w:rsidP="00A05F50">
            <w:pPr>
              <w:spacing w:line="240" w:lineRule="auto"/>
              <w:jc w:val="center"/>
              <w:rPr>
                <w:rFonts w:cs="Calibri"/>
                <w:color w:val="2089FF" w:themeColor="text2" w:themeTint="99"/>
                <w:sz w:val="14"/>
                <w:szCs w:val="14"/>
              </w:rPr>
            </w:pPr>
            <w:r>
              <w:rPr>
                <w:rFonts w:cs="Calibri"/>
                <w:color w:val="2089FF" w:themeColor="text2" w:themeTint="99"/>
                <w:sz w:val="14"/>
                <w:szCs w:val="14"/>
              </w:rPr>
              <w:t>Visa</w:t>
            </w:r>
            <w:r w:rsidRPr="006A6879">
              <w:rPr>
                <w:rFonts w:cs="Calibri"/>
                <w:color w:val="2089FF" w:themeColor="text2" w:themeTint="99"/>
                <w:sz w:val="14"/>
                <w:szCs w:val="14"/>
              </w:rPr>
              <w:t xml:space="preserve"> SFTP</w:t>
            </w:r>
          </w:p>
        </w:tc>
        <w:tc>
          <w:tcPr>
            <w:tcW w:w="1167" w:type="dxa"/>
            <w:shd w:val="clear" w:color="auto" w:fill="F2F2F2" w:themeFill="background1" w:themeFillShade="F2"/>
            <w:noWrap/>
          </w:tcPr>
          <w:p w14:paraId="38AF552E" w14:textId="5C64C382" w:rsidR="00A05F50" w:rsidRDefault="00A05F50" w:rsidP="00A05F50">
            <w:pPr>
              <w:spacing w:line="240" w:lineRule="auto"/>
              <w:jc w:val="center"/>
              <w:rPr>
                <w:rFonts w:cs="Calibri"/>
                <w:color w:val="8CB7E2" w:themeColor="background2" w:themeShade="BF"/>
                <w:sz w:val="14"/>
                <w:szCs w:val="14"/>
              </w:rPr>
            </w:pPr>
            <w:r>
              <w:rPr>
                <w:rFonts w:cs="Calibri"/>
                <w:color w:val="2089FF" w:themeColor="text2" w:themeTint="99"/>
                <w:sz w:val="14"/>
                <w:szCs w:val="14"/>
              </w:rPr>
              <w:t>Visa</w:t>
            </w:r>
          </w:p>
        </w:tc>
        <w:tc>
          <w:tcPr>
            <w:tcW w:w="729" w:type="dxa"/>
            <w:noWrap/>
          </w:tcPr>
          <w:p w14:paraId="39638733" w14:textId="20AD3369" w:rsidR="00A05F50" w:rsidRPr="00683389" w:rsidRDefault="00A05F50" w:rsidP="00A05F50">
            <w:pPr>
              <w:pStyle w:val="BodyText"/>
              <w:rPr>
                <w:sz w:val="14"/>
                <w:szCs w:val="14"/>
              </w:rPr>
            </w:pPr>
            <w:ins w:id="25" w:author="Melanie Franklin" w:date="2025-09-09T11:45:00Z" w16du:dateUtc="2025-09-09T01:45:00Z">
              <w:r>
                <w:rPr>
                  <w:sz w:val="14"/>
                  <w:szCs w:val="14"/>
                </w:rPr>
                <w:fldChar w:fldCharType="begin"/>
              </w:r>
              <w:r>
                <w:rPr>
                  <w:sz w:val="14"/>
                  <w:szCs w:val="14"/>
                </w:rPr>
                <w:instrText>HYPERLINK "mailto:mcathari@visa.com"</w:instrText>
              </w:r>
              <w:r>
                <w:rPr>
                  <w:sz w:val="14"/>
                  <w:szCs w:val="14"/>
                </w:rPr>
              </w:r>
              <w:r>
                <w:rPr>
                  <w:sz w:val="14"/>
                  <w:szCs w:val="14"/>
                </w:rPr>
                <w:fldChar w:fldCharType="separate"/>
              </w:r>
              <w:r w:rsidRPr="00840E9B">
                <w:rPr>
                  <w:rStyle w:val="Hyperlink"/>
                  <w:sz w:val="14"/>
                  <w:szCs w:val="14"/>
                </w:rPr>
                <w:t>mcathari@visa.com</w:t>
              </w:r>
              <w:r>
                <w:rPr>
                  <w:sz w:val="14"/>
                  <w:szCs w:val="14"/>
                </w:rPr>
                <w:fldChar w:fldCharType="end"/>
              </w:r>
            </w:ins>
          </w:p>
        </w:tc>
        <w:tc>
          <w:tcPr>
            <w:tcW w:w="730" w:type="dxa"/>
            <w:noWrap/>
          </w:tcPr>
          <w:p w14:paraId="3A467FED" w14:textId="77777777" w:rsidR="00A05F50" w:rsidRPr="00683389" w:rsidRDefault="00A05F50" w:rsidP="00A05F50">
            <w:pPr>
              <w:pStyle w:val="BodyText"/>
              <w:rPr>
                <w:sz w:val="14"/>
                <w:szCs w:val="14"/>
              </w:rPr>
            </w:pPr>
          </w:p>
        </w:tc>
        <w:tc>
          <w:tcPr>
            <w:tcW w:w="730" w:type="dxa"/>
            <w:noWrap/>
          </w:tcPr>
          <w:p w14:paraId="3DA67D1E" w14:textId="77777777" w:rsidR="00A05F50" w:rsidRPr="00683389" w:rsidRDefault="00A05F50" w:rsidP="00A05F50">
            <w:pPr>
              <w:pStyle w:val="BodyText"/>
              <w:rPr>
                <w:sz w:val="14"/>
                <w:szCs w:val="14"/>
              </w:rPr>
            </w:pPr>
          </w:p>
        </w:tc>
        <w:tc>
          <w:tcPr>
            <w:tcW w:w="730" w:type="dxa"/>
            <w:noWrap/>
          </w:tcPr>
          <w:p w14:paraId="371AAF75" w14:textId="77777777" w:rsidR="00A05F50" w:rsidRPr="00683389" w:rsidRDefault="00A05F50" w:rsidP="00A05F50">
            <w:pPr>
              <w:pStyle w:val="BodyText"/>
              <w:rPr>
                <w:sz w:val="14"/>
                <w:szCs w:val="14"/>
              </w:rPr>
            </w:pPr>
          </w:p>
        </w:tc>
        <w:tc>
          <w:tcPr>
            <w:tcW w:w="729" w:type="dxa"/>
            <w:noWrap/>
          </w:tcPr>
          <w:p w14:paraId="15C9E0E4" w14:textId="77777777" w:rsidR="00A05F50" w:rsidRPr="00683389" w:rsidRDefault="00A05F50" w:rsidP="00A05F50">
            <w:pPr>
              <w:pStyle w:val="BodyText"/>
              <w:rPr>
                <w:sz w:val="14"/>
                <w:szCs w:val="14"/>
              </w:rPr>
            </w:pPr>
          </w:p>
        </w:tc>
        <w:tc>
          <w:tcPr>
            <w:tcW w:w="730" w:type="dxa"/>
            <w:noWrap/>
          </w:tcPr>
          <w:p w14:paraId="7CC545F1" w14:textId="77777777" w:rsidR="00A05F50" w:rsidRPr="00683389" w:rsidRDefault="00A05F50" w:rsidP="00A05F50">
            <w:pPr>
              <w:pStyle w:val="BodyText"/>
              <w:rPr>
                <w:sz w:val="14"/>
                <w:szCs w:val="14"/>
              </w:rPr>
            </w:pPr>
          </w:p>
        </w:tc>
        <w:tc>
          <w:tcPr>
            <w:tcW w:w="1021" w:type="dxa"/>
            <w:noWrap/>
          </w:tcPr>
          <w:p w14:paraId="37193AD1" w14:textId="4BB32A46"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5DF23EF6" w14:textId="336998F8" w:rsidR="00A05F50" w:rsidRDefault="00A05F50" w:rsidP="00A05F50">
            <w:pPr>
              <w:pStyle w:val="BodyText"/>
              <w:rPr>
                <w:sz w:val="14"/>
                <w:szCs w:val="14"/>
              </w:rPr>
            </w:pPr>
            <w:r w:rsidRPr="00E77240">
              <w:rPr>
                <w:sz w:val="14"/>
                <w:szCs w:val="14"/>
              </w:rPr>
              <w:t>All external details related to Visa integration.</w:t>
            </w:r>
          </w:p>
        </w:tc>
      </w:tr>
      <w:tr w:rsidR="00A05F50" w:rsidRPr="009609F4" w14:paraId="4FCB5A03" w14:textId="77777777" w:rsidTr="008B7170">
        <w:trPr>
          <w:trHeight w:val="454"/>
        </w:trPr>
        <w:tc>
          <w:tcPr>
            <w:tcW w:w="1601" w:type="dxa"/>
            <w:shd w:val="clear" w:color="auto" w:fill="F2F2F2" w:themeFill="background1" w:themeFillShade="F2"/>
          </w:tcPr>
          <w:p w14:paraId="2E6C575C" w14:textId="2F9A0D2D" w:rsidR="00A05F50" w:rsidRDefault="00A05F50" w:rsidP="00A05F50">
            <w:pPr>
              <w:spacing w:line="240" w:lineRule="auto"/>
              <w:jc w:val="center"/>
              <w:rPr>
                <w:rFonts w:cs="Calibri"/>
                <w:color w:val="2089FF" w:themeColor="text2" w:themeTint="99"/>
                <w:sz w:val="14"/>
                <w:szCs w:val="14"/>
              </w:rPr>
            </w:pPr>
            <w:r>
              <w:rPr>
                <w:rFonts w:cs="Calibri"/>
                <w:color w:val="2089FF" w:themeColor="text2" w:themeTint="99"/>
                <w:sz w:val="14"/>
                <w:szCs w:val="14"/>
              </w:rPr>
              <w:t>Westpac SFTP</w:t>
            </w:r>
          </w:p>
        </w:tc>
        <w:tc>
          <w:tcPr>
            <w:tcW w:w="1167" w:type="dxa"/>
            <w:shd w:val="clear" w:color="auto" w:fill="F2F2F2" w:themeFill="background1" w:themeFillShade="F2"/>
            <w:noWrap/>
          </w:tcPr>
          <w:p w14:paraId="0D60302E" w14:textId="43F83C82" w:rsidR="00A05F50" w:rsidRDefault="00A05F50" w:rsidP="00A05F50">
            <w:pPr>
              <w:spacing w:line="240" w:lineRule="auto"/>
              <w:jc w:val="center"/>
              <w:rPr>
                <w:rFonts w:cs="Calibri"/>
                <w:color w:val="8CB7E2" w:themeColor="background2" w:themeShade="BF"/>
                <w:sz w:val="14"/>
                <w:szCs w:val="14"/>
              </w:rPr>
            </w:pPr>
            <w:r>
              <w:rPr>
                <w:rFonts w:cs="Calibri"/>
                <w:color w:val="2089FF" w:themeColor="text2" w:themeTint="99"/>
                <w:sz w:val="14"/>
                <w:szCs w:val="14"/>
              </w:rPr>
              <w:t>Westpac</w:t>
            </w:r>
          </w:p>
        </w:tc>
        <w:tc>
          <w:tcPr>
            <w:tcW w:w="729" w:type="dxa"/>
            <w:noWrap/>
          </w:tcPr>
          <w:p w14:paraId="3E24FA53" w14:textId="253613CE" w:rsidR="00A05F50" w:rsidRPr="00683389" w:rsidRDefault="00A05F50" w:rsidP="00A05F50">
            <w:pPr>
              <w:pStyle w:val="BodyText"/>
              <w:rPr>
                <w:sz w:val="14"/>
                <w:szCs w:val="14"/>
              </w:rPr>
            </w:pPr>
            <w:ins w:id="26" w:author="Melanie Franklin" w:date="2025-09-09T11:45:00Z" w16du:dateUtc="2025-09-09T01:45:00Z">
              <w:r>
                <w:rPr>
                  <w:sz w:val="14"/>
                  <w:szCs w:val="14"/>
                </w:rPr>
                <w:fldChar w:fldCharType="begin"/>
              </w:r>
              <w:r>
                <w:rPr>
                  <w:sz w:val="14"/>
                  <w:szCs w:val="14"/>
                </w:rPr>
                <w:instrText>HYPERLINK "mailto:ivan.matanovic@westpac.com.au"</w:instrText>
              </w:r>
              <w:r>
                <w:rPr>
                  <w:sz w:val="14"/>
                  <w:szCs w:val="14"/>
                </w:rPr>
              </w:r>
              <w:r>
                <w:rPr>
                  <w:sz w:val="14"/>
                  <w:szCs w:val="14"/>
                </w:rPr>
                <w:fldChar w:fldCharType="separate"/>
              </w:r>
              <w:r w:rsidRPr="00840E9B">
                <w:rPr>
                  <w:rStyle w:val="Hyperlink"/>
                  <w:sz w:val="14"/>
                  <w:szCs w:val="14"/>
                </w:rPr>
                <w:t>ivan.matanovic@westpac.com.au</w:t>
              </w:r>
              <w:r>
                <w:rPr>
                  <w:sz w:val="14"/>
                  <w:szCs w:val="14"/>
                </w:rPr>
                <w:fldChar w:fldCharType="end"/>
              </w:r>
            </w:ins>
          </w:p>
        </w:tc>
        <w:tc>
          <w:tcPr>
            <w:tcW w:w="730" w:type="dxa"/>
            <w:noWrap/>
          </w:tcPr>
          <w:p w14:paraId="2BA42309" w14:textId="77777777" w:rsidR="00A05F50" w:rsidRPr="00683389" w:rsidRDefault="00A05F50" w:rsidP="00A05F50">
            <w:pPr>
              <w:pStyle w:val="BodyText"/>
              <w:rPr>
                <w:sz w:val="14"/>
                <w:szCs w:val="14"/>
              </w:rPr>
            </w:pPr>
          </w:p>
        </w:tc>
        <w:tc>
          <w:tcPr>
            <w:tcW w:w="730" w:type="dxa"/>
            <w:noWrap/>
          </w:tcPr>
          <w:p w14:paraId="52E0E4CA" w14:textId="77777777" w:rsidR="00A05F50" w:rsidRPr="00683389" w:rsidRDefault="00A05F50" w:rsidP="00A05F50">
            <w:pPr>
              <w:pStyle w:val="BodyText"/>
              <w:rPr>
                <w:sz w:val="14"/>
                <w:szCs w:val="14"/>
              </w:rPr>
            </w:pPr>
          </w:p>
        </w:tc>
        <w:tc>
          <w:tcPr>
            <w:tcW w:w="730" w:type="dxa"/>
            <w:noWrap/>
          </w:tcPr>
          <w:p w14:paraId="18B5EF07" w14:textId="77777777" w:rsidR="00A05F50" w:rsidRPr="00683389" w:rsidRDefault="00A05F50" w:rsidP="00A05F50">
            <w:pPr>
              <w:pStyle w:val="BodyText"/>
              <w:rPr>
                <w:sz w:val="14"/>
                <w:szCs w:val="14"/>
              </w:rPr>
            </w:pPr>
          </w:p>
        </w:tc>
        <w:tc>
          <w:tcPr>
            <w:tcW w:w="729" w:type="dxa"/>
            <w:noWrap/>
          </w:tcPr>
          <w:p w14:paraId="169FAAA0" w14:textId="77777777" w:rsidR="00A05F50" w:rsidRPr="00683389" w:rsidRDefault="00A05F50" w:rsidP="00A05F50">
            <w:pPr>
              <w:pStyle w:val="BodyText"/>
              <w:rPr>
                <w:sz w:val="14"/>
                <w:szCs w:val="14"/>
              </w:rPr>
            </w:pPr>
          </w:p>
        </w:tc>
        <w:tc>
          <w:tcPr>
            <w:tcW w:w="730" w:type="dxa"/>
            <w:noWrap/>
          </w:tcPr>
          <w:p w14:paraId="06616FC1" w14:textId="77777777" w:rsidR="00A05F50" w:rsidRPr="00683389" w:rsidRDefault="00A05F50" w:rsidP="00A05F50">
            <w:pPr>
              <w:pStyle w:val="BodyText"/>
              <w:rPr>
                <w:sz w:val="14"/>
                <w:szCs w:val="14"/>
              </w:rPr>
            </w:pPr>
          </w:p>
        </w:tc>
        <w:tc>
          <w:tcPr>
            <w:tcW w:w="1021" w:type="dxa"/>
            <w:noWrap/>
          </w:tcPr>
          <w:p w14:paraId="6308F85B" w14:textId="751E3E41"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6A2CB291" w14:textId="24472D7D" w:rsidR="00A05F50" w:rsidRDefault="00A05F50" w:rsidP="00A05F50">
            <w:pPr>
              <w:pStyle w:val="BodyText"/>
              <w:rPr>
                <w:sz w:val="14"/>
                <w:szCs w:val="14"/>
              </w:rPr>
            </w:pPr>
            <w:r w:rsidRPr="00E77240">
              <w:rPr>
                <w:sz w:val="14"/>
                <w:szCs w:val="14"/>
              </w:rPr>
              <w:t xml:space="preserve">All external details related to </w:t>
            </w:r>
            <w:r>
              <w:rPr>
                <w:sz w:val="14"/>
                <w:szCs w:val="14"/>
              </w:rPr>
              <w:t>Westpac</w:t>
            </w:r>
            <w:r w:rsidRPr="00E77240">
              <w:rPr>
                <w:sz w:val="14"/>
                <w:szCs w:val="14"/>
              </w:rPr>
              <w:t xml:space="preserve"> integration.</w:t>
            </w:r>
          </w:p>
        </w:tc>
      </w:tr>
      <w:tr w:rsidR="00A05F50" w:rsidRPr="009609F4" w14:paraId="7EB970F2" w14:textId="77777777" w:rsidTr="008B7170">
        <w:trPr>
          <w:cnfStyle w:val="000000010000" w:firstRow="0" w:lastRow="0" w:firstColumn="0" w:lastColumn="0" w:oddVBand="0" w:evenVBand="0" w:oddHBand="0" w:evenHBand="1" w:firstRowFirstColumn="0" w:firstRowLastColumn="0" w:lastRowFirstColumn="0" w:lastRowLastColumn="0"/>
          <w:trHeight w:val="454"/>
        </w:trPr>
        <w:tc>
          <w:tcPr>
            <w:tcW w:w="1601" w:type="dxa"/>
            <w:shd w:val="clear" w:color="auto" w:fill="F2F2F2" w:themeFill="background1" w:themeFillShade="F2"/>
          </w:tcPr>
          <w:p w14:paraId="529E9644" w14:textId="26A291BD" w:rsidR="00A05F50" w:rsidRDefault="00A05F50" w:rsidP="00A05F50">
            <w:pPr>
              <w:spacing w:line="240" w:lineRule="auto"/>
              <w:jc w:val="center"/>
              <w:rPr>
                <w:rFonts w:cs="Calibri"/>
                <w:color w:val="2089FF" w:themeColor="text2" w:themeTint="99"/>
                <w:sz w:val="14"/>
                <w:szCs w:val="14"/>
              </w:rPr>
            </w:pPr>
            <w:proofErr w:type="spellStart"/>
            <w:r w:rsidRPr="00A0285A">
              <w:rPr>
                <w:rFonts w:cs="Calibri"/>
                <w:color w:val="2089FF" w:themeColor="text2" w:themeTint="99"/>
                <w:sz w:val="14"/>
                <w:szCs w:val="14"/>
              </w:rPr>
              <w:t>ExpenseMe</w:t>
            </w:r>
            <w:proofErr w:type="spellEnd"/>
            <w:r w:rsidRPr="00A0285A">
              <w:rPr>
                <w:rFonts w:cs="Calibri"/>
                <w:color w:val="2089FF" w:themeColor="text2" w:themeTint="99"/>
                <w:sz w:val="14"/>
                <w:szCs w:val="14"/>
              </w:rPr>
              <w:t xml:space="preserve"> Pro</w:t>
            </w:r>
          </w:p>
        </w:tc>
        <w:tc>
          <w:tcPr>
            <w:tcW w:w="1167" w:type="dxa"/>
            <w:shd w:val="clear" w:color="auto" w:fill="F2F2F2" w:themeFill="background1" w:themeFillShade="F2"/>
            <w:noWrap/>
          </w:tcPr>
          <w:p w14:paraId="28F77D9B" w14:textId="45BDD993" w:rsidR="00A05F50" w:rsidRDefault="00A05F50" w:rsidP="00A05F50">
            <w:pPr>
              <w:spacing w:line="240" w:lineRule="auto"/>
              <w:jc w:val="center"/>
              <w:rPr>
                <w:rFonts w:cs="Calibri"/>
                <w:color w:val="8CB7E2" w:themeColor="background2" w:themeShade="BF"/>
                <w:sz w:val="14"/>
                <w:szCs w:val="14"/>
              </w:rPr>
            </w:pPr>
            <w:proofErr w:type="spellStart"/>
            <w:r w:rsidRPr="001E6714">
              <w:rPr>
                <w:rFonts w:cs="Calibri"/>
                <w:color w:val="2089FF" w:themeColor="text2" w:themeTint="99"/>
                <w:sz w:val="14"/>
                <w:szCs w:val="14"/>
              </w:rPr>
              <w:t>Inlogik</w:t>
            </w:r>
            <w:proofErr w:type="spellEnd"/>
          </w:p>
        </w:tc>
        <w:tc>
          <w:tcPr>
            <w:tcW w:w="729" w:type="dxa"/>
            <w:noWrap/>
          </w:tcPr>
          <w:p w14:paraId="399A610D" w14:textId="1F50B50B" w:rsidR="00A05F50" w:rsidRPr="00683389" w:rsidRDefault="00A05F50" w:rsidP="00A05F50">
            <w:pPr>
              <w:pStyle w:val="BodyText"/>
              <w:rPr>
                <w:sz w:val="14"/>
                <w:szCs w:val="14"/>
              </w:rPr>
            </w:pPr>
            <w:ins w:id="27" w:author="Melanie Franklin" w:date="2025-09-09T11:46:00Z" w16du:dateUtc="2025-09-09T01:46:00Z">
              <w:r>
                <w:rPr>
                  <w:sz w:val="14"/>
                  <w:szCs w:val="14"/>
                </w:rPr>
                <w:fldChar w:fldCharType="begin"/>
              </w:r>
              <w:r>
                <w:rPr>
                  <w:sz w:val="14"/>
                  <w:szCs w:val="14"/>
                </w:rPr>
                <w:instrText>HYPERLINK "mailto:desmond.pushparaj@inlogik.com"</w:instrText>
              </w:r>
              <w:r>
                <w:rPr>
                  <w:sz w:val="14"/>
                  <w:szCs w:val="14"/>
                </w:rPr>
              </w:r>
              <w:r>
                <w:rPr>
                  <w:sz w:val="14"/>
                  <w:szCs w:val="14"/>
                </w:rPr>
                <w:fldChar w:fldCharType="separate"/>
              </w:r>
              <w:r w:rsidRPr="00840E9B">
                <w:rPr>
                  <w:rStyle w:val="Hyperlink"/>
                  <w:sz w:val="14"/>
                  <w:szCs w:val="14"/>
                </w:rPr>
                <w:t>desmond.pushparaj@inlogik.com</w:t>
              </w:r>
              <w:r>
                <w:rPr>
                  <w:sz w:val="14"/>
                  <w:szCs w:val="14"/>
                </w:rPr>
                <w:fldChar w:fldCharType="end"/>
              </w:r>
            </w:ins>
          </w:p>
        </w:tc>
        <w:tc>
          <w:tcPr>
            <w:tcW w:w="730" w:type="dxa"/>
            <w:noWrap/>
          </w:tcPr>
          <w:p w14:paraId="7289FCF9" w14:textId="77777777" w:rsidR="00A05F50" w:rsidRPr="00683389" w:rsidRDefault="00A05F50" w:rsidP="00A05F50">
            <w:pPr>
              <w:pStyle w:val="BodyText"/>
              <w:rPr>
                <w:sz w:val="14"/>
                <w:szCs w:val="14"/>
              </w:rPr>
            </w:pPr>
          </w:p>
        </w:tc>
        <w:tc>
          <w:tcPr>
            <w:tcW w:w="730" w:type="dxa"/>
            <w:noWrap/>
          </w:tcPr>
          <w:p w14:paraId="32BAC0B6" w14:textId="77777777" w:rsidR="00A05F50" w:rsidRPr="00683389" w:rsidRDefault="00A05F50" w:rsidP="00A05F50">
            <w:pPr>
              <w:pStyle w:val="BodyText"/>
              <w:rPr>
                <w:sz w:val="14"/>
                <w:szCs w:val="14"/>
              </w:rPr>
            </w:pPr>
          </w:p>
        </w:tc>
        <w:tc>
          <w:tcPr>
            <w:tcW w:w="730" w:type="dxa"/>
            <w:noWrap/>
          </w:tcPr>
          <w:p w14:paraId="417FE174" w14:textId="77777777" w:rsidR="00A05F50" w:rsidRPr="00683389" w:rsidRDefault="00A05F50" w:rsidP="00A05F50">
            <w:pPr>
              <w:pStyle w:val="BodyText"/>
              <w:rPr>
                <w:sz w:val="14"/>
                <w:szCs w:val="14"/>
              </w:rPr>
            </w:pPr>
          </w:p>
        </w:tc>
        <w:tc>
          <w:tcPr>
            <w:tcW w:w="729" w:type="dxa"/>
            <w:noWrap/>
          </w:tcPr>
          <w:p w14:paraId="61F90916" w14:textId="77777777" w:rsidR="00A05F50" w:rsidRPr="00683389" w:rsidRDefault="00A05F50" w:rsidP="00A05F50">
            <w:pPr>
              <w:pStyle w:val="BodyText"/>
              <w:rPr>
                <w:sz w:val="14"/>
                <w:szCs w:val="14"/>
              </w:rPr>
            </w:pPr>
          </w:p>
        </w:tc>
        <w:tc>
          <w:tcPr>
            <w:tcW w:w="730" w:type="dxa"/>
            <w:noWrap/>
          </w:tcPr>
          <w:p w14:paraId="29DE8B0D" w14:textId="77777777" w:rsidR="00A05F50" w:rsidRPr="00683389" w:rsidRDefault="00A05F50" w:rsidP="00A05F50">
            <w:pPr>
              <w:pStyle w:val="BodyText"/>
              <w:rPr>
                <w:sz w:val="14"/>
                <w:szCs w:val="14"/>
              </w:rPr>
            </w:pPr>
          </w:p>
        </w:tc>
        <w:tc>
          <w:tcPr>
            <w:tcW w:w="1021" w:type="dxa"/>
            <w:noWrap/>
          </w:tcPr>
          <w:p w14:paraId="59894770" w14:textId="59A8E136"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02868C1A" w14:textId="3ED4B56D" w:rsidR="00A05F50" w:rsidRDefault="00A05F50" w:rsidP="00A05F50">
            <w:pPr>
              <w:pStyle w:val="BodyText"/>
              <w:rPr>
                <w:sz w:val="14"/>
                <w:szCs w:val="14"/>
              </w:rPr>
            </w:pPr>
            <w:r w:rsidRPr="00E77240">
              <w:rPr>
                <w:sz w:val="14"/>
                <w:szCs w:val="14"/>
              </w:rPr>
              <w:t xml:space="preserve">All external details related to </w:t>
            </w:r>
            <w:proofErr w:type="spellStart"/>
            <w:r>
              <w:rPr>
                <w:sz w:val="14"/>
                <w:szCs w:val="14"/>
              </w:rPr>
              <w:t>ExpenseMe</w:t>
            </w:r>
            <w:proofErr w:type="spellEnd"/>
            <w:r>
              <w:rPr>
                <w:sz w:val="14"/>
                <w:szCs w:val="14"/>
              </w:rPr>
              <w:t xml:space="preserve"> Pro</w:t>
            </w:r>
            <w:r w:rsidRPr="00E77240">
              <w:rPr>
                <w:sz w:val="14"/>
                <w:szCs w:val="14"/>
              </w:rPr>
              <w:t xml:space="preserve"> integration.</w:t>
            </w:r>
          </w:p>
        </w:tc>
      </w:tr>
      <w:tr w:rsidR="00A05F50" w:rsidRPr="009609F4" w14:paraId="5C5AC6C7" w14:textId="77777777" w:rsidTr="008B7170">
        <w:trPr>
          <w:trHeight w:val="454"/>
        </w:trPr>
        <w:tc>
          <w:tcPr>
            <w:tcW w:w="1601" w:type="dxa"/>
            <w:shd w:val="clear" w:color="auto" w:fill="F2F2F2" w:themeFill="background1" w:themeFillShade="F2"/>
          </w:tcPr>
          <w:p w14:paraId="6068598B" w14:textId="763E3C43" w:rsidR="00A05F50" w:rsidRDefault="00A05F50" w:rsidP="00A05F50">
            <w:pPr>
              <w:spacing w:line="240" w:lineRule="auto"/>
              <w:jc w:val="center"/>
              <w:rPr>
                <w:rFonts w:cs="Calibri"/>
                <w:color w:val="2089FF" w:themeColor="text2" w:themeTint="99"/>
                <w:sz w:val="14"/>
                <w:szCs w:val="14"/>
              </w:rPr>
            </w:pPr>
            <w:proofErr w:type="spellStart"/>
            <w:r w:rsidRPr="00A0285A">
              <w:rPr>
                <w:rFonts w:cs="Calibri"/>
                <w:color w:val="2089FF" w:themeColor="text2" w:themeTint="99"/>
                <w:sz w:val="14"/>
                <w:szCs w:val="14"/>
              </w:rPr>
              <w:t>eCloud</w:t>
            </w:r>
            <w:proofErr w:type="spellEnd"/>
            <w:r w:rsidRPr="00A0285A">
              <w:rPr>
                <w:rFonts w:cs="Calibri"/>
                <w:color w:val="2089FF" w:themeColor="text2" w:themeTint="99"/>
                <w:sz w:val="14"/>
                <w:szCs w:val="14"/>
              </w:rPr>
              <w:t xml:space="preserve"> SFTP</w:t>
            </w:r>
          </w:p>
        </w:tc>
        <w:tc>
          <w:tcPr>
            <w:tcW w:w="1167" w:type="dxa"/>
            <w:shd w:val="clear" w:color="auto" w:fill="F2F2F2" w:themeFill="background1" w:themeFillShade="F2"/>
            <w:noWrap/>
          </w:tcPr>
          <w:p w14:paraId="1E401F49" w14:textId="4C9ACB4D" w:rsidR="00A05F50" w:rsidRDefault="00A05F50" w:rsidP="00A05F50">
            <w:pPr>
              <w:spacing w:line="240" w:lineRule="auto"/>
              <w:jc w:val="center"/>
              <w:rPr>
                <w:rFonts w:cs="Calibri"/>
                <w:color w:val="8CB7E2" w:themeColor="background2" w:themeShade="BF"/>
                <w:sz w:val="14"/>
                <w:szCs w:val="14"/>
              </w:rPr>
            </w:pPr>
            <w:proofErr w:type="spellStart"/>
            <w:r>
              <w:rPr>
                <w:rFonts w:cs="Calibri"/>
                <w:color w:val="2089FF" w:themeColor="text2" w:themeTint="99"/>
                <w:sz w:val="14"/>
                <w:szCs w:val="14"/>
              </w:rPr>
              <w:t>eCloud</w:t>
            </w:r>
            <w:proofErr w:type="spellEnd"/>
          </w:p>
        </w:tc>
        <w:tc>
          <w:tcPr>
            <w:tcW w:w="729" w:type="dxa"/>
            <w:noWrap/>
          </w:tcPr>
          <w:p w14:paraId="697637A4" w14:textId="77777777" w:rsidR="00A05F50" w:rsidRPr="00F65DF7" w:rsidRDefault="00A05F50" w:rsidP="00A05F50">
            <w:pPr>
              <w:pStyle w:val="BodyText"/>
              <w:spacing w:before="60" w:after="60"/>
              <w:rPr>
                <w:sz w:val="14"/>
                <w:szCs w:val="14"/>
              </w:rPr>
              <w:pPrChange w:id="28" w:author="Melanie Franklin" w:date="2025-09-09T11:47:00Z" w16du:dateUtc="2025-09-09T01:47:00Z">
                <w:pPr>
                  <w:pStyle w:val="BodyText"/>
                </w:pPr>
              </w:pPrChange>
            </w:pPr>
            <w:ins w:id="29" w:author="Melanie Franklin" w:date="2025-09-09T11:46:00Z" w16du:dateUtc="2025-09-09T01:46:00Z">
              <w:r>
                <w:rPr>
                  <w:sz w:val="14"/>
                  <w:szCs w:val="14"/>
                </w:rPr>
                <w:fldChar w:fldCharType="begin"/>
              </w:r>
              <w:r>
                <w:rPr>
                  <w:sz w:val="14"/>
                  <w:szCs w:val="14"/>
                </w:rPr>
                <w:instrText>HYPERLINK "mailto:Himanshu.negi@exedee.co.nz"</w:instrText>
              </w:r>
              <w:r>
                <w:rPr>
                  <w:sz w:val="14"/>
                  <w:szCs w:val="14"/>
                </w:rPr>
              </w:r>
              <w:r>
                <w:rPr>
                  <w:sz w:val="14"/>
                  <w:szCs w:val="14"/>
                </w:rPr>
                <w:fldChar w:fldCharType="separate"/>
              </w:r>
              <w:r w:rsidRPr="00840E9B">
                <w:rPr>
                  <w:rStyle w:val="Hyperlink"/>
                  <w:sz w:val="14"/>
                  <w:szCs w:val="14"/>
                </w:rPr>
                <w:t>Himanshu.negi@exedee.co.nz</w:t>
              </w:r>
              <w:r>
                <w:rPr>
                  <w:sz w:val="14"/>
                  <w:szCs w:val="14"/>
                </w:rPr>
                <w:fldChar w:fldCharType="end"/>
              </w:r>
            </w:ins>
          </w:p>
          <w:p w14:paraId="77417347" w14:textId="77777777" w:rsidR="00A05F50" w:rsidRPr="00F65DF7" w:rsidRDefault="00A05F50" w:rsidP="00A05F50">
            <w:pPr>
              <w:pStyle w:val="BodyText"/>
              <w:spacing w:before="60" w:after="60"/>
              <w:rPr>
                <w:sz w:val="14"/>
                <w:szCs w:val="14"/>
              </w:rPr>
              <w:pPrChange w:id="30" w:author="Melanie Franklin" w:date="2025-09-09T11:47:00Z" w16du:dateUtc="2025-09-09T01:47:00Z">
                <w:pPr>
                  <w:pStyle w:val="BodyText"/>
                </w:pPr>
              </w:pPrChange>
            </w:pPr>
            <w:ins w:id="31" w:author="Melanie Franklin" w:date="2025-09-09T11:46:00Z" w16du:dateUtc="2025-09-09T01:46:00Z">
              <w:r>
                <w:rPr>
                  <w:sz w:val="14"/>
                  <w:szCs w:val="14"/>
                </w:rPr>
                <w:fldChar w:fldCharType="begin"/>
              </w:r>
              <w:r>
                <w:rPr>
                  <w:sz w:val="14"/>
                  <w:szCs w:val="14"/>
                </w:rPr>
                <w:instrText>HYPERLINK "mailto:Minhaz.Chhiboo@exedee.co.nz"</w:instrText>
              </w:r>
              <w:r>
                <w:rPr>
                  <w:sz w:val="14"/>
                  <w:szCs w:val="14"/>
                </w:rPr>
              </w:r>
              <w:r>
                <w:rPr>
                  <w:sz w:val="14"/>
                  <w:szCs w:val="14"/>
                </w:rPr>
                <w:fldChar w:fldCharType="separate"/>
              </w:r>
              <w:r w:rsidRPr="00840E9B">
                <w:rPr>
                  <w:rStyle w:val="Hyperlink"/>
                  <w:sz w:val="14"/>
                  <w:szCs w:val="14"/>
                </w:rPr>
                <w:t>Minhaz.Chhiboo@exedee.co.nz</w:t>
              </w:r>
              <w:r>
                <w:rPr>
                  <w:sz w:val="14"/>
                  <w:szCs w:val="14"/>
                </w:rPr>
                <w:fldChar w:fldCharType="end"/>
              </w:r>
            </w:ins>
          </w:p>
          <w:p w14:paraId="1CFCFBAE" w14:textId="24F06FCB" w:rsidR="00A05F50" w:rsidRPr="00683389" w:rsidRDefault="00A05F50" w:rsidP="00A05F50">
            <w:pPr>
              <w:pStyle w:val="BodyText"/>
              <w:rPr>
                <w:sz w:val="14"/>
                <w:szCs w:val="14"/>
              </w:rPr>
            </w:pPr>
            <w:ins w:id="32" w:author="Melanie Franklin" w:date="2025-09-09T11:46:00Z" w16du:dateUtc="2025-09-09T01:46:00Z">
              <w:r>
                <w:rPr>
                  <w:sz w:val="14"/>
                  <w:szCs w:val="14"/>
                </w:rPr>
                <w:fldChar w:fldCharType="begin"/>
              </w:r>
              <w:r>
                <w:rPr>
                  <w:sz w:val="14"/>
                  <w:szCs w:val="14"/>
                </w:rPr>
                <w:instrText>HYPERLINK "mailto:support@exedee.com"</w:instrText>
              </w:r>
              <w:r>
                <w:rPr>
                  <w:sz w:val="14"/>
                  <w:szCs w:val="14"/>
                </w:rPr>
              </w:r>
              <w:r>
                <w:rPr>
                  <w:sz w:val="14"/>
                  <w:szCs w:val="14"/>
                </w:rPr>
                <w:fldChar w:fldCharType="separate"/>
              </w:r>
              <w:r w:rsidRPr="00840E9B">
                <w:rPr>
                  <w:rStyle w:val="Hyperlink"/>
                  <w:sz w:val="14"/>
                  <w:szCs w:val="14"/>
                </w:rPr>
                <w:t>support@exedee.com</w:t>
              </w:r>
              <w:r>
                <w:rPr>
                  <w:sz w:val="14"/>
                  <w:szCs w:val="14"/>
                </w:rPr>
                <w:fldChar w:fldCharType="end"/>
              </w:r>
            </w:ins>
          </w:p>
        </w:tc>
        <w:tc>
          <w:tcPr>
            <w:tcW w:w="730" w:type="dxa"/>
            <w:noWrap/>
          </w:tcPr>
          <w:p w14:paraId="304FF29E" w14:textId="77777777" w:rsidR="00A05F50" w:rsidRPr="00683389" w:rsidRDefault="00A05F50" w:rsidP="00A05F50">
            <w:pPr>
              <w:pStyle w:val="BodyText"/>
              <w:rPr>
                <w:sz w:val="14"/>
                <w:szCs w:val="14"/>
              </w:rPr>
            </w:pPr>
          </w:p>
        </w:tc>
        <w:tc>
          <w:tcPr>
            <w:tcW w:w="730" w:type="dxa"/>
            <w:noWrap/>
          </w:tcPr>
          <w:p w14:paraId="061B57EA" w14:textId="77777777" w:rsidR="00A05F50" w:rsidRPr="00683389" w:rsidRDefault="00A05F50" w:rsidP="00A05F50">
            <w:pPr>
              <w:pStyle w:val="BodyText"/>
              <w:rPr>
                <w:sz w:val="14"/>
                <w:szCs w:val="14"/>
              </w:rPr>
            </w:pPr>
          </w:p>
        </w:tc>
        <w:tc>
          <w:tcPr>
            <w:tcW w:w="730" w:type="dxa"/>
            <w:noWrap/>
          </w:tcPr>
          <w:p w14:paraId="62086E8B" w14:textId="77777777" w:rsidR="00A05F50" w:rsidRPr="00683389" w:rsidRDefault="00A05F50" w:rsidP="00A05F50">
            <w:pPr>
              <w:pStyle w:val="BodyText"/>
              <w:rPr>
                <w:sz w:val="14"/>
                <w:szCs w:val="14"/>
              </w:rPr>
            </w:pPr>
          </w:p>
        </w:tc>
        <w:tc>
          <w:tcPr>
            <w:tcW w:w="729" w:type="dxa"/>
            <w:noWrap/>
          </w:tcPr>
          <w:p w14:paraId="7885AFB9" w14:textId="77777777" w:rsidR="00A05F50" w:rsidRPr="00683389" w:rsidRDefault="00A05F50" w:rsidP="00A05F50">
            <w:pPr>
              <w:pStyle w:val="BodyText"/>
              <w:rPr>
                <w:sz w:val="14"/>
                <w:szCs w:val="14"/>
              </w:rPr>
            </w:pPr>
          </w:p>
        </w:tc>
        <w:tc>
          <w:tcPr>
            <w:tcW w:w="730" w:type="dxa"/>
            <w:noWrap/>
          </w:tcPr>
          <w:p w14:paraId="3BB33542" w14:textId="77777777" w:rsidR="00A05F50" w:rsidRPr="00683389" w:rsidRDefault="00A05F50" w:rsidP="00A05F50">
            <w:pPr>
              <w:pStyle w:val="BodyText"/>
              <w:rPr>
                <w:sz w:val="14"/>
                <w:szCs w:val="14"/>
              </w:rPr>
            </w:pPr>
          </w:p>
        </w:tc>
        <w:tc>
          <w:tcPr>
            <w:tcW w:w="1021" w:type="dxa"/>
            <w:noWrap/>
          </w:tcPr>
          <w:p w14:paraId="650EF1ED" w14:textId="0140E427"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0963FFD8" w14:textId="317D5F92" w:rsidR="00A05F50" w:rsidRDefault="00A05F50" w:rsidP="00A05F50">
            <w:pPr>
              <w:pStyle w:val="BodyText"/>
              <w:rPr>
                <w:sz w:val="14"/>
                <w:szCs w:val="14"/>
              </w:rPr>
            </w:pPr>
            <w:r w:rsidRPr="00E77240">
              <w:rPr>
                <w:sz w:val="14"/>
                <w:szCs w:val="14"/>
              </w:rPr>
              <w:t xml:space="preserve">All external details related to </w:t>
            </w:r>
            <w:proofErr w:type="spellStart"/>
            <w:r>
              <w:rPr>
                <w:sz w:val="14"/>
                <w:szCs w:val="14"/>
              </w:rPr>
              <w:t>eCloud</w:t>
            </w:r>
            <w:proofErr w:type="spellEnd"/>
            <w:r w:rsidRPr="00E77240">
              <w:rPr>
                <w:sz w:val="14"/>
                <w:szCs w:val="14"/>
              </w:rPr>
              <w:t xml:space="preserve"> </w:t>
            </w:r>
            <w:r>
              <w:rPr>
                <w:sz w:val="14"/>
                <w:szCs w:val="14"/>
              </w:rPr>
              <w:t xml:space="preserve">SFTP </w:t>
            </w:r>
            <w:r w:rsidRPr="00E77240">
              <w:rPr>
                <w:sz w:val="14"/>
                <w:szCs w:val="14"/>
              </w:rPr>
              <w:t>integration.</w:t>
            </w:r>
          </w:p>
        </w:tc>
      </w:tr>
      <w:tr w:rsidR="00A05F50" w:rsidRPr="009609F4" w14:paraId="2F4E387C" w14:textId="77777777" w:rsidTr="008B7170">
        <w:trPr>
          <w:cnfStyle w:val="000000010000" w:firstRow="0" w:lastRow="0" w:firstColumn="0" w:lastColumn="0" w:oddVBand="0" w:evenVBand="0" w:oddHBand="0" w:evenHBand="1" w:firstRowFirstColumn="0" w:firstRowLastColumn="0" w:lastRowFirstColumn="0" w:lastRowLastColumn="0"/>
          <w:trHeight w:val="454"/>
        </w:trPr>
        <w:tc>
          <w:tcPr>
            <w:tcW w:w="1601" w:type="dxa"/>
            <w:shd w:val="clear" w:color="auto" w:fill="F2F2F2" w:themeFill="background1" w:themeFillShade="F2"/>
          </w:tcPr>
          <w:p w14:paraId="15C2947B" w14:textId="36FD821C" w:rsidR="00A05F50" w:rsidRDefault="00A05F50" w:rsidP="00A05F50">
            <w:pPr>
              <w:spacing w:line="240" w:lineRule="auto"/>
              <w:jc w:val="center"/>
              <w:rPr>
                <w:rFonts w:cs="Calibri"/>
                <w:color w:val="2089FF" w:themeColor="text2" w:themeTint="99"/>
                <w:sz w:val="14"/>
                <w:szCs w:val="14"/>
              </w:rPr>
            </w:pPr>
            <w:proofErr w:type="spellStart"/>
            <w:r w:rsidRPr="00A0285A">
              <w:rPr>
                <w:rFonts w:cs="Calibri"/>
                <w:color w:val="2089FF" w:themeColor="text2" w:themeTint="99"/>
                <w:sz w:val="14"/>
                <w:szCs w:val="14"/>
              </w:rPr>
              <w:t>eCloud</w:t>
            </w:r>
            <w:proofErr w:type="spellEnd"/>
            <w:r>
              <w:rPr>
                <w:rFonts w:cs="Calibri"/>
                <w:color w:val="2089FF" w:themeColor="text2" w:themeTint="99"/>
                <w:sz w:val="14"/>
                <w:szCs w:val="14"/>
              </w:rPr>
              <w:t xml:space="preserve"> API</w:t>
            </w:r>
          </w:p>
        </w:tc>
        <w:tc>
          <w:tcPr>
            <w:tcW w:w="1167" w:type="dxa"/>
            <w:shd w:val="clear" w:color="auto" w:fill="F2F2F2" w:themeFill="background1" w:themeFillShade="F2"/>
            <w:noWrap/>
          </w:tcPr>
          <w:p w14:paraId="64C6E855" w14:textId="36752AF6" w:rsidR="00A05F50" w:rsidRDefault="00A05F50" w:rsidP="00A05F50">
            <w:pPr>
              <w:spacing w:line="240" w:lineRule="auto"/>
              <w:jc w:val="center"/>
              <w:rPr>
                <w:rFonts w:cs="Calibri"/>
                <w:color w:val="8CB7E2" w:themeColor="background2" w:themeShade="BF"/>
                <w:sz w:val="14"/>
                <w:szCs w:val="14"/>
              </w:rPr>
            </w:pPr>
            <w:proofErr w:type="spellStart"/>
            <w:r w:rsidRPr="001E6714">
              <w:rPr>
                <w:rFonts w:cs="Calibri"/>
                <w:color w:val="2089FF" w:themeColor="text2" w:themeTint="99"/>
                <w:sz w:val="14"/>
                <w:szCs w:val="14"/>
              </w:rPr>
              <w:t>eCloud</w:t>
            </w:r>
            <w:proofErr w:type="spellEnd"/>
            <w:r w:rsidRPr="001E6714">
              <w:rPr>
                <w:rFonts w:cs="Calibri"/>
                <w:color w:val="2089FF" w:themeColor="text2" w:themeTint="99"/>
                <w:sz w:val="14"/>
                <w:szCs w:val="14"/>
              </w:rPr>
              <w:t xml:space="preserve"> (</w:t>
            </w:r>
            <w:proofErr w:type="spellStart"/>
            <w:r w:rsidRPr="001E6714">
              <w:rPr>
                <w:rFonts w:cs="Calibri"/>
                <w:color w:val="2089FF" w:themeColor="text2" w:themeTint="99"/>
                <w:sz w:val="14"/>
                <w:szCs w:val="14"/>
              </w:rPr>
              <w:t>exedee</w:t>
            </w:r>
            <w:proofErr w:type="spellEnd"/>
            <w:r w:rsidRPr="001E6714">
              <w:rPr>
                <w:rFonts w:cs="Calibri"/>
                <w:color w:val="2089FF" w:themeColor="text2" w:themeTint="99"/>
                <w:sz w:val="14"/>
                <w:szCs w:val="14"/>
              </w:rPr>
              <w:t>)</w:t>
            </w:r>
          </w:p>
        </w:tc>
        <w:tc>
          <w:tcPr>
            <w:tcW w:w="729" w:type="dxa"/>
            <w:noWrap/>
          </w:tcPr>
          <w:p w14:paraId="47FE0173" w14:textId="77777777" w:rsidR="00A05F50" w:rsidRPr="00F65DF7" w:rsidRDefault="00A05F50" w:rsidP="00A05F50">
            <w:pPr>
              <w:pStyle w:val="BodyText"/>
              <w:spacing w:before="60" w:after="60"/>
              <w:rPr>
                <w:sz w:val="14"/>
                <w:szCs w:val="14"/>
              </w:rPr>
              <w:pPrChange w:id="33" w:author="Melanie Franklin" w:date="2025-09-09T11:47:00Z" w16du:dateUtc="2025-09-09T01:47:00Z">
                <w:pPr>
                  <w:pStyle w:val="BodyText"/>
                </w:pPr>
              </w:pPrChange>
            </w:pPr>
            <w:ins w:id="34" w:author="Melanie Franklin" w:date="2025-09-09T11:46:00Z" w16du:dateUtc="2025-09-09T01:46:00Z">
              <w:r>
                <w:rPr>
                  <w:sz w:val="14"/>
                  <w:szCs w:val="14"/>
                </w:rPr>
                <w:fldChar w:fldCharType="begin"/>
              </w:r>
              <w:r>
                <w:rPr>
                  <w:sz w:val="14"/>
                  <w:szCs w:val="14"/>
                </w:rPr>
                <w:instrText>HYPERLINK "mailto:Himanshu.negi@exedee.co.nz"</w:instrText>
              </w:r>
              <w:r>
                <w:rPr>
                  <w:sz w:val="14"/>
                  <w:szCs w:val="14"/>
                </w:rPr>
              </w:r>
              <w:r>
                <w:rPr>
                  <w:sz w:val="14"/>
                  <w:szCs w:val="14"/>
                </w:rPr>
                <w:fldChar w:fldCharType="separate"/>
              </w:r>
              <w:r w:rsidRPr="00840E9B">
                <w:rPr>
                  <w:rStyle w:val="Hyperlink"/>
                  <w:sz w:val="14"/>
                  <w:szCs w:val="14"/>
                </w:rPr>
                <w:t>Himanshu.negi@exedee.co.nz</w:t>
              </w:r>
              <w:r>
                <w:rPr>
                  <w:sz w:val="14"/>
                  <w:szCs w:val="14"/>
                </w:rPr>
                <w:fldChar w:fldCharType="end"/>
              </w:r>
            </w:ins>
          </w:p>
          <w:p w14:paraId="3DCBE0D1" w14:textId="768A69B2" w:rsidR="00A05F50" w:rsidRPr="00683389" w:rsidRDefault="00A05F50" w:rsidP="00A05F50">
            <w:pPr>
              <w:pStyle w:val="BodyText"/>
              <w:rPr>
                <w:sz w:val="14"/>
                <w:szCs w:val="14"/>
              </w:rPr>
            </w:pPr>
            <w:ins w:id="35" w:author="Melanie Franklin" w:date="2025-09-09T11:46:00Z" w16du:dateUtc="2025-09-09T01:46:00Z">
              <w:r>
                <w:rPr>
                  <w:sz w:val="14"/>
                  <w:szCs w:val="14"/>
                </w:rPr>
                <w:fldChar w:fldCharType="begin"/>
              </w:r>
              <w:r>
                <w:rPr>
                  <w:sz w:val="14"/>
                  <w:szCs w:val="14"/>
                </w:rPr>
                <w:instrText>HYPERLINK "mailto:Minhaz.Chhiboo@exedee.co.nz"</w:instrText>
              </w:r>
              <w:r>
                <w:rPr>
                  <w:sz w:val="14"/>
                  <w:szCs w:val="14"/>
                </w:rPr>
              </w:r>
              <w:r>
                <w:rPr>
                  <w:sz w:val="14"/>
                  <w:szCs w:val="14"/>
                </w:rPr>
                <w:fldChar w:fldCharType="separate"/>
              </w:r>
              <w:r w:rsidRPr="00840E9B">
                <w:rPr>
                  <w:rStyle w:val="Hyperlink"/>
                  <w:sz w:val="14"/>
                  <w:szCs w:val="14"/>
                </w:rPr>
                <w:t>Minhaz.Chhiboo@exe</w:t>
              </w:r>
              <w:r w:rsidRPr="00840E9B">
                <w:rPr>
                  <w:rStyle w:val="Hyperlink"/>
                  <w:sz w:val="14"/>
                  <w:szCs w:val="14"/>
                </w:rPr>
                <w:lastRenderedPageBreak/>
                <w:t>dee.co.nz</w:t>
              </w:r>
              <w:r>
                <w:rPr>
                  <w:sz w:val="14"/>
                  <w:szCs w:val="14"/>
                </w:rPr>
                <w:fldChar w:fldCharType="end"/>
              </w:r>
            </w:ins>
          </w:p>
        </w:tc>
        <w:tc>
          <w:tcPr>
            <w:tcW w:w="730" w:type="dxa"/>
            <w:noWrap/>
          </w:tcPr>
          <w:p w14:paraId="517C86E5" w14:textId="77777777" w:rsidR="00A05F50" w:rsidRPr="00683389" w:rsidRDefault="00A05F50" w:rsidP="00A05F50">
            <w:pPr>
              <w:pStyle w:val="BodyText"/>
              <w:rPr>
                <w:sz w:val="14"/>
                <w:szCs w:val="14"/>
              </w:rPr>
            </w:pPr>
          </w:p>
        </w:tc>
        <w:tc>
          <w:tcPr>
            <w:tcW w:w="730" w:type="dxa"/>
            <w:noWrap/>
          </w:tcPr>
          <w:p w14:paraId="314FD848" w14:textId="77777777" w:rsidR="00A05F50" w:rsidRPr="00683389" w:rsidRDefault="00A05F50" w:rsidP="00A05F50">
            <w:pPr>
              <w:pStyle w:val="BodyText"/>
              <w:rPr>
                <w:sz w:val="14"/>
                <w:szCs w:val="14"/>
              </w:rPr>
            </w:pPr>
          </w:p>
        </w:tc>
        <w:tc>
          <w:tcPr>
            <w:tcW w:w="730" w:type="dxa"/>
            <w:noWrap/>
          </w:tcPr>
          <w:p w14:paraId="5F291ADF" w14:textId="77777777" w:rsidR="00A05F50" w:rsidRPr="00683389" w:rsidRDefault="00A05F50" w:rsidP="00A05F50">
            <w:pPr>
              <w:pStyle w:val="BodyText"/>
              <w:rPr>
                <w:sz w:val="14"/>
                <w:szCs w:val="14"/>
              </w:rPr>
            </w:pPr>
          </w:p>
        </w:tc>
        <w:tc>
          <w:tcPr>
            <w:tcW w:w="729" w:type="dxa"/>
            <w:noWrap/>
          </w:tcPr>
          <w:p w14:paraId="46F8B940" w14:textId="77777777" w:rsidR="00A05F50" w:rsidRPr="00683389" w:rsidRDefault="00A05F50" w:rsidP="00A05F50">
            <w:pPr>
              <w:pStyle w:val="BodyText"/>
              <w:rPr>
                <w:sz w:val="14"/>
                <w:szCs w:val="14"/>
              </w:rPr>
            </w:pPr>
          </w:p>
        </w:tc>
        <w:tc>
          <w:tcPr>
            <w:tcW w:w="730" w:type="dxa"/>
            <w:noWrap/>
          </w:tcPr>
          <w:p w14:paraId="4EE796BA" w14:textId="77777777" w:rsidR="00A05F50" w:rsidRPr="00683389" w:rsidRDefault="00A05F50" w:rsidP="00A05F50">
            <w:pPr>
              <w:pStyle w:val="BodyText"/>
              <w:rPr>
                <w:sz w:val="14"/>
                <w:szCs w:val="14"/>
              </w:rPr>
            </w:pPr>
          </w:p>
        </w:tc>
        <w:tc>
          <w:tcPr>
            <w:tcW w:w="1021" w:type="dxa"/>
            <w:noWrap/>
          </w:tcPr>
          <w:p w14:paraId="258E4C8B" w14:textId="31C82EBF"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5F1B2458" w14:textId="67B61809" w:rsidR="00A05F50" w:rsidRDefault="00A05F50" w:rsidP="00A05F50">
            <w:pPr>
              <w:pStyle w:val="BodyText"/>
              <w:rPr>
                <w:sz w:val="14"/>
                <w:szCs w:val="14"/>
              </w:rPr>
            </w:pPr>
            <w:r w:rsidRPr="00E77240">
              <w:rPr>
                <w:sz w:val="14"/>
                <w:szCs w:val="14"/>
              </w:rPr>
              <w:t xml:space="preserve">All external details related to </w:t>
            </w:r>
            <w:proofErr w:type="spellStart"/>
            <w:r>
              <w:rPr>
                <w:sz w:val="14"/>
                <w:szCs w:val="14"/>
              </w:rPr>
              <w:t>eCloud</w:t>
            </w:r>
            <w:proofErr w:type="spellEnd"/>
            <w:r w:rsidRPr="00E77240">
              <w:rPr>
                <w:sz w:val="14"/>
                <w:szCs w:val="14"/>
              </w:rPr>
              <w:t xml:space="preserve"> </w:t>
            </w:r>
            <w:r>
              <w:rPr>
                <w:sz w:val="14"/>
                <w:szCs w:val="14"/>
              </w:rPr>
              <w:t xml:space="preserve">API </w:t>
            </w:r>
            <w:r w:rsidRPr="00E77240">
              <w:rPr>
                <w:sz w:val="14"/>
                <w:szCs w:val="14"/>
              </w:rPr>
              <w:t>integration.</w:t>
            </w:r>
          </w:p>
        </w:tc>
      </w:tr>
      <w:tr w:rsidR="00A05F50" w:rsidRPr="009609F4" w14:paraId="2561A4A5" w14:textId="77777777" w:rsidTr="008B7170">
        <w:trPr>
          <w:trHeight w:val="454"/>
        </w:trPr>
        <w:tc>
          <w:tcPr>
            <w:tcW w:w="1601" w:type="dxa"/>
            <w:shd w:val="clear" w:color="auto" w:fill="F2F2F2" w:themeFill="background1" w:themeFillShade="F2"/>
          </w:tcPr>
          <w:p w14:paraId="79A668D4" w14:textId="3705D876" w:rsidR="00A05F50" w:rsidRDefault="00A05F50" w:rsidP="00A05F50">
            <w:pPr>
              <w:spacing w:line="240" w:lineRule="auto"/>
              <w:jc w:val="center"/>
              <w:rPr>
                <w:rFonts w:cs="Calibri"/>
                <w:color w:val="2089FF" w:themeColor="text2" w:themeTint="99"/>
                <w:sz w:val="14"/>
                <w:szCs w:val="14"/>
              </w:rPr>
            </w:pPr>
            <w:r>
              <w:rPr>
                <w:rFonts w:cs="Calibri"/>
                <w:color w:val="2089FF" w:themeColor="text2" w:themeTint="99"/>
                <w:sz w:val="14"/>
                <w:szCs w:val="14"/>
              </w:rPr>
              <w:t>Altus Project Online</w:t>
            </w:r>
          </w:p>
        </w:tc>
        <w:tc>
          <w:tcPr>
            <w:tcW w:w="1167" w:type="dxa"/>
            <w:shd w:val="clear" w:color="auto" w:fill="F2F2F2" w:themeFill="background1" w:themeFillShade="F2"/>
            <w:noWrap/>
          </w:tcPr>
          <w:p w14:paraId="001076E5" w14:textId="764DF803" w:rsidR="00A05F50" w:rsidRDefault="00A05F50" w:rsidP="00A05F50">
            <w:pPr>
              <w:spacing w:line="240" w:lineRule="auto"/>
              <w:jc w:val="center"/>
              <w:rPr>
                <w:rFonts w:cs="Calibri"/>
                <w:color w:val="8CB7E2" w:themeColor="background2" w:themeShade="BF"/>
                <w:sz w:val="14"/>
                <w:szCs w:val="14"/>
              </w:rPr>
            </w:pPr>
            <w:r>
              <w:rPr>
                <w:rFonts w:cs="Calibri"/>
                <w:color w:val="2089FF" w:themeColor="text2" w:themeTint="99"/>
                <w:sz w:val="14"/>
                <w:szCs w:val="14"/>
              </w:rPr>
              <w:t>Sensei</w:t>
            </w:r>
          </w:p>
        </w:tc>
        <w:tc>
          <w:tcPr>
            <w:tcW w:w="729" w:type="dxa"/>
            <w:noWrap/>
          </w:tcPr>
          <w:p w14:paraId="12ADD5A2" w14:textId="2830806E" w:rsidR="00A05F50" w:rsidRPr="00683389" w:rsidRDefault="00A05F50" w:rsidP="00A05F50">
            <w:pPr>
              <w:pStyle w:val="BodyText"/>
              <w:rPr>
                <w:sz w:val="14"/>
                <w:szCs w:val="14"/>
              </w:rPr>
            </w:pPr>
            <w:r w:rsidRPr="00920D56">
              <w:rPr>
                <w:sz w:val="14"/>
                <w:szCs w:val="14"/>
              </w:rPr>
              <w:t>Nate Boudoukos &lt;Nate.Boudoukos@Sensei.Cloud&gt;</w:t>
            </w:r>
          </w:p>
        </w:tc>
        <w:tc>
          <w:tcPr>
            <w:tcW w:w="730" w:type="dxa"/>
            <w:noWrap/>
          </w:tcPr>
          <w:p w14:paraId="31E9624C" w14:textId="77777777" w:rsidR="00A05F50" w:rsidRPr="00683389" w:rsidRDefault="00A05F50" w:rsidP="00A05F50">
            <w:pPr>
              <w:pStyle w:val="BodyText"/>
              <w:rPr>
                <w:sz w:val="14"/>
                <w:szCs w:val="14"/>
              </w:rPr>
            </w:pPr>
          </w:p>
        </w:tc>
        <w:tc>
          <w:tcPr>
            <w:tcW w:w="730" w:type="dxa"/>
            <w:noWrap/>
          </w:tcPr>
          <w:p w14:paraId="616CD8D0" w14:textId="77777777" w:rsidR="00A05F50" w:rsidRPr="00683389" w:rsidRDefault="00A05F50" w:rsidP="00A05F50">
            <w:pPr>
              <w:pStyle w:val="BodyText"/>
              <w:rPr>
                <w:sz w:val="14"/>
                <w:szCs w:val="14"/>
              </w:rPr>
            </w:pPr>
          </w:p>
        </w:tc>
        <w:tc>
          <w:tcPr>
            <w:tcW w:w="730" w:type="dxa"/>
            <w:noWrap/>
          </w:tcPr>
          <w:p w14:paraId="27C69E12" w14:textId="77777777" w:rsidR="00A05F50" w:rsidRPr="00683389" w:rsidRDefault="00A05F50" w:rsidP="00A05F50">
            <w:pPr>
              <w:pStyle w:val="BodyText"/>
              <w:rPr>
                <w:sz w:val="14"/>
                <w:szCs w:val="14"/>
              </w:rPr>
            </w:pPr>
          </w:p>
        </w:tc>
        <w:tc>
          <w:tcPr>
            <w:tcW w:w="729" w:type="dxa"/>
            <w:noWrap/>
          </w:tcPr>
          <w:p w14:paraId="09AAF1B5" w14:textId="77777777" w:rsidR="00A05F50" w:rsidRPr="00683389" w:rsidRDefault="00A05F50" w:rsidP="00A05F50">
            <w:pPr>
              <w:pStyle w:val="BodyText"/>
              <w:rPr>
                <w:sz w:val="14"/>
                <w:szCs w:val="14"/>
              </w:rPr>
            </w:pPr>
          </w:p>
        </w:tc>
        <w:tc>
          <w:tcPr>
            <w:tcW w:w="730" w:type="dxa"/>
            <w:noWrap/>
          </w:tcPr>
          <w:p w14:paraId="7E076612" w14:textId="77777777" w:rsidR="00A05F50" w:rsidRPr="00683389" w:rsidRDefault="00A05F50" w:rsidP="00A05F50">
            <w:pPr>
              <w:pStyle w:val="BodyText"/>
              <w:rPr>
                <w:sz w:val="14"/>
                <w:szCs w:val="14"/>
              </w:rPr>
            </w:pPr>
          </w:p>
        </w:tc>
        <w:tc>
          <w:tcPr>
            <w:tcW w:w="1021" w:type="dxa"/>
            <w:noWrap/>
          </w:tcPr>
          <w:p w14:paraId="7CE3BF04" w14:textId="4FC4EDC5" w:rsidR="00A05F50" w:rsidRPr="00683389" w:rsidRDefault="00A05F50" w:rsidP="00A05F50">
            <w:pPr>
              <w:pStyle w:val="BodyText"/>
              <w:rPr>
                <w:sz w:val="14"/>
                <w:szCs w:val="14"/>
              </w:rPr>
            </w:pPr>
            <w:r w:rsidRPr="007265CF">
              <w:rPr>
                <w:sz w:val="14"/>
                <w:szCs w:val="14"/>
              </w:rPr>
              <w:t>Monday – Friday 9am-5pm</w:t>
            </w:r>
          </w:p>
        </w:tc>
        <w:tc>
          <w:tcPr>
            <w:tcW w:w="1745" w:type="dxa"/>
            <w:noWrap/>
          </w:tcPr>
          <w:p w14:paraId="4823EDAB" w14:textId="4A2A0ADE" w:rsidR="00A05F50" w:rsidRDefault="00A05F50" w:rsidP="00A05F50">
            <w:pPr>
              <w:pStyle w:val="BodyText"/>
              <w:rPr>
                <w:sz w:val="14"/>
                <w:szCs w:val="14"/>
              </w:rPr>
            </w:pPr>
            <w:r>
              <w:rPr>
                <w:sz w:val="14"/>
                <w:szCs w:val="14"/>
              </w:rPr>
              <w:t>Sensei Cloud</w:t>
            </w:r>
            <w:r>
              <w:rPr>
                <w:sz w:val="14"/>
                <w:szCs w:val="14"/>
              </w:rPr>
              <w:t xml:space="preserve"> support.</w:t>
            </w:r>
          </w:p>
        </w:tc>
      </w:tr>
      <w:tr w:rsidR="00A05F50" w:rsidRPr="009609F4" w14:paraId="1C12BCBC" w14:textId="77777777" w:rsidTr="008B7170">
        <w:trPr>
          <w:cnfStyle w:val="000000010000" w:firstRow="0" w:lastRow="0" w:firstColumn="0" w:lastColumn="0" w:oddVBand="0" w:evenVBand="0" w:oddHBand="0" w:evenHBand="1" w:firstRowFirstColumn="0" w:firstRowLastColumn="0" w:lastRowFirstColumn="0" w:lastRowLastColumn="0"/>
          <w:trHeight w:val="454"/>
        </w:trPr>
        <w:tc>
          <w:tcPr>
            <w:tcW w:w="1601" w:type="dxa"/>
            <w:shd w:val="clear" w:color="auto" w:fill="F2F2F2" w:themeFill="background1" w:themeFillShade="F2"/>
          </w:tcPr>
          <w:p w14:paraId="0C0A8082" w14:textId="77777777" w:rsidR="00A05F50" w:rsidRDefault="00A05F50" w:rsidP="00A05F50">
            <w:pPr>
              <w:spacing w:line="240" w:lineRule="auto"/>
              <w:jc w:val="center"/>
              <w:rPr>
                <w:rFonts w:cs="Calibri"/>
                <w:color w:val="2089FF" w:themeColor="text2" w:themeTint="99"/>
                <w:sz w:val="14"/>
                <w:szCs w:val="14"/>
              </w:rPr>
            </w:pPr>
          </w:p>
        </w:tc>
        <w:tc>
          <w:tcPr>
            <w:tcW w:w="1167" w:type="dxa"/>
            <w:shd w:val="clear" w:color="auto" w:fill="F2F2F2" w:themeFill="background1" w:themeFillShade="F2"/>
            <w:noWrap/>
          </w:tcPr>
          <w:p w14:paraId="09F0AD22" w14:textId="77777777" w:rsidR="00A05F50" w:rsidRDefault="00A05F50" w:rsidP="00A05F50">
            <w:pPr>
              <w:spacing w:line="240" w:lineRule="auto"/>
              <w:jc w:val="center"/>
              <w:rPr>
                <w:rFonts w:cs="Calibri"/>
                <w:color w:val="8CB7E2" w:themeColor="background2" w:themeShade="BF"/>
                <w:sz w:val="14"/>
                <w:szCs w:val="14"/>
              </w:rPr>
            </w:pPr>
          </w:p>
        </w:tc>
        <w:tc>
          <w:tcPr>
            <w:tcW w:w="729" w:type="dxa"/>
            <w:noWrap/>
          </w:tcPr>
          <w:p w14:paraId="712EA3C7" w14:textId="77777777" w:rsidR="00A05F50" w:rsidRPr="00683389" w:rsidRDefault="00A05F50" w:rsidP="00A05F50">
            <w:pPr>
              <w:pStyle w:val="BodyText"/>
              <w:rPr>
                <w:sz w:val="14"/>
                <w:szCs w:val="14"/>
              </w:rPr>
            </w:pPr>
          </w:p>
        </w:tc>
        <w:tc>
          <w:tcPr>
            <w:tcW w:w="730" w:type="dxa"/>
            <w:noWrap/>
          </w:tcPr>
          <w:p w14:paraId="254DEC80" w14:textId="77777777" w:rsidR="00A05F50" w:rsidRPr="00683389" w:rsidRDefault="00A05F50" w:rsidP="00A05F50">
            <w:pPr>
              <w:pStyle w:val="BodyText"/>
              <w:rPr>
                <w:sz w:val="14"/>
                <w:szCs w:val="14"/>
              </w:rPr>
            </w:pPr>
          </w:p>
        </w:tc>
        <w:tc>
          <w:tcPr>
            <w:tcW w:w="730" w:type="dxa"/>
            <w:noWrap/>
          </w:tcPr>
          <w:p w14:paraId="3976B0DC" w14:textId="77777777" w:rsidR="00A05F50" w:rsidRPr="00683389" w:rsidRDefault="00A05F50" w:rsidP="00A05F50">
            <w:pPr>
              <w:pStyle w:val="BodyText"/>
              <w:rPr>
                <w:sz w:val="14"/>
                <w:szCs w:val="14"/>
              </w:rPr>
            </w:pPr>
          </w:p>
        </w:tc>
        <w:tc>
          <w:tcPr>
            <w:tcW w:w="730" w:type="dxa"/>
            <w:noWrap/>
          </w:tcPr>
          <w:p w14:paraId="196BB0E8" w14:textId="77777777" w:rsidR="00A05F50" w:rsidRPr="00683389" w:rsidRDefault="00A05F50" w:rsidP="00A05F50">
            <w:pPr>
              <w:pStyle w:val="BodyText"/>
              <w:rPr>
                <w:sz w:val="14"/>
                <w:szCs w:val="14"/>
              </w:rPr>
            </w:pPr>
          </w:p>
        </w:tc>
        <w:tc>
          <w:tcPr>
            <w:tcW w:w="729" w:type="dxa"/>
            <w:noWrap/>
          </w:tcPr>
          <w:p w14:paraId="536E649C" w14:textId="77777777" w:rsidR="00A05F50" w:rsidRPr="00683389" w:rsidRDefault="00A05F50" w:rsidP="00A05F50">
            <w:pPr>
              <w:pStyle w:val="BodyText"/>
              <w:rPr>
                <w:sz w:val="14"/>
                <w:szCs w:val="14"/>
              </w:rPr>
            </w:pPr>
          </w:p>
        </w:tc>
        <w:tc>
          <w:tcPr>
            <w:tcW w:w="730" w:type="dxa"/>
            <w:noWrap/>
          </w:tcPr>
          <w:p w14:paraId="4D169494" w14:textId="77777777" w:rsidR="00A05F50" w:rsidRPr="00683389" w:rsidRDefault="00A05F50" w:rsidP="00A05F50">
            <w:pPr>
              <w:pStyle w:val="BodyText"/>
              <w:rPr>
                <w:sz w:val="14"/>
                <w:szCs w:val="14"/>
              </w:rPr>
            </w:pPr>
          </w:p>
        </w:tc>
        <w:tc>
          <w:tcPr>
            <w:tcW w:w="1021" w:type="dxa"/>
            <w:noWrap/>
          </w:tcPr>
          <w:p w14:paraId="764EDEC9" w14:textId="77777777" w:rsidR="00A05F50" w:rsidRPr="00683389" w:rsidRDefault="00A05F50" w:rsidP="00A05F50">
            <w:pPr>
              <w:pStyle w:val="BodyText"/>
              <w:rPr>
                <w:sz w:val="14"/>
                <w:szCs w:val="14"/>
              </w:rPr>
            </w:pPr>
          </w:p>
        </w:tc>
        <w:tc>
          <w:tcPr>
            <w:tcW w:w="1745" w:type="dxa"/>
            <w:noWrap/>
          </w:tcPr>
          <w:p w14:paraId="4AC5A9DF" w14:textId="77777777" w:rsidR="00A05F50" w:rsidRDefault="00A05F50" w:rsidP="00A05F50">
            <w:pPr>
              <w:pStyle w:val="BodyText"/>
              <w:rPr>
                <w:sz w:val="14"/>
                <w:szCs w:val="14"/>
              </w:rPr>
            </w:pPr>
          </w:p>
        </w:tc>
      </w:tr>
    </w:tbl>
    <w:p w14:paraId="0D0349D9" w14:textId="77777777" w:rsidR="00DE187D" w:rsidRPr="00EF377D" w:rsidRDefault="00DE187D" w:rsidP="00EF377D">
      <w:pPr>
        <w:pStyle w:val="BodyText"/>
      </w:pPr>
    </w:p>
    <w:p w14:paraId="431F18A7" w14:textId="232E0626" w:rsidR="7B2CB35E" w:rsidRPr="00DF0984" w:rsidRDefault="00D852C6" w:rsidP="7B2CB35E">
      <w:pPr>
        <w:pStyle w:val="Heading1"/>
      </w:pPr>
      <w:bookmarkStart w:id="36" w:name="_Toc11166318"/>
      <w:bookmarkStart w:id="37" w:name="_Toc200459215"/>
      <w:r>
        <w:t>Technical Documentation</w:t>
      </w:r>
      <w:bookmarkEnd w:id="36"/>
      <w:bookmarkEnd w:id="37"/>
    </w:p>
    <w:p w14:paraId="6A556728" w14:textId="78537B6D" w:rsidR="00821B5E" w:rsidRPr="00A15B2E" w:rsidRDefault="10FFE02A" w:rsidP="008120AF">
      <w:pPr>
        <w:pStyle w:val="Heading2"/>
        <w:rPr>
          <w:sz w:val="20"/>
          <w:szCs w:val="22"/>
        </w:rPr>
      </w:pPr>
      <w:bookmarkStart w:id="38" w:name="_Toc1462148068"/>
      <w:bookmarkStart w:id="39" w:name="_Toc200459216"/>
      <w:r w:rsidRPr="00A15B2E">
        <w:rPr>
          <w:sz w:val="20"/>
          <w:szCs w:val="22"/>
        </w:rPr>
        <w:t xml:space="preserve">System </w:t>
      </w:r>
      <w:bookmarkEnd w:id="38"/>
      <w:r w:rsidR="006D015A" w:rsidRPr="00A15B2E">
        <w:rPr>
          <w:sz w:val="20"/>
          <w:szCs w:val="22"/>
        </w:rPr>
        <w:t>Architecture</w:t>
      </w:r>
      <w:bookmarkEnd w:id="39"/>
    </w:p>
    <w:p w14:paraId="1CA79E18" w14:textId="068DB070" w:rsidR="004F5B75" w:rsidRPr="004F5B75" w:rsidRDefault="004F5B75" w:rsidP="004F5B75">
      <w:pPr>
        <w:pStyle w:val="BodyText"/>
        <w:rPr>
          <w:color w:val="auto"/>
        </w:rPr>
      </w:pPr>
      <w:r w:rsidRPr="004F5B75">
        <w:rPr>
          <w:color w:val="auto"/>
        </w:rPr>
        <w:t xml:space="preserve">The APIM has been newly built as part of </w:t>
      </w:r>
      <w:r>
        <w:rPr>
          <w:color w:val="auto"/>
        </w:rPr>
        <w:t xml:space="preserve">the </w:t>
      </w:r>
      <w:r w:rsidRPr="004F5B75">
        <w:rPr>
          <w:color w:val="auto"/>
        </w:rPr>
        <w:t>AIS project</w:t>
      </w:r>
      <w:r w:rsidR="00A30834">
        <w:rPr>
          <w:color w:val="auto"/>
        </w:rPr>
        <w:t>. A</w:t>
      </w:r>
      <w:r w:rsidRPr="004F5B75">
        <w:rPr>
          <w:color w:val="auto"/>
        </w:rPr>
        <w:t xml:space="preserve"> new Public IP address has been allocated, and appliances such as Web Application Firewall (WAF), on-premises firewall</w:t>
      </w:r>
      <w:r w:rsidR="00A30834">
        <w:rPr>
          <w:color w:val="auto"/>
        </w:rPr>
        <w:t>,</w:t>
      </w:r>
      <w:r w:rsidRPr="004F5B75">
        <w:rPr>
          <w:color w:val="auto"/>
        </w:rPr>
        <w:t xml:space="preserve"> and Cloud Firewall needs to be updated to allow the new Public IP. This makes it important to understand the traffic flow and the intervening devices that fall along the way, so that the configuration changes can be documented and executed during migration.</w:t>
      </w:r>
    </w:p>
    <w:p w14:paraId="1DF66933" w14:textId="77777777" w:rsidR="00430AAB" w:rsidRPr="004F5B75" w:rsidRDefault="005B3006" w:rsidP="00430AAB">
      <w:pPr>
        <w:pStyle w:val="BodyText"/>
        <w:rPr>
          <w:color w:val="auto"/>
        </w:rPr>
      </w:pPr>
      <w:r w:rsidRPr="00BE5F49">
        <w:rPr>
          <w:noProof/>
        </w:rPr>
        <w:lastRenderedPageBreak/>
        <w:drawing>
          <wp:inline distT="0" distB="0" distL="0" distR="0" wp14:anchorId="02CF7369" wp14:editId="6B800733">
            <wp:extent cx="6120130" cy="5414569"/>
            <wp:effectExtent l="0" t="0" r="0" b="0"/>
            <wp:docPr id="351916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5414569"/>
                    </a:xfrm>
                    <a:prstGeom prst="rect">
                      <a:avLst/>
                    </a:prstGeom>
                    <a:noFill/>
                    <a:ln>
                      <a:noFill/>
                    </a:ln>
                  </pic:spPr>
                </pic:pic>
              </a:graphicData>
            </a:graphic>
          </wp:inline>
        </w:drawing>
      </w:r>
      <w:r w:rsidR="00430AAB">
        <w:rPr>
          <w:color w:val="2089FF" w:themeColor="text2" w:themeTint="99"/>
        </w:rPr>
        <w:br/>
      </w:r>
      <w:r w:rsidR="00430AAB" w:rsidRPr="004F5B75">
        <w:rPr>
          <w:color w:val="auto"/>
        </w:rPr>
        <w:t>The current networking in place will route traffic from Cloudflare -&gt; on-prem</w:t>
      </w:r>
      <w:r w:rsidR="00430AAB">
        <w:rPr>
          <w:color w:val="auto"/>
        </w:rPr>
        <w:t>ises</w:t>
      </w:r>
      <w:r w:rsidR="00430AAB" w:rsidRPr="004F5B75">
        <w:rPr>
          <w:color w:val="auto"/>
        </w:rPr>
        <w:t xml:space="preserve"> DMZ -&gt; </w:t>
      </w:r>
      <w:r w:rsidR="00430AAB">
        <w:rPr>
          <w:color w:val="auto"/>
        </w:rPr>
        <w:t>E</w:t>
      </w:r>
      <w:r w:rsidR="00430AAB" w:rsidRPr="004F5B75">
        <w:rPr>
          <w:color w:val="auto"/>
        </w:rPr>
        <w:t>xpress</w:t>
      </w:r>
      <w:r w:rsidR="00430AAB">
        <w:rPr>
          <w:color w:val="auto"/>
        </w:rPr>
        <w:t>R</w:t>
      </w:r>
      <w:r w:rsidR="00430AAB" w:rsidRPr="004F5B75">
        <w:rPr>
          <w:color w:val="auto"/>
        </w:rPr>
        <w:t>oute -&gt; Azure F</w:t>
      </w:r>
      <w:r w:rsidR="00430AAB">
        <w:rPr>
          <w:color w:val="auto"/>
        </w:rPr>
        <w:t>irewall</w:t>
      </w:r>
      <w:r w:rsidR="00430AAB" w:rsidRPr="004F5B75">
        <w:rPr>
          <w:color w:val="auto"/>
        </w:rPr>
        <w:t xml:space="preserve"> -&gt; Azure APIM.</w:t>
      </w:r>
    </w:p>
    <w:p w14:paraId="112E81BA" w14:textId="77777777" w:rsidR="00430AAB" w:rsidRPr="004F5B75" w:rsidRDefault="00430AAB" w:rsidP="00430AAB">
      <w:pPr>
        <w:pStyle w:val="BodyText"/>
        <w:rPr>
          <w:color w:val="auto"/>
        </w:rPr>
      </w:pPr>
      <w:r w:rsidRPr="004F5B75">
        <w:rPr>
          <w:color w:val="auto"/>
        </w:rPr>
        <w:t xml:space="preserve">Web Application Firewall: </w:t>
      </w:r>
      <w:proofErr w:type="spellStart"/>
      <w:r w:rsidRPr="004F5B75">
        <w:rPr>
          <w:color w:val="auto"/>
        </w:rPr>
        <w:t>CloudFlare</w:t>
      </w:r>
      <w:proofErr w:type="spellEnd"/>
      <w:r w:rsidRPr="004F5B75">
        <w:rPr>
          <w:color w:val="auto"/>
        </w:rPr>
        <w:t>, Cloud Flare – Ingress, Cisco Umbrella- MW-Outbound</w:t>
      </w:r>
      <w:r>
        <w:rPr>
          <w:color w:val="auto"/>
        </w:rPr>
        <w:t>.</w:t>
      </w:r>
      <w:r w:rsidRPr="004F5B75">
        <w:rPr>
          <w:color w:val="auto"/>
        </w:rPr>
        <w:t xml:space="preserve">                    </w:t>
      </w:r>
    </w:p>
    <w:p w14:paraId="5BE291A8" w14:textId="403378E3" w:rsidR="00127FE4" w:rsidRDefault="00127FE4" w:rsidP="00821B5E">
      <w:pPr>
        <w:spacing w:after="240" w:line="240" w:lineRule="auto"/>
        <w:jc w:val="both"/>
        <w:rPr>
          <w:color w:val="2089FF" w:themeColor="text2" w:themeTint="99"/>
        </w:rPr>
      </w:pPr>
    </w:p>
    <w:p w14:paraId="7DBF5DB4" w14:textId="3DEBAC96" w:rsidR="00027E35" w:rsidRDefault="00A05F50" w:rsidP="00821B5E">
      <w:pPr>
        <w:spacing w:after="240" w:line="240" w:lineRule="auto"/>
        <w:jc w:val="both"/>
        <w:rPr>
          <w:color w:val="2089FF" w:themeColor="text2" w:themeTint="99"/>
        </w:rPr>
      </w:pPr>
      <w:r w:rsidRPr="00C03732">
        <w:rPr>
          <w:noProof/>
          <w:color w:val="auto"/>
        </w:rPr>
        <w:lastRenderedPageBreak/>
        <w:drawing>
          <wp:inline distT="0" distB="0" distL="0" distR="0" wp14:anchorId="1548BD74" wp14:editId="2298BF25">
            <wp:extent cx="5496522" cy="4754880"/>
            <wp:effectExtent l="0" t="0" r="9525" b="7620"/>
            <wp:docPr id="9" name="Picture 8" descr="A diagram of a cloud network&#10;&#10;AI-generated content may be incorrect.">
              <a:extLst xmlns:a="http://schemas.openxmlformats.org/drawingml/2006/main">
                <a:ext uri="{FF2B5EF4-FFF2-40B4-BE49-F238E27FC236}">
                  <a16:creationId xmlns:a16="http://schemas.microsoft.com/office/drawing/2014/main" id="{8EF4383C-FF78-2B7D-91E3-B2F1EA212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cloud network&#10;&#10;AI-generated content may be incorrect.">
                      <a:extLst>
                        <a:ext uri="{FF2B5EF4-FFF2-40B4-BE49-F238E27FC236}">
                          <a16:creationId xmlns:a16="http://schemas.microsoft.com/office/drawing/2014/main" id="{8EF4383C-FF78-2B7D-91E3-B2F1EA212D6B}"/>
                        </a:ext>
                      </a:extLst>
                    </pic:cNvPr>
                    <pic:cNvPicPr>
                      <a:picLocks noChangeAspect="1"/>
                    </pic:cNvPicPr>
                  </pic:nvPicPr>
                  <pic:blipFill>
                    <a:blip r:embed="rId23"/>
                    <a:stretch>
                      <a:fillRect/>
                    </a:stretch>
                  </pic:blipFill>
                  <pic:spPr>
                    <a:xfrm>
                      <a:off x="0" y="0"/>
                      <a:ext cx="5522666" cy="4777496"/>
                    </a:xfrm>
                    <a:prstGeom prst="rect">
                      <a:avLst/>
                    </a:prstGeom>
                  </pic:spPr>
                </pic:pic>
              </a:graphicData>
            </a:graphic>
          </wp:inline>
        </w:drawing>
      </w:r>
    </w:p>
    <w:p w14:paraId="3FF3AA1E" w14:textId="77777777" w:rsidR="00A05F50" w:rsidRPr="007D6789" w:rsidRDefault="00A05F50" w:rsidP="00A05F50">
      <w:pPr>
        <w:spacing w:after="240" w:line="240" w:lineRule="auto"/>
        <w:jc w:val="both"/>
        <w:rPr>
          <w:color w:val="auto"/>
        </w:rPr>
      </w:pPr>
      <w:r w:rsidRPr="007D6789">
        <w:rPr>
          <w:color w:val="auto"/>
        </w:rPr>
        <w:t>The diagram illustrates the architecture of the Azure Australia Southeast region, which serves as the primary environment for Azure Integration Services (AIS). At the core of this setup is the AIS resource group, which hosts shared services such as Data Factory, Logic App and Function App service plans, API Management, Service Bus, and Key Vault. These components form the backbone of the integration platform, enabling secure and scalable communication between systems.</w:t>
      </w:r>
    </w:p>
    <w:p w14:paraId="01D20D7B" w14:textId="77777777" w:rsidR="00A05F50" w:rsidRPr="007D6789" w:rsidRDefault="00A05F50" w:rsidP="00A05F50">
      <w:pPr>
        <w:spacing w:after="240" w:line="240" w:lineRule="auto"/>
        <w:jc w:val="both"/>
        <w:rPr>
          <w:color w:val="auto"/>
        </w:rPr>
      </w:pPr>
      <w:r w:rsidRPr="007D6789">
        <w:rPr>
          <w:color w:val="auto"/>
        </w:rPr>
        <w:t>Each downstream application, such as TechOne, Pega, or Altus Project Online, resides in its own dedicated resource group. This design ensures logical isolation and governance while still allowing controlled access to AIS core services. Applications connect to AIS resources through private endpoints and managed identities, which eliminate the need for credentials and maintain traffic within the Azure Virtual Network for compliance and security.</w:t>
      </w:r>
    </w:p>
    <w:p w14:paraId="66F6AE7C" w14:textId="2D758EA1" w:rsidR="00A05F50" w:rsidRDefault="00A05F50" w:rsidP="00821B5E">
      <w:pPr>
        <w:spacing w:after="240" w:line="240" w:lineRule="auto"/>
        <w:jc w:val="both"/>
        <w:rPr>
          <w:color w:val="2089FF" w:themeColor="text2" w:themeTint="99"/>
        </w:rPr>
      </w:pPr>
      <w:r>
        <w:rPr>
          <w:noProof/>
          <w:color w:val="2089FF" w:themeColor="text2" w:themeTint="99"/>
        </w:rPr>
        <w:lastRenderedPageBreak/>
        <w:drawing>
          <wp:inline distT="0" distB="0" distL="0" distR="0" wp14:anchorId="11ED84B7" wp14:editId="60092C3B">
            <wp:extent cx="6115050" cy="5911850"/>
            <wp:effectExtent l="0" t="0" r="0" b="0"/>
            <wp:docPr id="1351674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5911850"/>
                    </a:xfrm>
                    <a:prstGeom prst="rect">
                      <a:avLst/>
                    </a:prstGeom>
                    <a:noFill/>
                    <a:ln>
                      <a:noFill/>
                    </a:ln>
                  </pic:spPr>
                </pic:pic>
              </a:graphicData>
            </a:graphic>
          </wp:inline>
        </w:drawing>
      </w:r>
    </w:p>
    <w:p w14:paraId="340AD204" w14:textId="77777777" w:rsidR="00A05F50" w:rsidRPr="00676F0C" w:rsidRDefault="00A05F50" w:rsidP="00821B5E">
      <w:pPr>
        <w:spacing w:after="240" w:line="240" w:lineRule="auto"/>
        <w:jc w:val="both"/>
        <w:rPr>
          <w:color w:val="2089FF" w:themeColor="text2" w:themeTint="99"/>
        </w:rPr>
      </w:pPr>
    </w:p>
    <w:tbl>
      <w:tblPr>
        <w:tblStyle w:val="TableGrid"/>
        <w:tblW w:w="8217" w:type="dxa"/>
        <w:tblLook w:val="04A0" w:firstRow="1" w:lastRow="0" w:firstColumn="1" w:lastColumn="0" w:noHBand="0" w:noVBand="1"/>
      </w:tblPr>
      <w:tblGrid>
        <w:gridCol w:w="1839"/>
        <w:gridCol w:w="1964"/>
        <w:gridCol w:w="1611"/>
        <w:gridCol w:w="2803"/>
      </w:tblGrid>
      <w:tr w:rsidR="00A05F50" w14:paraId="1F9AC7D1" w14:textId="2C8DFB93" w:rsidTr="00A05F50">
        <w:trPr>
          <w:cnfStyle w:val="100000000000" w:firstRow="1" w:lastRow="0" w:firstColumn="0" w:lastColumn="0" w:oddVBand="0" w:evenVBand="0" w:oddHBand="0" w:evenHBand="0" w:firstRowFirstColumn="0" w:firstRowLastColumn="0" w:lastRowFirstColumn="0" w:lastRowLastColumn="0"/>
          <w:trHeight w:val="442"/>
        </w:trPr>
        <w:tc>
          <w:tcPr>
            <w:tcW w:w="1839" w:type="dxa"/>
          </w:tcPr>
          <w:p w14:paraId="7F5691D7" w14:textId="7BA88F7D" w:rsidR="00A05F50" w:rsidRPr="00173C56" w:rsidRDefault="00A05F50" w:rsidP="002D1E83">
            <w:pPr>
              <w:spacing w:after="240" w:line="240" w:lineRule="auto"/>
              <w:rPr>
                <w:b/>
                <w:bCs/>
              </w:rPr>
            </w:pPr>
            <w:r w:rsidRPr="00173C56">
              <w:rPr>
                <w:b/>
                <w:bCs/>
              </w:rPr>
              <w:t>Resource Name</w:t>
            </w:r>
          </w:p>
        </w:tc>
        <w:tc>
          <w:tcPr>
            <w:tcW w:w="1964" w:type="dxa"/>
          </w:tcPr>
          <w:p w14:paraId="3725DF50" w14:textId="18557A8A" w:rsidR="00A05F50" w:rsidRPr="00173C56" w:rsidRDefault="00A05F50" w:rsidP="002D1E83">
            <w:pPr>
              <w:spacing w:after="240" w:line="240" w:lineRule="auto"/>
              <w:rPr>
                <w:b/>
                <w:bCs/>
              </w:rPr>
            </w:pPr>
            <w:r w:rsidRPr="00173C56">
              <w:rPr>
                <w:b/>
                <w:bCs/>
              </w:rPr>
              <w:t>Azure Service</w:t>
            </w:r>
          </w:p>
        </w:tc>
        <w:tc>
          <w:tcPr>
            <w:tcW w:w="1611" w:type="dxa"/>
          </w:tcPr>
          <w:p w14:paraId="47D3B385" w14:textId="77777777" w:rsidR="00A05F50" w:rsidRPr="00173C56" w:rsidRDefault="00A05F50" w:rsidP="002D1E83">
            <w:pPr>
              <w:spacing w:after="240" w:line="240" w:lineRule="auto"/>
              <w:rPr>
                <w:b/>
                <w:bCs/>
              </w:rPr>
            </w:pPr>
            <w:r w:rsidRPr="00173C56">
              <w:rPr>
                <w:b/>
                <w:bCs/>
              </w:rPr>
              <w:t>IP Address</w:t>
            </w:r>
          </w:p>
        </w:tc>
        <w:tc>
          <w:tcPr>
            <w:tcW w:w="2803" w:type="dxa"/>
          </w:tcPr>
          <w:p w14:paraId="5DF8FA5C" w14:textId="760F0D0A" w:rsidR="00A05F50" w:rsidRPr="00173C56" w:rsidRDefault="00A05F50" w:rsidP="002D1E83">
            <w:pPr>
              <w:spacing w:after="240" w:line="240" w:lineRule="auto"/>
              <w:rPr>
                <w:b/>
                <w:bCs/>
              </w:rPr>
            </w:pPr>
            <w:r>
              <w:rPr>
                <w:b/>
                <w:bCs/>
              </w:rPr>
              <w:t>Application</w:t>
            </w:r>
          </w:p>
        </w:tc>
      </w:tr>
      <w:tr w:rsidR="00A05F50" w14:paraId="0DD98035" w14:textId="33A991F6" w:rsidTr="00A05F50">
        <w:trPr>
          <w:trHeight w:val="442"/>
        </w:trPr>
        <w:tc>
          <w:tcPr>
            <w:tcW w:w="1839" w:type="dxa"/>
          </w:tcPr>
          <w:p w14:paraId="0FF04FE1" w14:textId="5F2ECC97" w:rsidR="00A05F50" w:rsidRDefault="00A05F50" w:rsidP="002D1E83">
            <w:pPr>
              <w:spacing w:after="240" w:line="240" w:lineRule="auto"/>
            </w:pPr>
            <w:proofErr w:type="spellStart"/>
            <w:r w:rsidRPr="00D16C64">
              <w:t>evhns</w:t>
            </w:r>
            <w:proofErr w:type="spellEnd"/>
            <w:r w:rsidRPr="00D16C64">
              <w:t>-</w:t>
            </w:r>
            <w:proofErr w:type="spellStart"/>
            <w:r w:rsidRPr="00D16C64">
              <w:t>prd</w:t>
            </w:r>
            <w:proofErr w:type="spellEnd"/>
            <w:r w:rsidRPr="00D16C64">
              <w:t>-ae-ais</w:t>
            </w:r>
          </w:p>
        </w:tc>
        <w:tc>
          <w:tcPr>
            <w:tcW w:w="1964" w:type="dxa"/>
          </w:tcPr>
          <w:p w14:paraId="11353200" w14:textId="216BB125" w:rsidR="00A05F50" w:rsidRDefault="00A05F50" w:rsidP="002D1E83">
            <w:pPr>
              <w:spacing w:after="240" w:line="240" w:lineRule="auto"/>
            </w:pPr>
            <w:r w:rsidRPr="00D16C64">
              <w:t>Event Hubs Namespace</w:t>
            </w:r>
          </w:p>
        </w:tc>
        <w:tc>
          <w:tcPr>
            <w:tcW w:w="1611" w:type="dxa"/>
          </w:tcPr>
          <w:p w14:paraId="667E1431" w14:textId="338CC87D" w:rsidR="00A05F50" w:rsidRDefault="00A05F50" w:rsidP="002D1E83">
            <w:pPr>
              <w:spacing w:after="240" w:line="240" w:lineRule="auto"/>
            </w:pPr>
            <w:r w:rsidRPr="009F4ED7">
              <w:t>172.27.20.10</w:t>
            </w:r>
          </w:p>
        </w:tc>
        <w:tc>
          <w:tcPr>
            <w:tcW w:w="2803" w:type="dxa"/>
          </w:tcPr>
          <w:p w14:paraId="0B514B7C" w14:textId="4FB4A818" w:rsidR="00A05F50" w:rsidRPr="009F4ED7" w:rsidRDefault="00A05F50" w:rsidP="002D1E83">
            <w:pPr>
              <w:spacing w:after="240" w:line="240" w:lineRule="auto"/>
            </w:pPr>
            <w:r>
              <w:t>AIS</w:t>
            </w:r>
          </w:p>
        </w:tc>
      </w:tr>
      <w:tr w:rsidR="00A05F50" w14:paraId="386CDB5E" w14:textId="48C9819A"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6C183403" w14:textId="79754C08" w:rsidR="00A05F50" w:rsidRDefault="00A05F50" w:rsidP="002D1E83">
            <w:pPr>
              <w:spacing w:after="240" w:line="240" w:lineRule="auto"/>
            </w:pPr>
            <w:proofErr w:type="spellStart"/>
            <w:r w:rsidRPr="00D16C64">
              <w:t>func</w:t>
            </w:r>
            <w:proofErr w:type="spellEnd"/>
            <w:r w:rsidRPr="00D16C64">
              <w:t>-</w:t>
            </w:r>
            <w:proofErr w:type="spellStart"/>
            <w:r w:rsidRPr="00D16C64">
              <w:t>prd</w:t>
            </w:r>
            <w:proofErr w:type="spellEnd"/>
            <w:r w:rsidRPr="00D16C64">
              <w:t>-ae-ais</w:t>
            </w:r>
          </w:p>
        </w:tc>
        <w:tc>
          <w:tcPr>
            <w:tcW w:w="1964" w:type="dxa"/>
          </w:tcPr>
          <w:p w14:paraId="77905138" w14:textId="23F2D4A8" w:rsidR="00A05F50" w:rsidRDefault="00A05F50" w:rsidP="002D1E83">
            <w:pPr>
              <w:spacing w:after="240" w:line="240" w:lineRule="auto"/>
            </w:pPr>
            <w:r w:rsidRPr="00D16C64">
              <w:t>Function App</w:t>
            </w:r>
          </w:p>
        </w:tc>
        <w:tc>
          <w:tcPr>
            <w:tcW w:w="1611" w:type="dxa"/>
          </w:tcPr>
          <w:p w14:paraId="7A4EB46E" w14:textId="0C58BC1C" w:rsidR="00A05F50" w:rsidRDefault="00A05F50" w:rsidP="002D1E83">
            <w:pPr>
              <w:spacing w:after="240" w:line="240" w:lineRule="auto"/>
            </w:pPr>
            <w:r w:rsidRPr="00651C30">
              <w:t>172.27.20.8</w:t>
            </w:r>
          </w:p>
        </w:tc>
        <w:tc>
          <w:tcPr>
            <w:tcW w:w="2803" w:type="dxa"/>
          </w:tcPr>
          <w:p w14:paraId="757DDB91" w14:textId="24C8343C" w:rsidR="00A05F50" w:rsidRPr="00651C30" w:rsidRDefault="00A05F50" w:rsidP="002D1E83">
            <w:pPr>
              <w:spacing w:after="240" w:line="240" w:lineRule="auto"/>
            </w:pPr>
            <w:r>
              <w:t>AIS</w:t>
            </w:r>
          </w:p>
        </w:tc>
      </w:tr>
      <w:tr w:rsidR="00A05F50" w14:paraId="435F70B6" w14:textId="785D35B8" w:rsidTr="00A05F50">
        <w:trPr>
          <w:trHeight w:val="433"/>
        </w:trPr>
        <w:tc>
          <w:tcPr>
            <w:tcW w:w="1839" w:type="dxa"/>
          </w:tcPr>
          <w:p w14:paraId="06201B6F" w14:textId="35D4ED59" w:rsidR="00A05F50" w:rsidRPr="00E328BD" w:rsidRDefault="00A05F50" w:rsidP="002D1E83">
            <w:pPr>
              <w:spacing w:after="240" w:line="240" w:lineRule="auto"/>
              <w:rPr>
                <w:color w:val="2089FF" w:themeColor="text2" w:themeTint="99"/>
              </w:rPr>
            </w:pPr>
            <w:proofErr w:type="spellStart"/>
            <w:r w:rsidRPr="00D16C64">
              <w:t>func</w:t>
            </w:r>
            <w:proofErr w:type="spellEnd"/>
            <w:r w:rsidRPr="00D16C64">
              <w:t>-</w:t>
            </w:r>
            <w:proofErr w:type="spellStart"/>
            <w:r w:rsidRPr="00D16C64">
              <w:t>prd</w:t>
            </w:r>
            <w:proofErr w:type="spellEnd"/>
            <w:r w:rsidRPr="00D16C64">
              <w:t>-ae-ais-asp</w:t>
            </w:r>
          </w:p>
        </w:tc>
        <w:tc>
          <w:tcPr>
            <w:tcW w:w="1964" w:type="dxa"/>
          </w:tcPr>
          <w:p w14:paraId="18C93284" w14:textId="44A251A3" w:rsidR="00A05F50" w:rsidRDefault="00A05F50" w:rsidP="002D1E83">
            <w:pPr>
              <w:spacing w:after="240" w:line="240" w:lineRule="auto"/>
            </w:pPr>
            <w:r w:rsidRPr="00D16C64">
              <w:t>App Service plan</w:t>
            </w:r>
          </w:p>
        </w:tc>
        <w:tc>
          <w:tcPr>
            <w:tcW w:w="1611" w:type="dxa"/>
          </w:tcPr>
          <w:p w14:paraId="16367CD3" w14:textId="1E8110F8" w:rsidR="00A05F50" w:rsidRDefault="00A05F50" w:rsidP="002D1E83">
            <w:pPr>
              <w:spacing w:after="240" w:line="240" w:lineRule="auto"/>
            </w:pPr>
            <w:r>
              <w:t>N/A</w:t>
            </w:r>
          </w:p>
        </w:tc>
        <w:tc>
          <w:tcPr>
            <w:tcW w:w="2803" w:type="dxa"/>
          </w:tcPr>
          <w:p w14:paraId="2AE2D15A" w14:textId="3E025DF3" w:rsidR="00A05F50" w:rsidRDefault="00A05F50" w:rsidP="002D1E83">
            <w:pPr>
              <w:spacing w:after="240" w:line="240" w:lineRule="auto"/>
            </w:pPr>
            <w:r>
              <w:t>AIS</w:t>
            </w:r>
          </w:p>
        </w:tc>
      </w:tr>
      <w:tr w:rsidR="00A05F50" w14:paraId="45B02629" w14:textId="5A8626C3"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5A335FFA" w14:textId="2222C00B" w:rsidR="00A05F50" w:rsidRPr="00E328BD" w:rsidRDefault="00A05F50" w:rsidP="002D1E83">
            <w:pPr>
              <w:spacing w:after="240" w:line="240" w:lineRule="auto"/>
              <w:rPr>
                <w:color w:val="2089FF" w:themeColor="text2" w:themeTint="99"/>
              </w:rPr>
            </w:pPr>
            <w:r w:rsidRPr="00D16C64">
              <w:lastRenderedPageBreak/>
              <w:t>logic-</w:t>
            </w:r>
            <w:proofErr w:type="spellStart"/>
            <w:r w:rsidRPr="00D16C64">
              <w:t>prd</w:t>
            </w:r>
            <w:proofErr w:type="spellEnd"/>
            <w:r w:rsidRPr="00D16C64">
              <w:t>-ae-ais</w:t>
            </w:r>
          </w:p>
        </w:tc>
        <w:tc>
          <w:tcPr>
            <w:tcW w:w="1964" w:type="dxa"/>
          </w:tcPr>
          <w:p w14:paraId="7FF5CDE3" w14:textId="2A2E3A11" w:rsidR="00A05F50" w:rsidRDefault="00A05F50" w:rsidP="002D1E83">
            <w:pPr>
              <w:spacing w:after="240" w:line="240" w:lineRule="auto"/>
            </w:pPr>
            <w:r w:rsidRPr="00D16C64">
              <w:t>Logic App (Standard)</w:t>
            </w:r>
          </w:p>
        </w:tc>
        <w:tc>
          <w:tcPr>
            <w:tcW w:w="1611" w:type="dxa"/>
          </w:tcPr>
          <w:p w14:paraId="5804A80F" w14:textId="0231E7C5" w:rsidR="00A05F50" w:rsidRDefault="00A05F50" w:rsidP="002D1E83">
            <w:pPr>
              <w:spacing w:after="240" w:line="240" w:lineRule="auto"/>
            </w:pPr>
            <w:r w:rsidRPr="00C91ACD">
              <w:t>172.27.20.9</w:t>
            </w:r>
          </w:p>
        </w:tc>
        <w:tc>
          <w:tcPr>
            <w:tcW w:w="2803" w:type="dxa"/>
          </w:tcPr>
          <w:p w14:paraId="6789E21A" w14:textId="16DF67B2" w:rsidR="00A05F50" w:rsidRPr="00C91ACD" w:rsidRDefault="00A05F50" w:rsidP="002D1E83">
            <w:pPr>
              <w:spacing w:after="240" w:line="240" w:lineRule="auto"/>
            </w:pPr>
            <w:r>
              <w:t>AIS</w:t>
            </w:r>
          </w:p>
        </w:tc>
      </w:tr>
      <w:tr w:rsidR="00A05F50" w14:paraId="01B2A827" w14:textId="2FB3E26D" w:rsidTr="00A05F50">
        <w:trPr>
          <w:trHeight w:val="433"/>
        </w:trPr>
        <w:tc>
          <w:tcPr>
            <w:tcW w:w="1839" w:type="dxa"/>
          </w:tcPr>
          <w:p w14:paraId="11D2E236" w14:textId="4A76705F" w:rsidR="00A05F50" w:rsidRPr="00E328BD" w:rsidRDefault="00A05F50" w:rsidP="006E0BD7">
            <w:pPr>
              <w:spacing w:after="240" w:line="240" w:lineRule="auto"/>
              <w:rPr>
                <w:color w:val="2089FF" w:themeColor="text2" w:themeTint="99"/>
              </w:rPr>
            </w:pPr>
            <w:r w:rsidRPr="00D16C64">
              <w:t>logic-</w:t>
            </w:r>
            <w:proofErr w:type="spellStart"/>
            <w:r w:rsidRPr="00D16C64">
              <w:t>prd</w:t>
            </w:r>
            <w:proofErr w:type="spellEnd"/>
            <w:r w:rsidRPr="00D16C64">
              <w:t>-ae-ais-asp</w:t>
            </w:r>
          </w:p>
        </w:tc>
        <w:tc>
          <w:tcPr>
            <w:tcW w:w="1964" w:type="dxa"/>
          </w:tcPr>
          <w:p w14:paraId="623CF20E" w14:textId="3CC1D051" w:rsidR="00A05F50" w:rsidRDefault="00A05F50" w:rsidP="006E0BD7">
            <w:pPr>
              <w:spacing w:after="240" w:line="240" w:lineRule="auto"/>
            </w:pPr>
            <w:r w:rsidRPr="00D16C64">
              <w:t>App Service plan</w:t>
            </w:r>
          </w:p>
        </w:tc>
        <w:tc>
          <w:tcPr>
            <w:tcW w:w="1611" w:type="dxa"/>
          </w:tcPr>
          <w:p w14:paraId="5744B3CD" w14:textId="54C5B941" w:rsidR="00A05F50" w:rsidRDefault="00A05F50" w:rsidP="006E0BD7">
            <w:pPr>
              <w:spacing w:after="240" w:line="240" w:lineRule="auto"/>
            </w:pPr>
            <w:r>
              <w:t>N/A</w:t>
            </w:r>
          </w:p>
        </w:tc>
        <w:tc>
          <w:tcPr>
            <w:tcW w:w="2803" w:type="dxa"/>
          </w:tcPr>
          <w:p w14:paraId="2302476A" w14:textId="3FF65A42" w:rsidR="00A05F50" w:rsidRDefault="00A05F50" w:rsidP="006E0BD7">
            <w:pPr>
              <w:spacing w:after="240" w:line="240" w:lineRule="auto"/>
            </w:pPr>
            <w:r>
              <w:t>AIS</w:t>
            </w:r>
          </w:p>
        </w:tc>
      </w:tr>
      <w:tr w:rsidR="00A05F50" w14:paraId="707871EB" w14:textId="297A82DA"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10A2774D" w14:textId="72618B2A" w:rsidR="00A05F50" w:rsidRPr="00E328BD" w:rsidRDefault="00A05F50" w:rsidP="006E0BD7">
            <w:pPr>
              <w:spacing w:after="240" w:line="240" w:lineRule="auto"/>
              <w:rPr>
                <w:color w:val="2089FF" w:themeColor="text2" w:themeTint="99"/>
              </w:rPr>
            </w:pPr>
            <w:proofErr w:type="spellStart"/>
            <w:r w:rsidRPr="00D16C64">
              <w:t>stprdaeaisapp</w:t>
            </w:r>
            <w:proofErr w:type="spellEnd"/>
          </w:p>
        </w:tc>
        <w:tc>
          <w:tcPr>
            <w:tcW w:w="1964" w:type="dxa"/>
          </w:tcPr>
          <w:p w14:paraId="43C77FDE" w14:textId="2324BF00" w:rsidR="00A05F50" w:rsidRDefault="00A05F50" w:rsidP="006E0BD7">
            <w:pPr>
              <w:spacing w:after="240" w:line="240" w:lineRule="auto"/>
            </w:pPr>
            <w:r w:rsidRPr="00D16C64">
              <w:t>Storage account</w:t>
            </w:r>
          </w:p>
        </w:tc>
        <w:tc>
          <w:tcPr>
            <w:tcW w:w="1611" w:type="dxa"/>
          </w:tcPr>
          <w:p w14:paraId="606F5C8F" w14:textId="77777777" w:rsidR="00A05F50" w:rsidRDefault="00A05F50" w:rsidP="006E0BD7">
            <w:pPr>
              <w:spacing w:after="240" w:line="240" w:lineRule="auto"/>
            </w:pPr>
            <w:r w:rsidRPr="00B3166D">
              <w:t>172.27.20.5</w:t>
            </w:r>
          </w:p>
          <w:p w14:paraId="42301F43" w14:textId="77777777" w:rsidR="00A05F50" w:rsidRDefault="00A05F50" w:rsidP="006E0BD7">
            <w:pPr>
              <w:spacing w:after="240" w:line="240" w:lineRule="auto"/>
            </w:pPr>
            <w:r w:rsidRPr="00CC557F">
              <w:t>172.27.20.7</w:t>
            </w:r>
          </w:p>
          <w:p w14:paraId="32AA5D2E" w14:textId="77777777" w:rsidR="00A05F50" w:rsidRDefault="00A05F50" w:rsidP="006E0BD7">
            <w:pPr>
              <w:spacing w:after="240" w:line="240" w:lineRule="auto"/>
            </w:pPr>
            <w:r w:rsidRPr="0051545F">
              <w:t>172.27.20.4</w:t>
            </w:r>
          </w:p>
          <w:p w14:paraId="1366F958" w14:textId="20A6BEF7" w:rsidR="00A05F50" w:rsidRDefault="00A05F50" w:rsidP="006E0BD7">
            <w:pPr>
              <w:spacing w:after="240" w:line="240" w:lineRule="auto"/>
            </w:pPr>
            <w:r w:rsidRPr="0051545F">
              <w:t>172.27.20.6</w:t>
            </w:r>
          </w:p>
        </w:tc>
        <w:tc>
          <w:tcPr>
            <w:tcW w:w="2803" w:type="dxa"/>
          </w:tcPr>
          <w:p w14:paraId="5BFABAC3" w14:textId="6A47B287" w:rsidR="00A05F50" w:rsidRPr="00B3166D" w:rsidRDefault="00A05F50" w:rsidP="006E0BD7">
            <w:pPr>
              <w:spacing w:after="240" w:line="240" w:lineRule="auto"/>
            </w:pPr>
            <w:r>
              <w:t>AIS</w:t>
            </w:r>
          </w:p>
        </w:tc>
      </w:tr>
      <w:tr w:rsidR="00A05F50" w14:paraId="5949A8C9" w14:textId="3CDBB550" w:rsidTr="00A05F50">
        <w:trPr>
          <w:trHeight w:val="433"/>
        </w:trPr>
        <w:tc>
          <w:tcPr>
            <w:tcW w:w="1839" w:type="dxa"/>
          </w:tcPr>
          <w:p w14:paraId="6C05E104" w14:textId="77777777" w:rsidR="00A05F50" w:rsidRDefault="00A05F50" w:rsidP="006E0BD7">
            <w:pPr>
              <w:spacing w:after="240" w:line="240" w:lineRule="auto"/>
            </w:pPr>
            <w:proofErr w:type="spellStart"/>
            <w:r w:rsidRPr="00840E8A">
              <w:t>apim</w:t>
            </w:r>
            <w:proofErr w:type="spellEnd"/>
            <w:r w:rsidRPr="00840E8A">
              <w:t>-</w:t>
            </w:r>
            <w:proofErr w:type="spellStart"/>
            <w:r w:rsidRPr="00840E8A">
              <w:t>prd</w:t>
            </w:r>
            <w:proofErr w:type="spellEnd"/>
            <w:r w:rsidRPr="00840E8A">
              <w:t>-</w:t>
            </w:r>
            <w:proofErr w:type="spellStart"/>
            <w:r w:rsidRPr="00840E8A">
              <w:t>ase</w:t>
            </w:r>
            <w:proofErr w:type="spellEnd"/>
            <w:r w:rsidRPr="00840E8A">
              <w:t>-ais</w:t>
            </w:r>
          </w:p>
          <w:p w14:paraId="0A93DD19" w14:textId="6F8F801A" w:rsidR="00A05F50" w:rsidRPr="00D16C64" w:rsidRDefault="00A05F50" w:rsidP="006E0BD7">
            <w:pPr>
              <w:spacing w:after="240" w:line="240" w:lineRule="auto"/>
            </w:pPr>
            <w:r>
              <w:t>(Geo-DR)</w:t>
            </w:r>
          </w:p>
        </w:tc>
        <w:tc>
          <w:tcPr>
            <w:tcW w:w="1964" w:type="dxa"/>
          </w:tcPr>
          <w:p w14:paraId="6595CB97" w14:textId="2B31E328" w:rsidR="00A05F50" w:rsidRPr="00D16C64" w:rsidRDefault="00A05F50" w:rsidP="006E0BD7">
            <w:pPr>
              <w:spacing w:after="240" w:line="240" w:lineRule="auto"/>
            </w:pPr>
            <w:r>
              <w:t>API Management</w:t>
            </w:r>
          </w:p>
        </w:tc>
        <w:tc>
          <w:tcPr>
            <w:tcW w:w="1611" w:type="dxa"/>
          </w:tcPr>
          <w:p w14:paraId="2A1B5028" w14:textId="504B4FE2" w:rsidR="00A05F50" w:rsidRDefault="00A05F50" w:rsidP="006E0BD7">
            <w:pPr>
              <w:spacing w:after="240" w:line="240" w:lineRule="auto"/>
            </w:pPr>
            <w:r w:rsidRPr="0051545F">
              <w:t>172.2</w:t>
            </w:r>
            <w:r>
              <w:t>6</w:t>
            </w:r>
            <w:r w:rsidRPr="0051545F">
              <w:t>.</w:t>
            </w:r>
            <w:r>
              <w:t>16</w:t>
            </w:r>
            <w:r w:rsidRPr="0051545F">
              <w:t>.</w:t>
            </w:r>
            <w:r>
              <w:t>5</w:t>
            </w:r>
          </w:p>
          <w:p w14:paraId="0D6AE7C2" w14:textId="50D5834F" w:rsidR="00A05F50" w:rsidRPr="00B3166D" w:rsidRDefault="00A05F50" w:rsidP="006E0BD7">
            <w:pPr>
              <w:spacing w:after="240" w:line="240" w:lineRule="auto"/>
            </w:pPr>
            <w:r w:rsidRPr="0051545F">
              <w:t>172.27.</w:t>
            </w:r>
            <w:r>
              <w:t>16</w:t>
            </w:r>
            <w:r w:rsidRPr="0051545F">
              <w:t>.</w:t>
            </w:r>
            <w:r>
              <w:t>4</w:t>
            </w:r>
          </w:p>
        </w:tc>
        <w:tc>
          <w:tcPr>
            <w:tcW w:w="2803" w:type="dxa"/>
          </w:tcPr>
          <w:p w14:paraId="53C79C2C" w14:textId="7802E408" w:rsidR="00A05F50" w:rsidRPr="0051545F" w:rsidRDefault="00A05F50" w:rsidP="006E0BD7">
            <w:pPr>
              <w:spacing w:after="240" w:line="240" w:lineRule="auto"/>
            </w:pPr>
            <w:r>
              <w:t>AIS</w:t>
            </w:r>
          </w:p>
        </w:tc>
      </w:tr>
      <w:tr w:rsidR="00A05F50" w14:paraId="593FA457" w14:textId="2BBF2338"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2E9A6A43" w14:textId="77777777" w:rsidR="00A05F50" w:rsidRDefault="00A05F50" w:rsidP="006E0BD7">
            <w:pPr>
              <w:spacing w:after="240" w:line="240" w:lineRule="auto"/>
            </w:pPr>
            <w:proofErr w:type="spellStart"/>
            <w:r w:rsidRPr="00431319">
              <w:t>evgt</w:t>
            </w:r>
            <w:proofErr w:type="spellEnd"/>
            <w:r w:rsidRPr="00431319">
              <w:t>-</w:t>
            </w:r>
            <w:proofErr w:type="spellStart"/>
            <w:r w:rsidRPr="00431319">
              <w:t>prd</w:t>
            </w:r>
            <w:proofErr w:type="spellEnd"/>
            <w:r w:rsidRPr="00431319">
              <w:t>-</w:t>
            </w:r>
            <w:proofErr w:type="spellStart"/>
            <w:r w:rsidRPr="00431319">
              <w:t>ase</w:t>
            </w:r>
            <w:proofErr w:type="spellEnd"/>
            <w:r w:rsidRPr="00431319">
              <w:t>-ais</w:t>
            </w:r>
          </w:p>
          <w:p w14:paraId="7B582C99" w14:textId="71E97753" w:rsidR="00A05F50" w:rsidRPr="00D16C64" w:rsidRDefault="00A05F50" w:rsidP="006E0BD7">
            <w:pPr>
              <w:spacing w:after="240" w:line="240" w:lineRule="auto"/>
            </w:pPr>
            <w:r>
              <w:t>(Geo-DR)</w:t>
            </w:r>
          </w:p>
        </w:tc>
        <w:tc>
          <w:tcPr>
            <w:tcW w:w="1964" w:type="dxa"/>
          </w:tcPr>
          <w:p w14:paraId="00B3D256" w14:textId="4B6412AC" w:rsidR="00A05F50" w:rsidRDefault="00A05F50" w:rsidP="006E0BD7">
            <w:pPr>
              <w:spacing w:after="240" w:line="240" w:lineRule="auto"/>
            </w:pPr>
            <w:r>
              <w:t>Event Grid</w:t>
            </w:r>
          </w:p>
        </w:tc>
        <w:tc>
          <w:tcPr>
            <w:tcW w:w="1611" w:type="dxa"/>
          </w:tcPr>
          <w:p w14:paraId="1847A6CD" w14:textId="7A5597D7" w:rsidR="00A05F50" w:rsidRDefault="00A05F50" w:rsidP="006E0BD7">
            <w:pPr>
              <w:spacing w:after="240" w:line="240" w:lineRule="auto"/>
            </w:pPr>
            <w:r w:rsidRPr="00740707">
              <w:t>172.26.18.7</w:t>
            </w:r>
          </w:p>
          <w:p w14:paraId="3C95C8A8" w14:textId="532EC2A4" w:rsidR="00A05F50" w:rsidRPr="00B3166D" w:rsidRDefault="00A05F50" w:rsidP="006E0BD7">
            <w:pPr>
              <w:spacing w:after="240" w:line="240" w:lineRule="auto"/>
            </w:pPr>
            <w:r w:rsidRPr="006F4D9D">
              <w:t>172.26.18.6</w:t>
            </w:r>
          </w:p>
        </w:tc>
        <w:tc>
          <w:tcPr>
            <w:tcW w:w="2803" w:type="dxa"/>
          </w:tcPr>
          <w:p w14:paraId="5EB6F003" w14:textId="599A8E60" w:rsidR="00A05F50" w:rsidRPr="00740707" w:rsidRDefault="00A05F50" w:rsidP="006E0BD7">
            <w:pPr>
              <w:spacing w:after="240" w:line="240" w:lineRule="auto"/>
            </w:pPr>
            <w:r>
              <w:t>AIS</w:t>
            </w:r>
          </w:p>
        </w:tc>
      </w:tr>
      <w:tr w:rsidR="00A05F50" w14:paraId="2313C40E" w14:textId="2B2286AC" w:rsidTr="00A05F50">
        <w:trPr>
          <w:trHeight w:val="433"/>
        </w:trPr>
        <w:tc>
          <w:tcPr>
            <w:tcW w:w="1839" w:type="dxa"/>
          </w:tcPr>
          <w:p w14:paraId="331D1AB4" w14:textId="77777777" w:rsidR="00A05F50" w:rsidRDefault="00A05F50" w:rsidP="006E0BD7">
            <w:pPr>
              <w:spacing w:after="240" w:line="240" w:lineRule="auto"/>
            </w:pPr>
            <w:proofErr w:type="spellStart"/>
            <w:r w:rsidRPr="00CF31A7">
              <w:t>kv</w:t>
            </w:r>
            <w:proofErr w:type="spellEnd"/>
            <w:r w:rsidRPr="00CF31A7">
              <w:t>-</w:t>
            </w:r>
            <w:proofErr w:type="spellStart"/>
            <w:r w:rsidRPr="00CF31A7">
              <w:t>prd</w:t>
            </w:r>
            <w:proofErr w:type="spellEnd"/>
            <w:r w:rsidRPr="00CF31A7">
              <w:t>-</w:t>
            </w:r>
            <w:proofErr w:type="spellStart"/>
            <w:r w:rsidRPr="00CF31A7">
              <w:t>ase</w:t>
            </w:r>
            <w:proofErr w:type="spellEnd"/>
            <w:r w:rsidRPr="00CF31A7">
              <w:t>-ais</w:t>
            </w:r>
          </w:p>
          <w:p w14:paraId="19EF6A18" w14:textId="7E963F75" w:rsidR="00A05F50" w:rsidRPr="00D16C64" w:rsidRDefault="00A05F50" w:rsidP="006E0BD7">
            <w:pPr>
              <w:spacing w:after="240" w:line="240" w:lineRule="auto"/>
            </w:pPr>
            <w:r>
              <w:t>(Geo-DR)</w:t>
            </w:r>
          </w:p>
        </w:tc>
        <w:tc>
          <w:tcPr>
            <w:tcW w:w="1964" w:type="dxa"/>
          </w:tcPr>
          <w:p w14:paraId="10C5E07B" w14:textId="27B60E42" w:rsidR="00A05F50" w:rsidRDefault="00A05F50" w:rsidP="006E0BD7">
            <w:pPr>
              <w:spacing w:after="240" w:line="240" w:lineRule="auto"/>
            </w:pPr>
            <w:r>
              <w:t>Key Vault</w:t>
            </w:r>
          </w:p>
        </w:tc>
        <w:tc>
          <w:tcPr>
            <w:tcW w:w="1611" w:type="dxa"/>
          </w:tcPr>
          <w:p w14:paraId="76C94973" w14:textId="56CE9092" w:rsidR="00A05F50" w:rsidRPr="00B3166D" w:rsidRDefault="00A05F50" w:rsidP="006E0BD7">
            <w:pPr>
              <w:spacing w:after="240" w:line="240" w:lineRule="auto"/>
            </w:pPr>
            <w:r w:rsidRPr="0004727E">
              <w:t>172.26.18.4</w:t>
            </w:r>
          </w:p>
        </w:tc>
        <w:tc>
          <w:tcPr>
            <w:tcW w:w="2803" w:type="dxa"/>
          </w:tcPr>
          <w:p w14:paraId="66953752" w14:textId="3A431D41" w:rsidR="00A05F50" w:rsidRPr="0004727E" w:rsidRDefault="00A05F50" w:rsidP="006E0BD7">
            <w:pPr>
              <w:spacing w:after="240" w:line="240" w:lineRule="auto"/>
            </w:pPr>
            <w:r>
              <w:t>AIS</w:t>
            </w:r>
          </w:p>
        </w:tc>
      </w:tr>
      <w:tr w:rsidR="00A05F50" w14:paraId="52642BB6" w14:textId="05781F88"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7565B6E8" w14:textId="77777777" w:rsidR="00A05F50" w:rsidRDefault="00A05F50" w:rsidP="006E0BD7">
            <w:pPr>
              <w:spacing w:after="240" w:line="240" w:lineRule="auto"/>
            </w:pPr>
            <w:proofErr w:type="spellStart"/>
            <w:r w:rsidRPr="00EB6845">
              <w:t>sbns</w:t>
            </w:r>
            <w:proofErr w:type="spellEnd"/>
            <w:r w:rsidRPr="00EB6845">
              <w:t>-</w:t>
            </w:r>
            <w:proofErr w:type="spellStart"/>
            <w:r w:rsidRPr="00EB6845">
              <w:t>prd</w:t>
            </w:r>
            <w:proofErr w:type="spellEnd"/>
            <w:r w:rsidRPr="00EB6845">
              <w:t>-</w:t>
            </w:r>
            <w:proofErr w:type="spellStart"/>
            <w:r w:rsidRPr="00EB6845">
              <w:t>ase</w:t>
            </w:r>
            <w:proofErr w:type="spellEnd"/>
            <w:r w:rsidRPr="00EB6845">
              <w:t>-ais</w:t>
            </w:r>
          </w:p>
          <w:p w14:paraId="72CB0663" w14:textId="79BE0BBC" w:rsidR="00A05F50" w:rsidRPr="00D16C64" w:rsidRDefault="00A05F50" w:rsidP="006E0BD7">
            <w:pPr>
              <w:spacing w:after="240" w:line="240" w:lineRule="auto"/>
            </w:pPr>
            <w:r>
              <w:t>(Geo-DR)</w:t>
            </w:r>
          </w:p>
        </w:tc>
        <w:tc>
          <w:tcPr>
            <w:tcW w:w="1964" w:type="dxa"/>
          </w:tcPr>
          <w:p w14:paraId="71C101C4" w14:textId="3297AFFE" w:rsidR="00A05F50" w:rsidRDefault="00A05F50" w:rsidP="006E0BD7">
            <w:pPr>
              <w:spacing w:after="240" w:line="240" w:lineRule="auto"/>
            </w:pPr>
            <w:r>
              <w:t>Service Bus</w:t>
            </w:r>
          </w:p>
        </w:tc>
        <w:tc>
          <w:tcPr>
            <w:tcW w:w="1611" w:type="dxa"/>
          </w:tcPr>
          <w:p w14:paraId="50BF3514" w14:textId="2FF6359B" w:rsidR="00A05F50" w:rsidRPr="00B3166D" w:rsidRDefault="00A05F50" w:rsidP="006E0BD7">
            <w:pPr>
              <w:spacing w:after="240" w:line="240" w:lineRule="auto"/>
            </w:pPr>
            <w:r w:rsidRPr="002018DF">
              <w:t>172.26.18.8</w:t>
            </w:r>
          </w:p>
        </w:tc>
        <w:tc>
          <w:tcPr>
            <w:tcW w:w="2803" w:type="dxa"/>
          </w:tcPr>
          <w:p w14:paraId="6C5E569B" w14:textId="2680C4B0" w:rsidR="00A05F50" w:rsidRPr="002018DF" w:rsidRDefault="00A05F50" w:rsidP="006E0BD7">
            <w:pPr>
              <w:spacing w:after="240" w:line="240" w:lineRule="auto"/>
            </w:pPr>
            <w:r>
              <w:t>AIS</w:t>
            </w:r>
          </w:p>
        </w:tc>
      </w:tr>
      <w:tr w:rsidR="00A05F50" w14:paraId="73EF2720" w14:textId="7A2D6CF8" w:rsidTr="00A05F50">
        <w:trPr>
          <w:trHeight w:val="433"/>
        </w:trPr>
        <w:tc>
          <w:tcPr>
            <w:tcW w:w="1839" w:type="dxa"/>
          </w:tcPr>
          <w:p w14:paraId="46041647" w14:textId="5297AAAC" w:rsidR="00A05F50" w:rsidRPr="00EB6845" w:rsidRDefault="00A05F50" w:rsidP="006E0BD7">
            <w:pPr>
              <w:spacing w:after="240" w:line="240" w:lineRule="auto"/>
            </w:pPr>
            <w:proofErr w:type="spellStart"/>
            <w:r w:rsidRPr="00D20AE8">
              <w:t>adf</w:t>
            </w:r>
            <w:proofErr w:type="spellEnd"/>
            <w:r w:rsidRPr="00D20AE8">
              <w:t>-</w:t>
            </w:r>
            <w:proofErr w:type="spellStart"/>
            <w:r w:rsidRPr="00D20AE8">
              <w:t>prd</w:t>
            </w:r>
            <w:proofErr w:type="spellEnd"/>
            <w:r w:rsidRPr="00D20AE8">
              <w:t>-</w:t>
            </w:r>
            <w:proofErr w:type="spellStart"/>
            <w:r w:rsidRPr="00D20AE8">
              <w:t>ase</w:t>
            </w:r>
            <w:proofErr w:type="spellEnd"/>
            <w:r w:rsidRPr="00D20AE8">
              <w:t>-ais</w:t>
            </w:r>
          </w:p>
        </w:tc>
        <w:tc>
          <w:tcPr>
            <w:tcW w:w="1964" w:type="dxa"/>
          </w:tcPr>
          <w:p w14:paraId="25D76A67" w14:textId="3981AC63" w:rsidR="00A05F50" w:rsidRDefault="00A05F50" w:rsidP="006E0BD7">
            <w:pPr>
              <w:spacing w:after="240" w:line="240" w:lineRule="auto"/>
            </w:pPr>
            <w:r>
              <w:t>Data Factory</w:t>
            </w:r>
          </w:p>
        </w:tc>
        <w:tc>
          <w:tcPr>
            <w:tcW w:w="1611" w:type="dxa"/>
          </w:tcPr>
          <w:p w14:paraId="76E61637" w14:textId="112A926E" w:rsidR="00A05F50" w:rsidRPr="00B3166D" w:rsidRDefault="00A05F50" w:rsidP="006E0BD7">
            <w:pPr>
              <w:spacing w:after="240" w:line="240" w:lineRule="auto"/>
            </w:pPr>
            <w:r w:rsidRPr="002C66CD">
              <w:t>172.26.18.5</w:t>
            </w:r>
          </w:p>
        </w:tc>
        <w:tc>
          <w:tcPr>
            <w:tcW w:w="2803" w:type="dxa"/>
          </w:tcPr>
          <w:p w14:paraId="3BBA5F41" w14:textId="3DF2E61F" w:rsidR="00A05F50" w:rsidRPr="002C66CD" w:rsidRDefault="00A05F50" w:rsidP="006E0BD7">
            <w:pPr>
              <w:spacing w:after="240" w:line="240" w:lineRule="auto"/>
            </w:pPr>
            <w:r>
              <w:t>AIS</w:t>
            </w:r>
          </w:p>
        </w:tc>
      </w:tr>
      <w:tr w:rsidR="00A05F50" w14:paraId="2BD730AF" w14:textId="77E50F82"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743E1EFB" w14:textId="60704140" w:rsidR="00A05F50" w:rsidRPr="00D20AE8" w:rsidRDefault="00A05F50" w:rsidP="00824DD8">
            <w:pPr>
              <w:spacing w:after="240" w:line="240" w:lineRule="auto"/>
            </w:pPr>
            <w:proofErr w:type="spellStart"/>
            <w:r w:rsidRPr="00EF2504">
              <w:t>stprdaseais</w:t>
            </w:r>
            <w:proofErr w:type="spellEnd"/>
          </w:p>
        </w:tc>
        <w:tc>
          <w:tcPr>
            <w:tcW w:w="1964" w:type="dxa"/>
          </w:tcPr>
          <w:p w14:paraId="0E3781F7" w14:textId="32409C3D" w:rsidR="00A05F50" w:rsidRDefault="00A05F50" w:rsidP="00824DD8">
            <w:pPr>
              <w:spacing w:after="240" w:line="240" w:lineRule="auto"/>
            </w:pPr>
            <w:r w:rsidRPr="006044CC">
              <w:t>Storage Account (Business)</w:t>
            </w:r>
          </w:p>
        </w:tc>
        <w:tc>
          <w:tcPr>
            <w:tcW w:w="1611" w:type="dxa"/>
          </w:tcPr>
          <w:p w14:paraId="39E2D899" w14:textId="77777777" w:rsidR="00A05F50" w:rsidRDefault="00A05F50" w:rsidP="00824DD8">
            <w:pPr>
              <w:spacing w:after="240" w:line="240" w:lineRule="auto"/>
            </w:pPr>
            <w:r w:rsidRPr="00C61684">
              <w:t>172.26.18.11</w:t>
            </w:r>
          </w:p>
          <w:p w14:paraId="5A624D9B" w14:textId="0745B690" w:rsidR="00A05F50" w:rsidRDefault="00A05F50" w:rsidP="00824DD8">
            <w:pPr>
              <w:spacing w:after="240" w:line="240" w:lineRule="auto"/>
            </w:pPr>
            <w:r w:rsidRPr="0001378E">
              <w:t>172.26.18.9</w:t>
            </w:r>
          </w:p>
          <w:p w14:paraId="4F6F5980" w14:textId="68AB7D03" w:rsidR="00A05F50" w:rsidRDefault="00A05F50" w:rsidP="00824DD8">
            <w:pPr>
              <w:spacing w:after="240" w:line="240" w:lineRule="auto"/>
            </w:pPr>
            <w:r w:rsidRPr="0001378E">
              <w:t>172.26.18.10</w:t>
            </w:r>
          </w:p>
          <w:p w14:paraId="420DF0AF" w14:textId="1FB8797D" w:rsidR="00A05F50" w:rsidRPr="00B3166D" w:rsidRDefault="00A05F50" w:rsidP="00824DD8">
            <w:pPr>
              <w:spacing w:after="240" w:line="240" w:lineRule="auto"/>
            </w:pPr>
            <w:r w:rsidRPr="00FF4D78">
              <w:t>172.26.18.12</w:t>
            </w:r>
          </w:p>
        </w:tc>
        <w:tc>
          <w:tcPr>
            <w:tcW w:w="2803" w:type="dxa"/>
          </w:tcPr>
          <w:p w14:paraId="2990F8B2" w14:textId="7465F2E9" w:rsidR="00A05F50" w:rsidRPr="00C61684" w:rsidRDefault="00A05F50" w:rsidP="00824DD8">
            <w:pPr>
              <w:spacing w:after="240" w:line="240" w:lineRule="auto"/>
            </w:pPr>
            <w:r>
              <w:t>AIS</w:t>
            </w:r>
          </w:p>
        </w:tc>
      </w:tr>
      <w:tr w:rsidR="00A05F50" w14:paraId="12C0C6AE" w14:textId="77777777" w:rsidTr="00A05F50">
        <w:trPr>
          <w:trHeight w:val="433"/>
        </w:trPr>
        <w:tc>
          <w:tcPr>
            <w:tcW w:w="1839" w:type="dxa"/>
          </w:tcPr>
          <w:p w14:paraId="53542477" w14:textId="3D67038B" w:rsidR="00A05F50" w:rsidRPr="00EF2504" w:rsidRDefault="00A05F50" w:rsidP="00A05F50">
            <w:pPr>
              <w:spacing w:after="240" w:line="240" w:lineRule="auto"/>
            </w:pPr>
            <w:r w:rsidRPr="00D16C64">
              <w:t xml:space="preserve">Logic App </w:t>
            </w:r>
            <w:r>
              <w:t>(</w:t>
            </w:r>
            <w:proofErr w:type="spellStart"/>
            <w:r>
              <w:t>eCloud</w:t>
            </w:r>
            <w:proofErr w:type="spellEnd"/>
            <w:r>
              <w:t xml:space="preserve">) </w:t>
            </w:r>
            <w:r w:rsidRPr="00D16C64">
              <w:t>(Standard)</w:t>
            </w:r>
          </w:p>
        </w:tc>
        <w:tc>
          <w:tcPr>
            <w:tcW w:w="1964" w:type="dxa"/>
          </w:tcPr>
          <w:p w14:paraId="5E07BB93" w14:textId="33FFB6BA" w:rsidR="00A05F50" w:rsidRPr="006044CC" w:rsidRDefault="00A05F50" w:rsidP="00A05F50">
            <w:pPr>
              <w:spacing w:after="240" w:line="240" w:lineRule="auto"/>
            </w:pPr>
            <w:r w:rsidRPr="00CC7867">
              <w:t>logic-</w:t>
            </w:r>
            <w:proofErr w:type="spellStart"/>
            <w:r w:rsidRPr="00CC7867">
              <w:t>prd</w:t>
            </w:r>
            <w:proofErr w:type="spellEnd"/>
            <w:r w:rsidRPr="00CC7867">
              <w:t>-ae-</w:t>
            </w:r>
            <w:proofErr w:type="spellStart"/>
            <w:r w:rsidRPr="00CC7867">
              <w:t>ecloud</w:t>
            </w:r>
            <w:proofErr w:type="spellEnd"/>
          </w:p>
        </w:tc>
        <w:tc>
          <w:tcPr>
            <w:tcW w:w="1611" w:type="dxa"/>
          </w:tcPr>
          <w:p w14:paraId="69B3E824" w14:textId="7411BF21" w:rsidR="00A05F50" w:rsidRPr="00C61684" w:rsidRDefault="00A05F50" w:rsidP="00A05F50">
            <w:pPr>
              <w:spacing w:after="240" w:line="240" w:lineRule="auto"/>
            </w:pPr>
            <w:r w:rsidRPr="00CD2A51">
              <w:t>172.27.20.19</w:t>
            </w:r>
          </w:p>
        </w:tc>
        <w:tc>
          <w:tcPr>
            <w:tcW w:w="2803" w:type="dxa"/>
          </w:tcPr>
          <w:p w14:paraId="35DDA2F1" w14:textId="34C34F19" w:rsidR="00A05F50" w:rsidRPr="00C61684" w:rsidRDefault="00A05F50" w:rsidP="00A05F50">
            <w:pPr>
              <w:spacing w:after="240" w:line="240" w:lineRule="auto"/>
            </w:pPr>
            <w:r>
              <w:t>TechOne</w:t>
            </w:r>
          </w:p>
        </w:tc>
      </w:tr>
      <w:tr w:rsidR="00A05F50" w14:paraId="3A832F68"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5195F113" w14:textId="67DE52B7" w:rsidR="00A05F50" w:rsidRPr="00EF2504" w:rsidRDefault="00A05F50" w:rsidP="00A05F50">
            <w:pPr>
              <w:spacing w:after="240" w:line="240" w:lineRule="auto"/>
            </w:pPr>
            <w:r w:rsidRPr="004F3D48">
              <w:lastRenderedPageBreak/>
              <w:t>Logic App (</w:t>
            </w:r>
            <w:proofErr w:type="spellStart"/>
            <w:r w:rsidRPr="004F3D48">
              <w:t>empro</w:t>
            </w:r>
            <w:proofErr w:type="spellEnd"/>
            <w:r w:rsidRPr="004F3D48">
              <w:t>)</w:t>
            </w:r>
            <w:r w:rsidRPr="00D16C64">
              <w:t xml:space="preserve"> (Standard)</w:t>
            </w:r>
          </w:p>
        </w:tc>
        <w:tc>
          <w:tcPr>
            <w:tcW w:w="1964" w:type="dxa"/>
          </w:tcPr>
          <w:p w14:paraId="004E5673" w14:textId="57182EE4" w:rsidR="00A05F50" w:rsidRPr="006044CC" w:rsidRDefault="00A05F50" w:rsidP="00A05F50">
            <w:pPr>
              <w:spacing w:after="240" w:line="240" w:lineRule="auto"/>
            </w:pPr>
            <w:r w:rsidRPr="005E53A7">
              <w:t>logic-</w:t>
            </w:r>
            <w:proofErr w:type="spellStart"/>
            <w:r w:rsidRPr="005E53A7">
              <w:t>prd</w:t>
            </w:r>
            <w:proofErr w:type="spellEnd"/>
            <w:r w:rsidRPr="005E53A7">
              <w:t>-ae-</w:t>
            </w:r>
            <w:proofErr w:type="spellStart"/>
            <w:r w:rsidRPr="005E53A7">
              <w:t>empro</w:t>
            </w:r>
            <w:proofErr w:type="spellEnd"/>
          </w:p>
        </w:tc>
        <w:tc>
          <w:tcPr>
            <w:tcW w:w="1611" w:type="dxa"/>
          </w:tcPr>
          <w:p w14:paraId="585731F9" w14:textId="55CBB6B2" w:rsidR="00A05F50" w:rsidRPr="00C61684" w:rsidRDefault="00A05F50" w:rsidP="00A05F50">
            <w:pPr>
              <w:spacing w:after="240" w:line="240" w:lineRule="auto"/>
            </w:pPr>
            <w:r w:rsidRPr="00F72820">
              <w:t>172.27.20.20</w:t>
            </w:r>
          </w:p>
        </w:tc>
        <w:tc>
          <w:tcPr>
            <w:tcW w:w="2803" w:type="dxa"/>
          </w:tcPr>
          <w:p w14:paraId="24250024" w14:textId="3B3D9DBC" w:rsidR="00A05F50" w:rsidRPr="00C61684" w:rsidRDefault="00A05F50" w:rsidP="00A05F50">
            <w:pPr>
              <w:spacing w:after="240" w:line="240" w:lineRule="auto"/>
            </w:pPr>
            <w:r w:rsidRPr="00537B0C">
              <w:t>TechOne</w:t>
            </w:r>
          </w:p>
        </w:tc>
      </w:tr>
      <w:tr w:rsidR="00A05F50" w14:paraId="7F5BDE2A" w14:textId="50C8BF87" w:rsidTr="00A05F50">
        <w:trPr>
          <w:trHeight w:val="433"/>
        </w:trPr>
        <w:tc>
          <w:tcPr>
            <w:tcW w:w="1839" w:type="dxa"/>
          </w:tcPr>
          <w:p w14:paraId="3344A22D" w14:textId="032CAAA7" w:rsidR="00A05F50" w:rsidRPr="00EF2504" w:rsidRDefault="00A05F50" w:rsidP="00A05F50">
            <w:pPr>
              <w:spacing w:after="240" w:line="240" w:lineRule="auto"/>
            </w:pPr>
            <w:r w:rsidRPr="004F3D48">
              <w:t>Logic App (</w:t>
            </w:r>
            <w:proofErr w:type="spellStart"/>
            <w:r w:rsidRPr="004F3D48">
              <w:t>nabfp</w:t>
            </w:r>
            <w:proofErr w:type="spellEnd"/>
            <w:r w:rsidRPr="004F3D48">
              <w:t>)</w:t>
            </w:r>
            <w:r w:rsidRPr="00D16C64">
              <w:t xml:space="preserve"> (Standard)</w:t>
            </w:r>
          </w:p>
        </w:tc>
        <w:tc>
          <w:tcPr>
            <w:tcW w:w="1964" w:type="dxa"/>
          </w:tcPr>
          <w:p w14:paraId="6B0E5D5B" w14:textId="639B6FEE" w:rsidR="00A05F50" w:rsidRPr="006044CC" w:rsidRDefault="00A05F50" w:rsidP="00A05F50">
            <w:pPr>
              <w:spacing w:after="240" w:line="240" w:lineRule="auto"/>
            </w:pPr>
            <w:r w:rsidRPr="005E53A7">
              <w:t>logic-</w:t>
            </w:r>
            <w:proofErr w:type="spellStart"/>
            <w:r w:rsidRPr="005E53A7">
              <w:t>prd</w:t>
            </w:r>
            <w:proofErr w:type="spellEnd"/>
            <w:r w:rsidRPr="005E53A7">
              <w:t>-ae-</w:t>
            </w:r>
            <w:proofErr w:type="spellStart"/>
            <w:r w:rsidRPr="005E53A7">
              <w:t>nabfp</w:t>
            </w:r>
            <w:proofErr w:type="spellEnd"/>
          </w:p>
        </w:tc>
        <w:tc>
          <w:tcPr>
            <w:tcW w:w="1611" w:type="dxa"/>
          </w:tcPr>
          <w:p w14:paraId="6FD2A6F4" w14:textId="5D21DE32" w:rsidR="00A05F50" w:rsidRPr="00C61684" w:rsidRDefault="00A05F50" w:rsidP="00A05F50">
            <w:pPr>
              <w:spacing w:after="240" w:line="240" w:lineRule="auto"/>
            </w:pPr>
            <w:r w:rsidRPr="00501A6B">
              <w:t>172.27.20.23</w:t>
            </w:r>
          </w:p>
        </w:tc>
        <w:tc>
          <w:tcPr>
            <w:tcW w:w="2803" w:type="dxa"/>
          </w:tcPr>
          <w:p w14:paraId="40687A0E" w14:textId="45D9161B" w:rsidR="00A05F50" w:rsidRPr="00C61684" w:rsidRDefault="00A05F50" w:rsidP="00A05F50">
            <w:pPr>
              <w:spacing w:after="240" w:line="240" w:lineRule="auto"/>
            </w:pPr>
            <w:r w:rsidRPr="00537B0C">
              <w:t>TechOne</w:t>
            </w:r>
          </w:p>
        </w:tc>
      </w:tr>
      <w:tr w:rsidR="00A05F50" w14:paraId="411C9D80" w14:textId="031F470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27EB0B85" w14:textId="775601BF" w:rsidR="00A05F50" w:rsidRPr="00EF2504" w:rsidRDefault="00A05F50" w:rsidP="00A05F50">
            <w:pPr>
              <w:spacing w:after="240" w:line="240" w:lineRule="auto"/>
            </w:pPr>
            <w:r w:rsidRPr="004F3D48">
              <w:t>Logic App (</w:t>
            </w:r>
            <w:proofErr w:type="spellStart"/>
            <w:r w:rsidRPr="004F3D48">
              <w:t>vago</w:t>
            </w:r>
            <w:proofErr w:type="spellEnd"/>
            <w:r w:rsidRPr="004F3D48">
              <w:t>)</w:t>
            </w:r>
            <w:r w:rsidRPr="00D16C64">
              <w:t xml:space="preserve"> (Standard)</w:t>
            </w:r>
          </w:p>
        </w:tc>
        <w:tc>
          <w:tcPr>
            <w:tcW w:w="1964" w:type="dxa"/>
          </w:tcPr>
          <w:p w14:paraId="7F25C68D" w14:textId="398DF792" w:rsidR="00A05F50" w:rsidRPr="006044CC" w:rsidRDefault="00A05F50" w:rsidP="00A05F50">
            <w:pPr>
              <w:spacing w:after="240" w:line="240" w:lineRule="auto"/>
            </w:pPr>
            <w:r w:rsidRPr="005E53A7">
              <w:t>logic-</w:t>
            </w:r>
            <w:proofErr w:type="spellStart"/>
            <w:r w:rsidRPr="005E53A7">
              <w:t>prd</w:t>
            </w:r>
            <w:proofErr w:type="spellEnd"/>
            <w:r w:rsidRPr="005E53A7">
              <w:t>-ae-</w:t>
            </w:r>
            <w:proofErr w:type="spellStart"/>
            <w:r w:rsidRPr="005E53A7">
              <w:t>vago</w:t>
            </w:r>
            <w:proofErr w:type="spellEnd"/>
          </w:p>
        </w:tc>
        <w:tc>
          <w:tcPr>
            <w:tcW w:w="1611" w:type="dxa"/>
          </w:tcPr>
          <w:p w14:paraId="7B2B244D" w14:textId="165F6732" w:rsidR="00A05F50" w:rsidRPr="00C61684" w:rsidRDefault="00A05F50" w:rsidP="00A05F50">
            <w:pPr>
              <w:spacing w:after="240" w:line="240" w:lineRule="auto"/>
            </w:pPr>
            <w:r w:rsidRPr="007D54AC">
              <w:t>172.27.20.21</w:t>
            </w:r>
          </w:p>
        </w:tc>
        <w:tc>
          <w:tcPr>
            <w:tcW w:w="2803" w:type="dxa"/>
          </w:tcPr>
          <w:p w14:paraId="61F48626" w14:textId="3431D75C" w:rsidR="00A05F50" w:rsidRPr="00C61684" w:rsidRDefault="00A05F50" w:rsidP="00A05F50">
            <w:pPr>
              <w:spacing w:after="240" w:line="240" w:lineRule="auto"/>
            </w:pPr>
            <w:r w:rsidRPr="00537B0C">
              <w:t>TechOne</w:t>
            </w:r>
          </w:p>
        </w:tc>
      </w:tr>
      <w:tr w:rsidR="00A05F50" w14:paraId="54BEE918" w14:textId="7CCB38E5" w:rsidTr="00A05F50">
        <w:trPr>
          <w:trHeight w:val="433"/>
        </w:trPr>
        <w:tc>
          <w:tcPr>
            <w:tcW w:w="1839" w:type="dxa"/>
          </w:tcPr>
          <w:p w14:paraId="4EEE4147" w14:textId="6506A3C2" w:rsidR="00A05F50" w:rsidRPr="00EF2504" w:rsidRDefault="00A05F50" w:rsidP="00A05F50">
            <w:pPr>
              <w:spacing w:after="240" w:line="240" w:lineRule="auto"/>
            </w:pPr>
            <w:r w:rsidRPr="004F3D48">
              <w:t>Logic App (</w:t>
            </w:r>
            <w:proofErr w:type="spellStart"/>
            <w:r w:rsidRPr="004F3D48">
              <w:t>westpac</w:t>
            </w:r>
            <w:proofErr w:type="spellEnd"/>
            <w:r w:rsidRPr="004F3D48">
              <w:t>)</w:t>
            </w:r>
            <w:r w:rsidRPr="00D16C64">
              <w:t xml:space="preserve"> (Standard)</w:t>
            </w:r>
          </w:p>
        </w:tc>
        <w:tc>
          <w:tcPr>
            <w:tcW w:w="1964" w:type="dxa"/>
          </w:tcPr>
          <w:p w14:paraId="254B23A0" w14:textId="4AC524F7" w:rsidR="00A05F50" w:rsidRPr="006044CC" w:rsidRDefault="00A05F50" w:rsidP="00A05F50">
            <w:pPr>
              <w:spacing w:after="240" w:line="240" w:lineRule="auto"/>
            </w:pPr>
            <w:r w:rsidRPr="005E53A7">
              <w:t>logic-</w:t>
            </w:r>
            <w:proofErr w:type="spellStart"/>
            <w:r w:rsidRPr="005E53A7">
              <w:t>prd</w:t>
            </w:r>
            <w:proofErr w:type="spellEnd"/>
            <w:r w:rsidRPr="005E53A7">
              <w:t>-ae-</w:t>
            </w:r>
            <w:proofErr w:type="spellStart"/>
            <w:r w:rsidRPr="005E53A7">
              <w:t>westpac</w:t>
            </w:r>
            <w:proofErr w:type="spellEnd"/>
          </w:p>
        </w:tc>
        <w:tc>
          <w:tcPr>
            <w:tcW w:w="1611" w:type="dxa"/>
          </w:tcPr>
          <w:p w14:paraId="4A55B2F3" w14:textId="0827E942" w:rsidR="00A05F50" w:rsidRPr="00C61684" w:rsidRDefault="00A05F50" w:rsidP="00A05F50">
            <w:pPr>
              <w:spacing w:after="240" w:line="240" w:lineRule="auto"/>
            </w:pPr>
            <w:r w:rsidRPr="00DC2752">
              <w:t>172.27.20.24</w:t>
            </w:r>
          </w:p>
        </w:tc>
        <w:tc>
          <w:tcPr>
            <w:tcW w:w="2803" w:type="dxa"/>
          </w:tcPr>
          <w:p w14:paraId="1B5298E9" w14:textId="771FBE2F" w:rsidR="00A05F50" w:rsidRPr="00C61684" w:rsidRDefault="00A05F50" w:rsidP="00A05F50">
            <w:pPr>
              <w:spacing w:after="240" w:line="240" w:lineRule="auto"/>
            </w:pPr>
            <w:r w:rsidRPr="00537B0C">
              <w:t>TechOne</w:t>
            </w:r>
          </w:p>
        </w:tc>
      </w:tr>
      <w:tr w:rsidR="00A05F50" w14:paraId="15B6D8DE" w14:textId="4AC0F5E4"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4D2750A2" w14:textId="1402B8D0" w:rsidR="00A05F50" w:rsidRPr="00EF2504" w:rsidRDefault="00A05F50" w:rsidP="00A05F50">
            <w:pPr>
              <w:spacing w:after="240" w:line="240" w:lineRule="auto"/>
            </w:pPr>
            <w:r>
              <w:t>Logic App (sentinel)</w:t>
            </w:r>
          </w:p>
        </w:tc>
        <w:tc>
          <w:tcPr>
            <w:tcW w:w="1964" w:type="dxa"/>
          </w:tcPr>
          <w:p w14:paraId="784D3D47" w14:textId="58A933E6" w:rsidR="00A05F50" w:rsidRPr="006044CC" w:rsidRDefault="00A05F50" w:rsidP="00A05F50">
            <w:pPr>
              <w:spacing w:after="240" w:line="240" w:lineRule="auto"/>
            </w:pPr>
            <w:r>
              <w:t>logic-</w:t>
            </w:r>
            <w:proofErr w:type="spellStart"/>
            <w:r>
              <w:t>prd</w:t>
            </w:r>
            <w:proofErr w:type="spellEnd"/>
            <w:r>
              <w:t>-ae-sentinel</w:t>
            </w:r>
          </w:p>
        </w:tc>
        <w:tc>
          <w:tcPr>
            <w:tcW w:w="1611" w:type="dxa"/>
          </w:tcPr>
          <w:p w14:paraId="6EA6F2A0" w14:textId="62998991" w:rsidR="00A05F50" w:rsidRPr="00C61684" w:rsidRDefault="00A05F50" w:rsidP="00A05F50">
            <w:pPr>
              <w:spacing w:after="240" w:line="240" w:lineRule="auto"/>
            </w:pPr>
            <w:r>
              <w:t>172.27.20.29</w:t>
            </w:r>
          </w:p>
        </w:tc>
        <w:tc>
          <w:tcPr>
            <w:tcW w:w="2803" w:type="dxa"/>
          </w:tcPr>
          <w:p w14:paraId="67A5FE19" w14:textId="17D00225" w:rsidR="00A05F50" w:rsidRPr="00C61684" w:rsidRDefault="00A05F50" w:rsidP="00A05F50">
            <w:pPr>
              <w:spacing w:after="240" w:line="240" w:lineRule="auto"/>
            </w:pPr>
            <w:r w:rsidRPr="00537B0C">
              <w:t>TechOne</w:t>
            </w:r>
          </w:p>
        </w:tc>
      </w:tr>
      <w:tr w:rsidR="00A05F50" w14:paraId="12CF1FCE" w14:textId="6611EFDA" w:rsidTr="00A05F50">
        <w:trPr>
          <w:trHeight w:val="433"/>
        </w:trPr>
        <w:tc>
          <w:tcPr>
            <w:tcW w:w="1839" w:type="dxa"/>
          </w:tcPr>
          <w:p w14:paraId="0999EEA8" w14:textId="77777777" w:rsidR="00A05F50" w:rsidRDefault="00A05F50" w:rsidP="00A05F50">
            <w:pPr>
              <w:spacing w:line="240" w:lineRule="auto"/>
              <w:pPrChange w:id="40" w:author="Melanie Franklin" w:date="2025-09-09T11:51:00Z" w16du:dateUtc="2025-09-09T01:51:00Z">
                <w:pPr>
                  <w:spacing w:after="240" w:line="240" w:lineRule="auto"/>
                </w:pPr>
              </w:pPrChange>
            </w:pPr>
            <w:r w:rsidRPr="00D16C64">
              <w:t>Storage account</w:t>
            </w:r>
            <w:r>
              <w:t xml:space="preserve"> </w:t>
            </w:r>
            <w:r w:rsidRPr="006044CC">
              <w:t>(Business)</w:t>
            </w:r>
          </w:p>
          <w:p w14:paraId="197E1625" w14:textId="77777777" w:rsidR="00A05F50" w:rsidRPr="00EF2504" w:rsidRDefault="00A05F50" w:rsidP="00A05F50">
            <w:pPr>
              <w:spacing w:after="240" w:line="240" w:lineRule="auto"/>
            </w:pPr>
          </w:p>
        </w:tc>
        <w:tc>
          <w:tcPr>
            <w:tcW w:w="1964" w:type="dxa"/>
          </w:tcPr>
          <w:p w14:paraId="716560EB" w14:textId="77777777" w:rsidR="00A05F50" w:rsidRDefault="00A05F50" w:rsidP="00A05F50">
            <w:pPr>
              <w:spacing w:line="240" w:lineRule="auto"/>
              <w:pPrChange w:id="41" w:author="Melanie Franklin" w:date="2025-09-09T11:51:00Z" w16du:dateUtc="2025-09-09T01:51:00Z">
                <w:pPr>
                  <w:spacing w:after="240" w:line="240" w:lineRule="auto"/>
                </w:pPr>
              </w:pPrChange>
            </w:pPr>
            <w:r w:rsidRPr="00746F11">
              <w:t>Stprdase</w:t>
            </w:r>
            <w:r>
              <w:t>t1</w:t>
            </w:r>
            <w:r w:rsidRPr="00746F11">
              <w:t>bus</w:t>
            </w:r>
          </w:p>
          <w:p w14:paraId="152452F3" w14:textId="594418EC" w:rsidR="00A05F50" w:rsidRPr="006044CC" w:rsidRDefault="00A05F50" w:rsidP="00A05F50">
            <w:pPr>
              <w:spacing w:after="240" w:line="240" w:lineRule="auto"/>
            </w:pPr>
            <w:r>
              <w:t>(GRS)</w:t>
            </w:r>
          </w:p>
        </w:tc>
        <w:tc>
          <w:tcPr>
            <w:tcW w:w="1611" w:type="dxa"/>
          </w:tcPr>
          <w:p w14:paraId="247CF1D3" w14:textId="77777777" w:rsidR="00A05F50" w:rsidRDefault="00A05F50" w:rsidP="00A05F50">
            <w:pPr>
              <w:spacing w:line="240" w:lineRule="auto"/>
              <w:pPrChange w:id="42" w:author="Melanie Franklin" w:date="2025-09-09T11:51:00Z" w16du:dateUtc="2025-09-09T01:51:00Z">
                <w:pPr>
                  <w:spacing w:after="240" w:line="240" w:lineRule="auto"/>
                </w:pPr>
              </w:pPrChange>
            </w:pPr>
            <w:r w:rsidRPr="001127F4">
              <w:t>172.27.20.22</w:t>
            </w:r>
          </w:p>
          <w:p w14:paraId="6855E831" w14:textId="77777777" w:rsidR="00A05F50" w:rsidRDefault="00A05F50" w:rsidP="00A05F50">
            <w:pPr>
              <w:spacing w:line="240" w:lineRule="auto"/>
              <w:pPrChange w:id="43" w:author="Melanie Franklin" w:date="2025-09-09T11:51:00Z" w16du:dateUtc="2025-09-09T01:51:00Z">
                <w:pPr>
                  <w:spacing w:after="240" w:line="240" w:lineRule="auto"/>
                </w:pPr>
              </w:pPrChange>
            </w:pPr>
            <w:r w:rsidRPr="00216538">
              <w:t>172.27.20.25</w:t>
            </w:r>
          </w:p>
          <w:p w14:paraId="42B99703" w14:textId="77777777" w:rsidR="00A05F50" w:rsidRDefault="00A05F50" w:rsidP="00A05F50">
            <w:pPr>
              <w:spacing w:line="240" w:lineRule="auto"/>
              <w:pPrChange w:id="44" w:author="Melanie Franklin" w:date="2025-09-09T11:51:00Z" w16du:dateUtc="2025-09-09T01:51:00Z">
                <w:pPr>
                  <w:spacing w:after="240" w:line="240" w:lineRule="auto"/>
                </w:pPr>
              </w:pPrChange>
            </w:pPr>
            <w:r w:rsidRPr="00A67DC0">
              <w:t>172.27.20.27</w:t>
            </w:r>
          </w:p>
          <w:p w14:paraId="5F747C3D" w14:textId="64E3278D" w:rsidR="00A05F50" w:rsidRPr="00C61684" w:rsidRDefault="00A05F50" w:rsidP="00A05F50">
            <w:pPr>
              <w:spacing w:after="240" w:line="240" w:lineRule="auto"/>
            </w:pPr>
            <w:r w:rsidRPr="00E87DDD">
              <w:t>172.27.20.26</w:t>
            </w:r>
          </w:p>
        </w:tc>
        <w:tc>
          <w:tcPr>
            <w:tcW w:w="2803" w:type="dxa"/>
          </w:tcPr>
          <w:p w14:paraId="592B782D" w14:textId="21EEFCAA" w:rsidR="00A05F50" w:rsidRPr="00C61684" w:rsidRDefault="00A05F50" w:rsidP="00A05F50">
            <w:pPr>
              <w:spacing w:after="240" w:line="240" w:lineRule="auto"/>
            </w:pPr>
            <w:r w:rsidRPr="00537B0C">
              <w:t>TechOne</w:t>
            </w:r>
          </w:p>
        </w:tc>
      </w:tr>
      <w:tr w:rsidR="00A05F50" w14:paraId="74362B1B"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797147C7" w14:textId="77777777" w:rsidR="00A05F50" w:rsidRDefault="00A05F50" w:rsidP="00A05F50">
            <w:pPr>
              <w:spacing w:line="240" w:lineRule="auto"/>
            </w:pPr>
            <w:r w:rsidRPr="006044CC">
              <w:t>Storage Account</w:t>
            </w:r>
          </w:p>
          <w:p w14:paraId="0C0D9A8F" w14:textId="09DB8B4B" w:rsidR="00A05F50" w:rsidRPr="00EF2504" w:rsidRDefault="00A05F50" w:rsidP="00A05F50">
            <w:pPr>
              <w:spacing w:after="240" w:line="240" w:lineRule="auto"/>
            </w:pPr>
            <w:r w:rsidRPr="006044CC">
              <w:t>(</w:t>
            </w:r>
            <w:r>
              <w:t>sftp</w:t>
            </w:r>
            <w:r w:rsidRPr="006044CC">
              <w:t>)</w:t>
            </w:r>
          </w:p>
        </w:tc>
        <w:tc>
          <w:tcPr>
            <w:tcW w:w="1964" w:type="dxa"/>
          </w:tcPr>
          <w:p w14:paraId="467B623C" w14:textId="77777777" w:rsidR="00A05F50" w:rsidRDefault="00A05F50" w:rsidP="00A05F50">
            <w:pPr>
              <w:spacing w:line="240" w:lineRule="auto"/>
              <w:pPrChange w:id="45" w:author="Melanie Franklin" w:date="2025-09-09T11:51:00Z" w16du:dateUtc="2025-09-09T01:51:00Z">
                <w:pPr>
                  <w:spacing w:after="240" w:line="240" w:lineRule="auto"/>
                </w:pPr>
              </w:pPrChange>
            </w:pPr>
            <w:r w:rsidRPr="008E2EC9">
              <w:t>Stprdase</w:t>
            </w:r>
            <w:r>
              <w:t>t1</w:t>
            </w:r>
            <w:r w:rsidRPr="008E2EC9">
              <w:t>extsftp</w:t>
            </w:r>
          </w:p>
          <w:p w14:paraId="00EF1D52" w14:textId="06747529" w:rsidR="00A05F50" w:rsidRPr="006044CC" w:rsidRDefault="00A05F50" w:rsidP="00A05F50">
            <w:pPr>
              <w:spacing w:after="240" w:line="240" w:lineRule="auto"/>
            </w:pPr>
            <w:r>
              <w:t>(GRS)</w:t>
            </w:r>
          </w:p>
        </w:tc>
        <w:tc>
          <w:tcPr>
            <w:tcW w:w="1611" w:type="dxa"/>
          </w:tcPr>
          <w:p w14:paraId="70447D32" w14:textId="3CBF65CF" w:rsidR="00A05F50" w:rsidRPr="00C61684" w:rsidRDefault="00A05F50" w:rsidP="00A05F50">
            <w:pPr>
              <w:spacing w:after="240" w:line="240" w:lineRule="auto"/>
            </w:pPr>
            <w:r w:rsidRPr="00156999">
              <w:t>172.27.20.11</w:t>
            </w:r>
          </w:p>
        </w:tc>
        <w:tc>
          <w:tcPr>
            <w:tcW w:w="2803" w:type="dxa"/>
          </w:tcPr>
          <w:p w14:paraId="0E83E007" w14:textId="685FDA93" w:rsidR="00A05F50" w:rsidRPr="00C61684" w:rsidRDefault="00A05F50" w:rsidP="00A05F50">
            <w:pPr>
              <w:spacing w:after="240" w:line="240" w:lineRule="auto"/>
            </w:pPr>
            <w:r w:rsidRPr="00537B0C">
              <w:t>TechOne</w:t>
            </w:r>
          </w:p>
        </w:tc>
      </w:tr>
      <w:tr w:rsidR="00A05F50" w14:paraId="1C6CE7E8" w14:textId="77777777" w:rsidTr="00A05F50">
        <w:trPr>
          <w:trHeight w:val="433"/>
        </w:trPr>
        <w:tc>
          <w:tcPr>
            <w:tcW w:w="1839" w:type="dxa"/>
          </w:tcPr>
          <w:p w14:paraId="15B18DB8" w14:textId="77777777" w:rsidR="00A05F50" w:rsidRDefault="00A05F50" w:rsidP="00A05F50">
            <w:pPr>
              <w:spacing w:line="240" w:lineRule="auto"/>
            </w:pPr>
            <w:r w:rsidRPr="006044CC">
              <w:t>Storage Account</w:t>
            </w:r>
          </w:p>
          <w:p w14:paraId="20F0654F" w14:textId="57968550" w:rsidR="00A05F50" w:rsidRPr="00EF2504" w:rsidRDefault="00A05F50" w:rsidP="00A05F50">
            <w:pPr>
              <w:spacing w:after="240" w:line="240" w:lineRule="auto"/>
            </w:pPr>
            <w:r w:rsidRPr="006044CC">
              <w:t>(</w:t>
            </w:r>
            <w:r>
              <w:t>Logic Apps</w:t>
            </w:r>
            <w:r w:rsidRPr="006044CC">
              <w:t>)</w:t>
            </w:r>
          </w:p>
        </w:tc>
        <w:tc>
          <w:tcPr>
            <w:tcW w:w="1964" w:type="dxa"/>
          </w:tcPr>
          <w:p w14:paraId="4485341D" w14:textId="77777777" w:rsidR="00A05F50" w:rsidRDefault="00A05F50" w:rsidP="00A05F50">
            <w:pPr>
              <w:spacing w:line="240" w:lineRule="auto"/>
              <w:pPrChange w:id="46" w:author="Melanie Franklin" w:date="2025-09-09T11:51:00Z" w16du:dateUtc="2025-09-09T01:51:00Z">
                <w:pPr>
                  <w:spacing w:after="240" w:line="240" w:lineRule="auto"/>
                </w:pPr>
              </w:pPrChange>
            </w:pPr>
            <w:r w:rsidRPr="00E359F5">
              <w:t>St</w:t>
            </w:r>
            <w:r>
              <w:t>prd</w:t>
            </w:r>
            <w:r w:rsidRPr="00E359F5">
              <w:t>ae</w:t>
            </w:r>
            <w:r>
              <w:t>t1</w:t>
            </w:r>
            <w:r w:rsidRPr="00E359F5">
              <w:t>logic</w:t>
            </w:r>
          </w:p>
          <w:p w14:paraId="416B5181" w14:textId="452D2582" w:rsidR="00A05F50" w:rsidRPr="006044CC" w:rsidRDefault="00A05F50" w:rsidP="00A05F50">
            <w:pPr>
              <w:spacing w:after="240" w:line="240" w:lineRule="auto"/>
            </w:pPr>
            <w:r>
              <w:t>(LRS)</w:t>
            </w:r>
          </w:p>
        </w:tc>
        <w:tc>
          <w:tcPr>
            <w:tcW w:w="1611" w:type="dxa"/>
          </w:tcPr>
          <w:p w14:paraId="7004D86C" w14:textId="77777777" w:rsidR="00A05F50" w:rsidRDefault="00A05F50" w:rsidP="00A05F50">
            <w:pPr>
              <w:spacing w:line="240" w:lineRule="auto"/>
              <w:pPrChange w:id="47" w:author="Melanie Franklin" w:date="2025-09-09T11:51:00Z" w16du:dateUtc="2025-09-09T01:51:00Z">
                <w:pPr>
                  <w:spacing w:after="240" w:line="240" w:lineRule="auto"/>
                </w:pPr>
              </w:pPrChange>
            </w:pPr>
            <w:r w:rsidRPr="00225F58">
              <w:t>172.27.20.16</w:t>
            </w:r>
          </w:p>
          <w:p w14:paraId="04EF8C2B" w14:textId="77777777" w:rsidR="00A05F50" w:rsidRDefault="00A05F50" w:rsidP="00A05F50">
            <w:pPr>
              <w:spacing w:line="240" w:lineRule="auto"/>
              <w:pPrChange w:id="48" w:author="Melanie Franklin" w:date="2025-09-09T11:51:00Z" w16du:dateUtc="2025-09-09T01:51:00Z">
                <w:pPr>
                  <w:spacing w:after="240" w:line="240" w:lineRule="auto"/>
                </w:pPr>
              </w:pPrChange>
            </w:pPr>
            <w:r w:rsidRPr="005C6D36">
              <w:t>172.27.20.13</w:t>
            </w:r>
          </w:p>
          <w:p w14:paraId="74E0F482" w14:textId="77777777" w:rsidR="00A05F50" w:rsidRDefault="00A05F50" w:rsidP="00A05F50">
            <w:pPr>
              <w:spacing w:line="240" w:lineRule="auto"/>
              <w:pPrChange w:id="49" w:author="Melanie Franklin" w:date="2025-09-09T11:51:00Z" w16du:dateUtc="2025-09-09T01:51:00Z">
                <w:pPr>
                  <w:spacing w:after="240" w:line="240" w:lineRule="auto"/>
                </w:pPr>
              </w:pPrChange>
            </w:pPr>
            <w:r w:rsidRPr="00ED589B">
              <w:t>172.27.20.15</w:t>
            </w:r>
          </w:p>
          <w:p w14:paraId="4D22987B" w14:textId="7511037A" w:rsidR="00A05F50" w:rsidRPr="00C61684" w:rsidRDefault="00A05F50" w:rsidP="00A05F50">
            <w:pPr>
              <w:spacing w:after="240" w:line="240" w:lineRule="auto"/>
            </w:pPr>
            <w:r w:rsidRPr="00F83DEB">
              <w:t>172.27.20.14</w:t>
            </w:r>
          </w:p>
        </w:tc>
        <w:tc>
          <w:tcPr>
            <w:tcW w:w="2803" w:type="dxa"/>
          </w:tcPr>
          <w:p w14:paraId="43407FA0" w14:textId="40512AEB" w:rsidR="00A05F50" w:rsidRPr="00C61684" w:rsidRDefault="00A05F50" w:rsidP="00A05F50">
            <w:pPr>
              <w:spacing w:after="240" w:line="240" w:lineRule="auto"/>
            </w:pPr>
            <w:r w:rsidRPr="00537B0C">
              <w:t>TechOne</w:t>
            </w:r>
          </w:p>
        </w:tc>
      </w:tr>
      <w:tr w:rsidR="00A05F50" w14:paraId="45190D86"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218A63ED" w14:textId="28BF6106" w:rsidR="00A05F50" w:rsidRPr="00EF2504" w:rsidRDefault="00A05F50" w:rsidP="00A05F50">
            <w:pPr>
              <w:spacing w:after="240" w:line="240" w:lineRule="auto"/>
            </w:pPr>
            <w:r>
              <w:t>Key Vault</w:t>
            </w:r>
          </w:p>
        </w:tc>
        <w:tc>
          <w:tcPr>
            <w:tcW w:w="1964" w:type="dxa"/>
          </w:tcPr>
          <w:p w14:paraId="50F9E6D7" w14:textId="77777777" w:rsidR="00A05F50" w:rsidRDefault="00A05F50" w:rsidP="00A05F50">
            <w:pPr>
              <w:spacing w:line="240" w:lineRule="auto"/>
              <w:pPrChange w:id="50" w:author="Melanie Franklin" w:date="2025-09-09T11:51:00Z" w16du:dateUtc="2025-09-09T01:51:00Z">
                <w:pPr>
                  <w:spacing w:after="240" w:line="240" w:lineRule="auto"/>
                </w:pPr>
              </w:pPrChange>
            </w:pPr>
            <w:r w:rsidRPr="00CF31A7">
              <w:t>kv-prd-ase-</w:t>
            </w:r>
            <w:r>
              <w:t>t1</w:t>
            </w:r>
          </w:p>
          <w:p w14:paraId="55283AC9" w14:textId="1E19A0C5" w:rsidR="00A05F50" w:rsidRPr="006044CC" w:rsidRDefault="00A05F50" w:rsidP="00A05F50">
            <w:pPr>
              <w:spacing w:after="240" w:line="240" w:lineRule="auto"/>
            </w:pPr>
            <w:r>
              <w:t>(Geo-DR)</w:t>
            </w:r>
          </w:p>
        </w:tc>
        <w:tc>
          <w:tcPr>
            <w:tcW w:w="1611" w:type="dxa"/>
          </w:tcPr>
          <w:p w14:paraId="03641A00" w14:textId="5839772A" w:rsidR="00A05F50" w:rsidRPr="00C61684" w:rsidRDefault="00A05F50" w:rsidP="00A05F50">
            <w:pPr>
              <w:spacing w:after="240" w:line="240" w:lineRule="auto"/>
            </w:pPr>
            <w:r w:rsidRPr="00F83DEB">
              <w:t>172.27.20.18</w:t>
            </w:r>
          </w:p>
        </w:tc>
        <w:tc>
          <w:tcPr>
            <w:tcW w:w="2803" w:type="dxa"/>
          </w:tcPr>
          <w:p w14:paraId="32461179" w14:textId="04E85A55" w:rsidR="00A05F50" w:rsidRPr="00C61684" w:rsidRDefault="00A05F50" w:rsidP="00A05F50">
            <w:pPr>
              <w:spacing w:after="240" w:line="240" w:lineRule="auto"/>
            </w:pPr>
            <w:r w:rsidRPr="00537B0C">
              <w:t>TechOne</w:t>
            </w:r>
          </w:p>
        </w:tc>
      </w:tr>
      <w:tr w:rsidR="00A05F50" w14:paraId="21BA12D7" w14:textId="77777777" w:rsidTr="00A05F50">
        <w:trPr>
          <w:trHeight w:val="433"/>
        </w:trPr>
        <w:tc>
          <w:tcPr>
            <w:tcW w:w="1839" w:type="dxa"/>
          </w:tcPr>
          <w:p w14:paraId="6486A59F" w14:textId="48357CC9" w:rsidR="00A05F50" w:rsidRPr="00EF2504" w:rsidRDefault="00A05F50" w:rsidP="00A05F50">
            <w:pPr>
              <w:spacing w:after="240" w:line="240" w:lineRule="auto"/>
            </w:pPr>
            <w:r>
              <w:t>Logic App</w:t>
            </w:r>
          </w:p>
        </w:tc>
        <w:tc>
          <w:tcPr>
            <w:tcW w:w="1964" w:type="dxa"/>
          </w:tcPr>
          <w:p w14:paraId="1C8CAFB0" w14:textId="4700FBDE" w:rsidR="00A05F50" w:rsidRPr="006044CC" w:rsidRDefault="00A05F50" w:rsidP="00A05F50">
            <w:pPr>
              <w:spacing w:after="240" w:line="240" w:lineRule="auto"/>
            </w:pPr>
            <w:r>
              <w:t>logic-</w:t>
            </w:r>
            <w:proofErr w:type="spellStart"/>
            <w:r>
              <w:t>prd</w:t>
            </w:r>
            <w:proofErr w:type="spellEnd"/>
            <w:r>
              <w:t>-ae-</w:t>
            </w:r>
            <w:proofErr w:type="spellStart"/>
            <w:r>
              <w:t>pega</w:t>
            </w:r>
            <w:proofErr w:type="spellEnd"/>
          </w:p>
        </w:tc>
        <w:tc>
          <w:tcPr>
            <w:tcW w:w="1611" w:type="dxa"/>
          </w:tcPr>
          <w:p w14:paraId="5C3CAE21" w14:textId="0BCB4D1E" w:rsidR="00A05F50" w:rsidRPr="00C61684" w:rsidRDefault="00A05F50" w:rsidP="00A05F50">
            <w:pPr>
              <w:spacing w:after="240" w:line="240" w:lineRule="auto"/>
            </w:pPr>
            <w:r>
              <w:t>172.27.16.13</w:t>
            </w:r>
          </w:p>
        </w:tc>
        <w:tc>
          <w:tcPr>
            <w:tcW w:w="2803" w:type="dxa"/>
          </w:tcPr>
          <w:p w14:paraId="1EF114DD" w14:textId="62233D2B" w:rsidR="00A05F50" w:rsidRPr="00C61684" w:rsidRDefault="00A05F50" w:rsidP="00A05F50">
            <w:pPr>
              <w:spacing w:after="240" w:line="240" w:lineRule="auto"/>
            </w:pPr>
            <w:r>
              <w:t>Pega</w:t>
            </w:r>
          </w:p>
        </w:tc>
      </w:tr>
      <w:tr w:rsidR="00A05F50" w14:paraId="07121E6D"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76397CDD" w14:textId="115A26BB" w:rsidR="00A05F50" w:rsidRPr="00EF2504" w:rsidRDefault="00A05F50" w:rsidP="00A05F50">
            <w:pPr>
              <w:spacing w:after="240" w:line="240" w:lineRule="auto"/>
            </w:pPr>
            <w:r>
              <w:t>Key Vault</w:t>
            </w:r>
          </w:p>
        </w:tc>
        <w:tc>
          <w:tcPr>
            <w:tcW w:w="1964" w:type="dxa"/>
          </w:tcPr>
          <w:p w14:paraId="16781FA0" w14:textId="4A8C9B91" w:rsidR="00A05F50" w:rsidRPr="006044CC" w:rsidRDefault="00A05F50" w:rsidP="00A05F50">
            <w:pPr>
              <w:spacing w:after="240" w:line="240" w:lineRule="auto"/>
            </w:pPr>
            <w:proofErr w:type="spellStart"/>
            <w:r>
              <w:t>kv-prd-ase-pega</w:t>
            </w:r>
            <w:proofErr w:type="spellEnd"/>
            <w:r>
              <w:br/>
              <w:t>(Geo-DR)</w:t>
            </w:r>
          </w:p>
        </w:tc>
        <w:tc>
          <w:tcPr>
            <w:tcW w:w="1611" w:type="dxa"/>
          </w:tcPr>
          <w:p w14:paraId="196201FD" w14:textId="0F38D608" w:rsidR="00A05F50" w:rsidRPr="00C61684" w:rsidRDefault="00A05F50" w:rsidP="00A05F50">
            <w:pPr>
              <w:spacing w:after="240" w:line="240" w:lineRule="auto"/>
            </w:pPr>
            <w:r>
              <w:t>172.27.16.5</w:t>
            </w:r>
          </w:p>
        </w:tc>
        <w:tc>
          <w:tcPr>
            <w:tcW w:w="2803" w:type="dxa"/>
          </w:tcPr>
          <w:p w14:paraId="5FF2F79D" w14:textId="6660CCDC" w:rsidR="00A05F50" w:rsidRPr="00C61684" w:rsidRDefault="00A05F50" w:rsidP="00A05F50">
            <w:pPr>
              <w:spacing w:after="240" w:line="240" w:lineRule="auto"/>
            </w:pPr>
            <w:r>
              <w:t>Pega</w:t>
            </w:r>
          </w:p>
        </w:tc>
      </w:tr>
      <w:tr w:rsidR="00A05F50" w14:paraId="4B702FF9" w14:textId="77777777" w:rsidTr="00A05F50">
        <w:trPr>
          <w:trHeight w:val="433"/>
        </w:trPr>
        <w:tc>
          <w:tcPr>
            <w:tcW w:w="1839" w:type="dxa"/>
          </w:tcPr>
          <w:p w14:paraId="2ADAD76A" w14:textId="1277A7E8" w:rsidR="00A05F50" w:rsidRPr="00EF2504" w:rsidRDefault="00A05F50" w:rsidP="00A05F50">
            <w:pPr>
              <w:spacing w:after="240" w:line="240" w:lineRule="auto"/>
            </w:pPr>
            <w:r>
              <w:t>Storage Account</w:t>
            </w:r>
          </w:p>
        </w:tc>
        <w:tc>
          <w:tcPr>
            <w:tcW w:w="1964" w:type="dxa"/>
          </w:tcPr>
          <w:p w14:paraId="2886C332" w14:textId="13712F33" w:rsidR="00A05F50" w:rsidRPr="006044CC" w:rsidRDefault="00A05F50" w:rsidP="00A05F50">
            <w:pPr>
              <w:spacing w:after="240" w:line="240" w:lineRule="auto"/>
            </w:pPr>
            <w:proofErr w:type="spellStart"/>
            <w:r>
              <w:t>Stprdasepega</w:t>
            </w:r>
            <w:proofErr w:type="spellEnd"/>
            <w:r>
              <w:br/>
              <w:t>(Geo-DR)</w:t>
            </w:r>
          </w:p>
        </w:tc>
        <w:tc>
          <w:tcPr>
            <w:tcW w:w="1611" w:type="dxa"/>
          </w:tcPr>
          <w:p w14:paraId="54FB114B" w14:textId="782C68AD" w:rsidR="00A05F50" w:rsidRPr="00C61684" w:rsidRDefault="00A05F50" w:rsidP="00A05F50">
            <w:pPr>
              <w:spacing w:after="240" w:line="240" w:lineRule="auto"/>
            </w:pPr>
            <w:r>
              <w:t>172.27.16.9</w:t>
            </w:r>
          </w:p>
        </w:tc>
        <w:tc>
          <w:tcPr>
            <w:tcW w:w="2803" w:type="dxa"/>
          </w:tcPr>
          <w:p w14:paraId="3ED34E50" w14:textId="7E94AD1A" w:rsidR="00A05F50" w:rsidRPr="00C61684" w:rsidRDefault="00A05F50" w:rsidP="00A05F50">
            <w:pPr>
              <w:spacing w:after="240" w:line="240" w:lineRule="auto"/>
            </w:pPr>
            <w:r>
              <w:t>Pega</w:t>
            </w:r>
          </w:p>
        </w:tc>
      </w:tr>
      <w:tr w:rsidR="00A05F50" w14:paraId="11242949"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2AB8365C" w14:textId="5AB8BB0B" w:rsidR="00A05F50" w:rsidRPr="00EF2504" w:rsidRDefault="00A05F50" w:rsidP="00A05F50">
            <w:pPr>
              <w:spacing w:after="240" w:line="240" w:lineRule="auto"/>
            </w:pPr>
            <w:r>
              <w:lastRenderedPageBreak/>
              <w:t>Logic App</w:t>
            </w:r>
          </w:p>
        </w:tc>
        <w:tc>
          <w:tcPr>
            <w:tcW w:w="1964" w:type="dxa"/>
          </w:tcPr>
          <w:p w14:paraId="780A3B1D" w14:textId="7BEC7B1F" w:rsidR="00A05F50" w:rsidRPr="006044CC" w:rsidRDefault="00A05F50" w:rsidP="00A05F50">
            <w:pPr>
              <w:spacing w:after="240" w:line="240" w:lineRule="auto"/>
            </w:pPr>
            <w:r>
              <w:t>logic-</w:t>
            </w:r>
            <w:proofErr w:type="spellStart"/>
            <w:r>
              <w:t>prd</w:t>
            </w:r>
            <w:proofErr w:type="spellEnd"/>
            <w:r>
              <w:t>-ae-pol</w:t>
            </w:r>
          </w:p>
        </w:tc>
        <w:tc>
          <w:tcPr>
            <w:tcW w:w="1611" w:type="dxa"/>
          </w:tcPr>
          <w:p w14:paraId="3B8AC39E" w14:textId="3A3C4435" w:rsidR="00A05F50" w:rsidRPr="00C61684" w:rsidRDefault="00A05F50" w:rsidP="00A05F50">
            <w:pPr>
              <w:spacing w:after="240" w:line="240" w:lineRule="auto"/>
            </w:pPr>
            <w:r>
              <w:t>TBD</w:t>
            </w:r>
          </w:p>
        </w:tc>
        <w:tc>
          <w:tcPr>
            <w:tcW w:w="2803" w:type="dxa"/>
          </w:tcPr>
          <w:p w14:paraId="557F5672" w14:textId="41455AC2" w:rsidR="00A05F50" w:rsidRPr="00C61684" w:rsidRDefault="00A05F50" w:rsidP="00A05F50">
            <w:pPr>
              <w:spacing w:after="240" w:line="240" w:lineRule="auto"/>
            </w:pPr>
            <w:r>
              <w:t>Altus Project Online</w:t>
            </w:r>
          </w:p>
        </w:tc>
      </w:tr>
      <w:tr w:rsidR="00A05F50" w14:paraId="6D25F166" w14:textId="77777777" w:rsidTr="00A05F50">
        <w:trPr>
          <w:trHeight w:val="433"/>
        </w:trPr>
        <w:tc>
          <w:tcPr>
            <w:tcW w:w="1839" w:type="dxa"/>
          </w:tcPr>
          <w:p w14:paraId="6A953EFC" w14:textId="3511671E" w:rsidR="00A05F50" w:rsidRPr="00EF2504" w:rsidRDefault="00A05F50" w:rsidP="00A05F50">
            <w:pPr>
              <w:spacing w:after="240" w:line="240" w:lineRule="auto"/>
            </w:pPr>
            <w:r>
              <w:t>Function App</w:t>
            </w:r>
          </w:p>
        </w:tc>
        <w:tc>
          <w:tcPr>
            <w:tcW w:w="1964" w:type="dxa"/>
          </w:tcPr>
          <w:p w14:paraId="7A9E2E19" w14:textId="77ADB6C6" w:rsidR="00A05F50" w:rsidRPr="006044CC" w:rsidRDefault="00A05F50" w:rsidP="00A05F50">
            <w:pPr>
              <w:spacing w:after="240" w:line="240" w:lineRule="auto"/>
            </w:pPr>
            <w:proofErr w:type="spellStart"/>
            <w:r>
              <w:t>func</w:t>
            </w:r>
            <w:proofErr w:type="spellEnd"/>
            <w:r>
              <w:t>-</w:t>
            </w:r>
            <w:proofErr w:type="spellStart"/>
            <w:r>
              <w:t>prd</w:t>
            </w:r>
            <w:proofErr w:type="spellEnd"/>
            <w:r>
              <w:t>-ae-pol</w:t>
            </w:r>
          </w:p>
        </w:tc>
        <w:tc>
          <w:tcPr>
            <w:tcW w:w="1611" w:type="dxa"/>
          </w:tcPr>
          <w:p w14:paraId="215B6C25" w14:textId="5E49B1B4" w:rsidR="00A05F50" w:rsidRPr="00C61684" w:rsidRDefault="00A05F50" w:rsidP="00A05F50">
            <w:pPr>
              <w:spacing w:after="240" w:line="240" w:lineRule="auto"/>
            </w:pPr>
            <w:r>
              <w:t>TBD</w:t>
            </w:r>
          </w:p>
        </w:tc>
        <w:tc>
          <w:tcPr>
            <w:tcW w:w="2803" w:type="dxa"/>
          </w:tcPr>
          <w:p w14:paraId="4B50930B" w14:textId="44867F49" w:rsidR="00A05F50" w:rsidRPr="00C61684" w:rsidRDefault="00A05F50" w:rsidP="00A05F50">
            <w:pPr>
              <w:spacing w:after="240" w:line="240" w:lineRule="auto"/>
            </w:pPr>
            <w:r>
              <w:t>Altus Project Online</w:t>
            </w:r>
          </w:p>
        </w:tc>
      </w:tr>
      <w:tr w:rsidR="00A05F50" w14:paraId="7505AF21"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17C59AE2" w14:textId="4C333642" w:rsidR="00A05F50" w:rsidRPr="00EF2504" w:rsidRDefault="00A05F50" w:rsidP="00A05F50">
            <w:pPr>
              <w:spacing w:after="240" w:line="240" w:lineRule="auto"/>
            </w:pPr>
            <w:r>
              <w:t>Key Vault</w:t>
            </w:r>
          </w:p>
        </w:tc>
        <w:tc>
          <w:tcPr>
            <w:tcW w:w="1964" w:type="dxa"/>
          </w:tcPr>
          <w:p w14:paraId="12D38A19" w14:textId="63B56315" w:rsidR="00A05F50" w:rsidRPr="006044CC" w:rsidRDefault="00A05F50" w:rsidP="00A05F50">
            <w:pPr>
              <w:spacing w:after="240" w:line="240" w:lineRule="auto"/>
            </w:pPr>
            <w:proofErr w:type="spellStart"/>
            <w:r>
              <w:t>kv</w:t>
            </w:r>
            <w:proofErr w:type="spellEnd"/>
            <w:r>
              <w:t>-</w:t>
            </w:r>
            <w:proofErr w:type="spellStart"/>
            <w:r>
              <w:t>prd</w:t>
            </w:r>
            <w:proofErr w:type="spellEnd"/>
            <w:r>
              <w:t>-</w:t>
            </w:r>
            <w:proofErr w:type="spellStart"/>
            <w:r>
              <w:t>ase</w:t>
            </w:r>
            <w:proofErr w:type="spellEnd"/>
            <w:r>
              <w:t>-pol</w:t>
            </w:r>
            <w:r>
              <w:br/>
              <w:t>(Geo-DR)</w:t>
            </w:r>
          </w:p>
        </w:tc>
        <w:tc>
          <w:tcPr>
            <w:tcW w:w="1611" w:type="dxa"/>
          </w:tcPr>
          <w:p w14:paraId="5865AB2F" w14:textId="40A7060E" w:rsidR="00A05F50" w:rsidRPr="00C61684" w:rsidRDefault="00A05F50" w:rsidP="00A05F50">
            <w:pPr>
              <w:spacing w:after="240" w:line="240" w:lineRule="auto"/>
            </w:pPr>
            <w:r>
              <w:t>TBD</w:t>
            </w:r>
          </w:p>
        </w:tc>
        <w:tc>
          <w:tcPr>
            <w:tcW w:w="2803" w:type="dxa"/>
          </w:tcPr>
          <w:p w14:paraId="4F651C90" w14:textId="5C21143F" w:rsidR="00A05F50" w:rsidRPr="00C61684" w:rsidRDefault="00A05F50" w:rsidP="00A05F50">
            <w:pPr>
              <w:spacing w:after="240" w:line="240" w:lineRule="auto"/>
            </w:pPr>
            <w:r>
              <w:t>Altus Project Online</w:t>
            </w:r>
          </w:p>
        </w:tc>
      </w:tr>
      <w:tr w:rsidR="00A05F50" w14:paraId="14389DC3" w14:textId="77777777" w:rsidTr="00A05F50">
        <w:trPr>
          <w:trHeight w:val="433"/>
        </w:trPr>
        <w:tc>
          <w:tcPr>
            <w:tcW w:w="1839" w:type="dxa"/>
          </w:tcPr>
          <w:p w14:paraId="5CFB7467" w14:textId="62A0105D" w:rsidR="00A05F50" w:rsidRPr="00EF2504" w:rsidRDefault="00A05F50" w:rsidP="00A05F50">
            <w:pPr>
              <w:spacing w:after="240" w:line="240" w:lineRule="auto"/>
            </w:pPr>
            <w:r>
              <w:t>Storage Account</w:t>
            </w:r>
          </w:p>
        </w:tc>
        <w:tc>
          <w:tcPr>
            <w:tcW w:w="1964" w:type="dxa"/>
          </w:tcPr>
          <w:p w14:paraId="35AD84DC" w14:textId="31A0B25A" w:rsidR="00A05F50" w:rsidRPr="006044CC" w:rsidRDefault="00A05F50" w:rsidP="00A05F50">
            <w:pPr>
              <w:spacing w:after="240" w:line="240" w:lineRule="auto"/>
            </w:pPr>
            <w:proofErr w:type="spellStart"/>
            <w:r>
              <w:t>stprdasepol</w:t>
            </w:r>
            <w:proofErr w:type="spellEnd"/>
            <w:r>
              <w:br/>
              <w:t>(Geo-DR)</w:t>
            </w:r>
          </w:p>
        </w:tc>
        <w:tc>
          <w:tcPr>
            <w:tcW w:w="1611" w:type="dxa"/>
          </w:tcPr>
          <w:p w14:paraId="5CCEC5E9" w14:textId="7CE6F61E" w:rsidR="00A05F50" w:rsidRPr="00C61684" w:rsidRDefault="00A05F50" w:rsidP="00A05F50">
            <w:pPr>
              <w:spacing w:after="240" w:line="240" w:lineRule="auto"/>
            </w:pPr>
            <w:r>
              <w:t>TBD</w:t>
            </w:r>
          </w:p>
        </w:tc>
        <w:tc>
          <w:tcPr>
            <w:tcW w:w="2803" w:type="dxa"/>
          </w:tcPr>
          <w:p w14:paraId="038B5B42" w14:textId="60462FF3" w:rsidR="00A05F50" w:rsidRPr="00C61684" w:rsidRDefault="00A05F50" w:rsidP="00A05F50">
            <w:pPr>
              <w:spacing w:after="240" w:line="240" w:lineRule="auto"/>
            </w:pPr>
            <w:r>
              <w:t>Altus Project Online</w:t>
            </w:r>
          </w:p>
        </w:tc>
      </w:tr>
      <w:tr w:rsidR="00A05F50" w14:paraId="6CD2C24A" w14:textId="77777777" w:rsidTr="00A05F50">
        <w:trPr>
          <w:cnfStyle w:val="000000010000" w:firstRow="0" w:lastRow="0" w:firstColumn="0" w:lastColumn="0" w:oddVBand="0" w:evenVBand="0" w:oddHBand="0" w:evenHBand="1" w:firstRowFirstColumn="0" w:firstRowLastColumn="0" w:lastRowFirstColumn="0" w:lastRowLastColumn="0"/>
          <w:trHeight w:val="433"/>
        </w:trPr>
        <w:tc>
          <w:tcPr>
            <w:tcW w:w="1839" w:type="dxa"/>
          </w:tcPr>
          <w:p w14:paraId="46211D75" w14:textId="77777777" w:rsidR="00A05F50" w:rsidRPr="00EF2504" w:rsidRDefault="00A05F50" w:rsidP="00A05F50">
            <w:pPr>
              <w:spacing w:after="240" w:line="240" w:lineRule="auto"/>
            </w:pPr>
          </w:p>
        </w:tc>
        <w:tc>
          <w:tcPr>
            <w:tcW w:w="1964" w:type="dxa"/>
          </w:tcPr>
          <w:p w14:paraId="7F73FC6C" w14:textId="77777777" w:rsidR="00A05F50" w:rsidRPr="006044CC" w:rsidRDefault="00A05F50" w:rsidP="00A05F50">
            <w:pPr>
              <w:spacing w:after="240" w:line="240" w:lineRule="auto"/>
            </w:pPr>
          </w:p>
        </w:tc>
        <w:tc>
          <w:tcPr>
            <w:tcW w:w="1611" w:type="dxa"/>
          </w:tcPr>
          <w:p w14:paraId="1FA7C328" w14:textId="77777777" w:rsidR="00A05F50" w:rsidRPr="00C61684" w:rsidRDefault="00A05F50" w:rsidP="00A05F50">
            <w:pPr>
              <w:spacing w:after="240" w:line="240" w:lineRule="auto"/>
            </w:pPr>
          </w:p>
        </w:tc>
        <w:tc>
          <w:tcPr>
            <w:tcW w:w="2803" w:type="dxa"/>
          </w:tcPr>
          <w:p w14:paraId="01F69C31" w14:textId="77777777" w:rsidR="00A05F50" w:rsidRPr="00C61684" w:rsidRDefault="00A05F50" w:rsidP="00A05F50">
            <w:pPr>
              <w:spacing w:after="240" w:line="240" w:lineRule="auto"/>
            </w:pPr>
          </w:p>
        </w:tc>
      </w:tr>
      <w:tr w:rsidR="00A05F50" w14:paraId="182E8AD7" w14:textId="73AE4B75" w:rsidTr="00A05F50">
        <w:trPr>
          <w:trHeight w:val="433"/>
        </w:trPr>
        <w:tc>
          <w:tcPr>
            <w:tcW w:w="1839" w:type="dxa"/>
          </w:tcPr>
          <w:p w14:paraId="4997FB15" w14:textId="77777777" w:rsidR="00A05F50" w:rsidRPr="00EF2504" w:rsidRDefault="00A05F50" w:rsidP="00A05F50">
            <w:pPr>
              <w:spacing w:after="240" w:line="240" w:lineRule="auto"/>
            </w:pPr>
          </w:p>
        </w:tc>
        <w:tc>
          <w:tcPr>
            <w:tcW w:w="1964" w:type="dxa"/>
          </w:tcPr>
          <w:p w14:paraId="66883103" w14:textId="77777777" w:rsidR="00A05F50" w:rsidRPr="006044CC" w:rsidRDefault="00A05F50" w:rsidP="00A05F50">
            <w:pPr>
              <w:spacing w:after="240" w:line="240" w:lineRule="auto"/>
            </w:pPr>
          </w:p>
        </w:tc>
        <w:tc>
          <w:tcPr>
            <w:tcW w:w="1611" w:type="dxa"/>
          </w:tcPr>
          <w:p w14:paraId="09F1B161" w14:textId="77777777" w:rsidR="00A05F50" w:rsidRPr="00C61684" w:rsidRDefault="00A05F50" w:rsidP="00A05F50">
            <w:pPr>
              <w:spacing w:after="240" w:line="240" w:lineRule="auto"/>
            </w:pPr>
          </w:p>
        </w:tc>
        <w:tc>
          <w:tcPr>
            <w:tcW w:w="2803" w:type="dxa"/>
          </w:tcPr>
          <w:p w14:paraId="0091C40A" w14:textId="77777777" w:rsidR="00A05F50" w:rsidRPr="00C61684" w:rsidRDefault="00A05F50" w:rsidP="00A05F50">
            <w:pPr>
              <w:spacing w:after="240" w:line="240" w:lineRule="auto"/>
            </w:pPr>
          </w:p>
        </w:tc>
      </w:tr>
    </w:tbl>
    <w:p w14:paraId="21CD1A05" w14:textId="77777777" w:rsidR="008A2678" w:rsidRDefault="008A2678" w:rsidP="00821B5E">
      <w:pPr>
        <w:spacing w:after="240" w:line="240" w:lineRule="auto"/>
        <w:jc w:val="both"/>
      </w:pPr>
    </w:p>
    <w:p w14:paraId="14F0BCAF" w14:textId="4AF25D44" w:rsidR="00060AE0" w:rsidRPr="00A15B2E" w:rsidRDefault="00003CC7" w:rsidP="008120AF">
      <w:pPr>
        <w:pStyle w:val="Heading2"/>
        <w:rPr>
          <w:sz w:val="20"/>
          <w:szCs w:val="22"/>
        </w:rPr>
      </w:pPr>
      <w:bookmarkStart w:id="51" w:name="_Toc508583067"/>
      <w:bookmarkStart w:id="52" w:name="_Toc200459217"/>
      <w:r w:rsidRPr="00A15B2E">
        <w:rPr>
          <w:sz w:val="20"/>
          <w:szCs w:val="22"/>
        </w:rPr>
        <w:t xml:space="preserve">Critical </w:t>
      </w:r>
      <w:r w:rsidR="392A8D56" w:rsidRPr="00A15B2E">
        <w:rPr>
          <w:sz w:val="20"/>
          <w:szCs w:val="22"/>
        </w:rPr>
        <w:t>Dependencies</w:t>
      </w:r>
      <w:bookmarkEnd w:id="51"/>
      <w:bookmarkEnd w:id="52"/>
    </w:p>
    <w:p w14:paraId="7D036E73" w14:textId="77777777" w:rsidR="00690656" w:rsidRDefault="00690656" w:rsidP="001A7730">
      <w:pPr>
        <w:tabs>
          <w:tab w:val="left" w:pos="567"/>
        </w:tabs>
        <w:spacing w:before="60" w:after="120"/>
      </w:pPr>
      <w:r>
        <w:t>I</w:t>
      </w:r>
      <w:r w:rsidR="001A7730" w:rsidRPr="00287DF6">
        <w:t xml:space="preserve">dentify all </w:t>
      </w:r>
      <w:r w:rsidR="0040658D">
        <w:t>the system specific dependencies</w:t>
      </w:r>
      <w:r>
        <w:t xml:space="preserve"> for this plan to work.</w:t>
      </w:r>
    </w:p>
    <w:p w14:paraId="3C3EC9F7" w14:textId="73E6B023" w:rsidR="003D7460" w:rsidRPr="00287DF6" w:rsidRDefault="001A7730" w:rsidP="001A7730">
      <w:pPr>
        <w:tabs>
          <w:tab w:val="left" w:pos="567"/>
        </w:tabs>
        <w:spacing w:before="60" w:after="120"/>
      </w:pPr>
      <w:r w:rsidRPr="00287DF6">
        <w:t>This section should outline all the critical information regarding software, server replication, and stand-up sequence to ensure that the system can be restored within acceptable timeframes.</w:t>
      </w:r>
    </w:p>
    <w:tbl>
      <w:tblPr>
        <w:tblStyle w:val="TableGrid"/>
        <w:tblW w:w="0" w:type="auto"/>
        <w:tblLook w:val="04A0" w:firstRow="1" w:lastRow="0" w:firstColumn="1" w:lastColumn="0" w:noHBand="0" w:noVBand="1"/>
      </w:tblPr>
      <w:tblGrid>
        <w:gridCol w:w="1775"/>
        <w:gridCol w:w="7840"/>
      </w:tblGrid>
      <w:tr w:rsidR="00826DFB" w14:paraId="4D0BE260" w14:textId="77777777" w:rsidTr="00083017">
        <w:trPr>
          <w:cnfStyle w:val="100000000000" w:firstRow="1" w:lastRow="0" w:firstColumn="0" w:lastColumn="0" w:oddVBand="0" w:evenVBand="0" w:oddHBand="0" w:evenHBand="0" w:firstRowFirstColumn="0" w:firstRowLastColumn="0" w:lastRowFirstColumn="0" w:lastRowLastColumn="0"/>
          <w:trHeight w:val="444"/>
        </w:trPr>
        <w:tc>
          <w:tcPr>
            <w:tcW w:w="1775" w:type="dxa"/>
          </w:tcPr>
          <w:p w14:paraId="7BCED453" w14:textId="4B06C20F" w:rsidR="00826DFB" w:rsidRPr="00B35DA1" w:rsidRDefault="00826DFB" w:rsidP="00E25848">
            <w:pPr>
              <w:tabs>
                <w:tab w:val="left" w:pos="567"/>
              </w:tabs>
              <w:spacing w:after="120"/>
              <w:rPr>
                <w:color w:val="FFFFFF" w:themeColor="background1"/>
              </w:rPr>
            </w:pPr>
            <w:r w:rsidRPr="00B35DA1">
              <w:rPr>
                <w:color w:val="FFFFFF" w:themeColor="background1"/>
              </w:rPr>
              <w:t>Type</w:t>
            </w:r>
          </w:p>
        </w:tc>
        <w:tc>
          <w:tcPr>
            <w:tcW w:w="7840" w:type="dxa"/>
          </w:tcPr>
          <w:p w14:paraId="48B46ECF" w14:textId="751C9319" w:rsidR="00826DFB" w:rsidRPr="00B35DA1" w:rsidRDefault="00826DFB" w:rsidP="00E25848">
            <w:pPr>
              <w:tabs>
                <w:tab w:val="left" w:pos="567"/>
              </w:tabs>
              <w:spacing w:after="120"/>
              <w:rPr>
                <w:color w:val="FFFFFF" w:themeColor="background1"/>
              </w:rPr>
            </w:pPr>
            <w:r w:rsidRPr="00B35DA1">
              <w:rPr>
                <w:color w:val="FFFFFF" w:themeColor="background1"/>
              </w:rPr>
              <w:t>Details</w:t>
            </w:r>
          </w:p>
        </w:tc>
      </w:tr>
      <w:tr w:rsidR="00826DFB" w14:paraId="7025F8E3" w14:textId="77777777" w:rsidTr="00325AB7">
        <w:trPr>
          <w:trHeight w:val="713"/>
        </w:trPr>
        <w:tc>
          <w:tcPr>
            <w:tcW w:w="1775" w:type="dxa"/>
          </w:tcPr>
          <w:p w14:paraId="5BF85B49" w14:textId="7010B0D4" w:rsidR="00826DFB" w:rsidRPr="007E5341" w:rsidRDefault="00826DFB" w:rsidP="00E25848">
            <w:pPr>
              <w:tabs>
                <w:tab w:val="left" w:pos="567"/>
              </w:tabs>
              <w:spacing w:after="120"/>
              <w:rPr>
                <w:b/>
                <w:color w:val="auto"/>
              </w:rPr>
            </w:pPr>
            <w:r w:rsidRPr="007E5341">
              <w:rPr>
                <w:b/>
                <w:color w:val="auto"/>
              </w:rPr>
              <w:t>Hardware</w:t>
            </w:r>
          </w:p>
        </w:tc>
        <w:tc>
          <w:tcPr>
            <w:tcW w:w="7840" w:type="dxa"/>
          </w:tcPr>
          <w:p w14:paraId="61D2D443" w14:textId="66E69375" w:rsidR="00826DFB" w:rsidRPr="00056488" w:rsidRDefault="00D37FCB" w:rsidP="00BB0896">
            <w:pPr>
              <w:tabs>
                <w:tab w:val="left" w:pos="567"/>
              </w:tabs>
              <w:spacing w:after="120"/>
              <w:rPr>
                <w:color w:val="auto"/>
              </w:rPr>
            </w:pPr>
            <w:r w:rsidRPr="00056488">
              <w:rPr>
                <w:color w:val="auto"/>
              </w:rPr>
              <w:t>N/A</w:t>
            </w:r>
            <w:r w:rsidR="00CC2151" w:rsidRPr="00056488">
              <w:rPr>
                <w:color w:val="auto"/>
              </w:rPr>
              <w:t xml:space="preserve"> – Entirely Cloud based.</w:t>
            </w:r>
          </w:p>
        </w:tc>
      </w:tr>
      <w:tr w:rsidR="00826DFB" w14:paraId="25AE627D" w14:textId="77777777" w:rsidTr="00083017">
        <w:trPr>
          <w:cnfStyle w:val="000000010000" w:firstRow="0" w:lastRow="0" w:firstColumn="0" w:lastColumn="0" w:oddVBand="0" w:evenVBand="0" w:oddHBand="0" w:evenHBand="1" w:firstRowFirstColumn="0" w:firstRowLastColumn="0" w:lastRowFirstColumn="0" w:lastRowLastColumn="0"/>
          <w:trHeight w:val="699"/>
        </w:trPr>
        <w:tc>
          <w:tcPr>
            <w:tcW w:w="1775" w:type="dxa"/>
          </w:tcPr>
          <w:p w14:paraId="7B72D38D" w14:textId="0DF39550" w:rsidR="00826DFB" w:rsidRPr="007E5341" w:rsidRDefault="00826DFB" w:rsidP="00E25848">
            <w:pPr>
              <w:tabs>
                <w:tab w:val="left" w:pos="567"/>
              </w:tabs>
              <w:spacing w:after="120"/>
              <w:rPr>
                <w:b/>
                <w:color w:val="auto"/>
              </w:rPr>
            </w:pPr>
            <w:r w:rsidRPr="007E5341">
              <w:rPr>
                <w:b/>
                <w:color w:val="auto"/>
              </w:rPr>
              <w:t>Software</w:t>
            </w:r>
          </w:p>
        </w:tc>
        <w:tc>
          <w:tcPr>
            <w:tcW w:w="7840" w:type="dxa"/>
          </w:tcPr>
          <w:p w14:paraId="2E4AAAF3" w14:textId="202D0F27" w:rsidR="00826DFB" w:rsidRPr="00056488" w:rsidRDefault="002A6A93" w:rsidP="00E25848">
            <w:pPr>
              <w:tabs>
                <w:tab w:val="left" w:pos="567"/>
              </w:tabs>
              <w:spacing w:after="120"/>
              <w:rPr>
                <w:color w:val="auto"/>
              </w:rPr>
            </w:pPr>
            <w:r>
              <w:rPr>
                <w:color w:val="auto"/>
              </w:rPr>
              <w:t>The AIS platform must first be restored or confirmed functional prior to downstream applications (TechOne, Pega, Altus Project Online) DR pair activation. This includes these services</w:t>
            </w:r>
            <w:r w:rsidR="00430AAB">
              <w:rPr>
                <w:color w:val="auto"/>
              </w:rPr>
              <w:t>:</w:t>
            </w:r>
          </w:p>
          <w:p w14:paraId="1171B9C4" w14:textId="77777777" w:rsidR="00056488" w:rsidRPr="00056488" w:rsidRDefault="00056488" w:rsidP="009C6D65">
            <w:pPr>
              <w:pStyle w:val="ListParagraph"/>
              <w:numPr>
                <w:ilvl w:val="0"/>
                <w:numId w:val="19"/>
              </w:numPr>
              <w:spacing w:before="240"/>
              <w:rPr>
                <w:color w:val="auto"/>
              </w:rPr>
            </w:pPr>
            <w:r w:rsidRPr="00056488">
              <w:rPr>
                <w:color w:val="auto"/>
              </w:rPr>
              <w:t>Logic Apps</w:t>
            </w:r>
          </w:p>
          <w:p w14:paraId="52F05192" w14:textId="77777777" w:rsidR="00056488" w:rsidRPr="00056488" w:rsidRDefault="00056488" w:rsidP="009C6D65">
            <w:pPr>
              <w:pStyle w:val="ListParagraph"/>
              <w:numPr>
                <w:ilvl w:val="0"/>
                <w:numId w:val="19"/>
              </w:numPr>
              <w:spacing w:before="240"/>
              <w:rPr>
                <w:color w:val="auto"/>
              </w:rPr>
            </w:pPr>
            <w:r w:rsidRPr="00056488">
              <w:rPr>
                <w:color w:val="auto"/>
              </w:rPr>
              <w:t>Function Apps</w:t>
            </w:r>
          </w:p>
          <w:p w14:paraId="68761ECF" w14:textId="77777777" w:rsidR="00056488" w:rsidRPr="00056488" w:rsidRDefault="00056488" w:rsidP="009C6D65">
            <w:pPr>
              <w:pStyle w:val="ListParagraph"/>
              <w:numPr>
                <w:ilvl w:val="0"/>
                <w:numId w:val="19"/>
              </w:numPr>
              <w:spacing w:before="240"/>
              <w:rPr>
                <w:color w:val="auto"/>
              </w:rPr>
            </w:pPr>
            <w:r w:rsidRPr="00056488">
              <w:rPr>
                <w:color w:val="auto"/>
              </w:rPr>
              <w:t>Service Bus</w:t>
            </w:r>
          </w:p>
          <w:p w14:paraId="1688E410" w14:textId="77777777" w:rsidR="00056488" w:rsidRPr="00056488" w:rsidRDefault="00056488" w:rsidP="009C6D65">
            <w:pPr>
              <w:pStyle w:val="ListParagraph"/>
              <w:numPr>
                <w:ilvl w:val="0"/>
                <w:numId w:val="19"/>
              </w:numPr>
              <w:spacing w:before="240"/>
              <w:rPr>
                <w:color w:val="auto"/>
              </w:rPr>
            </w:pPr>
            <w:r w:rsidRPr="00056488">
              <w:rPr>
                <w:color w:val="auto"/>
              </w:rPr>
              <w:t>Event Hub</w:t>
            </w:r>
          </w:p>
          <w:p w14:paraId="1CA1ECC4" w14:textId="77777777" w:rsidR="00056488" w:rsidRPr="00056488" w:rsidRDefault="00056488" w:rsidP="009C6D65">
            <w:pPr>
              <w:pStyle w:val="ListParagraph"/>
              <w:numPr>
                <w:ilvl w:val="0"/>
                <w:numId w:val="19"/>
              </w:numPr>
              <w:spacing w:before="240"/>
              <w:rPr>
                <w:color w:val="auto"/>
              </w:rPr>
            </w:pPr>
            <w:r w:rsidRPr="00056488">
              <w:rPr>
                <w:color w:val="auto"/>
              </w:rPr>
              <w:t>Event Grid</w:t>
            </w:r>
          </w:p>
          <w:p w14:paraId="0B04E277" w14:textId="77777777" w:rsidR="00056488" w:rsidRPr="00056488" w:rsidRDefault="00056488" w:rsidP="009C6D65">
            <w:pPr>
              <w:pStyle w:val="ListParagraph"/>
              <w:numPr>
                <w:ilvl w:val="0"/>
                <w:numId w:val="19"/>
              </w:numPr>
              <w:spacing w:before="240"/>
              <w:rPr>
                <w:color w:val="auto"/>
              </w:rPr>
            </w:pPr>
            <w:r w:rsidRPr="00056488">
              <w:rPr>
                <w:color w:val="auto"/>
              </w:rPr>
              <w:t>Storage Accounts</w:t>
            </w:r>
          </w:p>
          <w:p w14:paraId="557098BD" w14:textId="77777777" w:rsidR="00056488" w:rsidRPr="00056488" w:rsidRDefault="00056488" w:rsidP="009C6D65">
            <w:pPr>
              <w:pStyle w:val="ListParagraph"/>
              <w:numPr>
                <w:ilvl w:val="0"/>
                <w:numId w:val="19"/>
              </w:numPr>
              <w:spacing w:before="240"/>
              <w:rPr>
                <w:color w:val="auto"/>
              </w:rPr>
            </w:pPr>
            <w:r w:rsidRPr="00056488">
              <w:rPr>
                <w:color w:val="auto"/>
              </w:rPr>
              <w:t>API Management Services</w:t>
            </w:r>
          </w:p>
          <w:p w14:paraId="7019BC52" w14:textId="77777777" w:rsidR="00056488" w:rsidRDefault="00056488" w:rsidP="009C6D65">
            <w:pPr>
              <w:pStyle w:val="ListParagraph"/>
              <w:numPr>
                <w:ilvl w:val="0"/>
                <w:numId w:val="19"/>
              </w:numPr>
              <w:spacing w:before="240"/>
              <w:rPr>
                <w:color w:val="auto"/>
              </w:rPr>
            </w:pPr>
            <w:r w:rsidRPr="00056488">
              <w:rPr>
                <w:color w:val="auto"/>
              </w:rPr>
              <w:t>Key Vault</w:t>
            </w:r>
          </w:p>
          <w:p w14:paraId="2830559D" w14:textId="59C25BD3" w:rsidR="00712BAE" w:rsidRDefault="00712BAE" w:rsidP="009C6D65">
            <w:pPr>
              <w:pStyle w:val="ListParagraph"/>
              <w:numPr>
                <w:ilvl w:val="0"/>
                <w:numId w:val="19"/>
              </w:numPr>
              <w:spacing w:before="240"/>
              <w:rPr>
                <w:color w:val="auto"/>
              </w:rPr>
            </w:pPr>
            <w:r>
              <w:rPr>
                <w:color w:val="auto"/>
              </w:rPr>
              <w:t>Data Factory</w:t>
            </w:r>
          </w:p>
          <w:p w14:paraId="7F2ABD55" w14:textId="5F8B8499" w:rsidR="00325AB7" w:rsidRPr="00325AB7" w:rsidRDefault="00325AB7" w:rsidP="00325AB7">
            <w:pPr>
              <w:pStyle w:val="ListParagraph"/>
              <w:spacing w:before="240"/>
              <w:rPr>
                <w:color w:val="auto"/>
              </w:rPr>
            </w:pPr>
          </w:p>
        </w:tc>
      </w:tr>
      <w:tr w:rsidR="00826DFB" w14:paraId="12C427EB" w14:textId="77777777" w:rsidTr="00083017">
        <w:trPr>
          <w:trHeight w:val="714"/>
        </w:trPr>
        <w:tc>
          <w:tcPr>
            <w:tcW w:w="1775" w:type="dxa"/>
          </w:tcPr>
          <w:p w14:paraId="245B9F40" w14:textId="7417D456" w:rsidR="00826DFB" w:rsidRPr="007E5341" w:rsidRDefault="00826DFB" w:rsidP="00E25848">
            <w:pPr>
              <w:tabs>
                <w:tab w:val="left" w:pos="567"/>
              </w:tabs>
              <w:spacing w:after="120"/>
              <w:rPr>
                <w:b/>
                <w:color w:val="auto"/>
              </w:rPr>
            </w:pPr>
            <w:r w:rsidRPr="007E5341">
              <w:rPr>
                <w:b/>
                <w:color w:val="auto"/>
              </w:rPr>
              <w:t>Network &amp; Connectivity</w:t>
            </w:r>
          </w:p>
        </w:tc>
        <w:tc>
          <w:tcPr>
            <w:tcW w:w="7840" w:type="dxa"/>
          </w:tcPr>
          <w:p w14:paraId="5D32DD06" w14:textId="77777777" w:rsidR="002A6A93" w:rsidRPr="00ED5EF7" w:rsidRDefault="002A6A93" w:rsidP="002A6A93">
            <w:pPr>
              <w:tabs>
                <w:tab w:val="left" w:pos="567"/>
              </w:tabs>
              <w:rPr>
                <w:color w:val="auto"/>
              </w:rPr>
              <w:pPrChange w:id="53" w:author="Melanie Franklin" w:date="2025-09-09T11:51:00Z" w16du:dateUtc="2025-09-09T01:51:00Z">
                <w:pPr>
                  <w:tabs>
                    <w:tab w:val="left" w:pos="567"/>
                  </w:tabs>
                  <w:spacing w:after="120"/>
                </w:pPr>
              </w:pPrChange>
            </w:pPr>
            <w:r w:rsidRPr="00ED5EF7">
              <w:rPr>
                <w:color w:val="auto"/>
              </w:rPr>
              <w:t>Production region: Azure ExpressRoute</w:t>
            </w:r>
          </w:p>
          <w:p w14:paraId="035621F9" w14:textId="77777777" w:rsidR="002A6A93" w:rsidRDefault="002A6A93" w:rsidP="002A6A93">
            <w:pPr>
              <w:tabs>
                <w:tab w:val="left" w:pos="567"/>
              </w:tabs>
              <w:rPr>
                <w:color w:val="auto"/>
              </w:rPr>
              <w:pPrChange w:id="54" w:author="Melanie Franklin" w:date="2025-09-09T11:51:00Z" w16du:dateUtc="2025-09-09T01:51:00Z">
                <w:pPr>
                  <w:tabs>
                    <w:tab w:val="left" w:pos="567"/>
                  </w:tabs>
                  <w:spacing w:after="120"/>
                </w:pPr>
              </w:pPrChange>
            </w:pPr>
            <w:r w:rsidRPr="00ED5EF7">
              <w:rPr>
                <w:color w:val="auto"/>
              </w:rPr>
              <w:t>DR region: VPN</w:t>
            </w:r>
          </w:p>
          <w:p w14:paraId="1A620B6D" w14:textId="77777777" w:rsidR="002A6A93" w:rsidRDefault="002A6A93" w:rsidP="002A6A93">
            <w:pPr>
              <w:tabs>
                <w:tab w:val="left" w:pos="567"/>
              </w:tabs>
              <w:rPr>
                <w:color w:val="auto"/>
              </w:rPr>
              <w:pPrChange w:id="55" w:author="Melanie Franklin" w:date="2025-09-09T11:51:00Z" w16du:dateUtc="2025-09-09T01:51:00Z">
                <w:pPr>
                  <w:tabs>
                    <w:tab w:val="left" w:pos="567"/>
                  </w:tabs>
                  <w:spacing w:after="120"/>
                </w:pPr>
              </w:pPrChange>
            </w:pPr>
            <w:r>
              <w:rPr>
                <w:color w:val="auto"/>
              </w:rPr>
              <w:t>Production Firewall: FW-</w:t>
            </w:r>
            <w:proofErr w:type="spellStart"/>
            <w:r>
              <w:rPr>
                <w:color w:val="auto"/>
              </w:rPr>
              <w:t>ase</w:t>
            </w:r>
            <w:proofErr w:type="spellEnd"/>
            <w:r>
              <w:rPr>
                <w:color w:val="auto"/>
              </w:rPr>
              <w:t xml:space="preserve"> (Australia Southeast)</w:t>
            </w:r>
          </w:p>
          <w:p w14:paraId="3E5D1064" w14:textId="77777777" w:rsidR="002A6A93" w:rsidRDefault="002A6A93" w:rsidP="002A6A93">
            <w:pPr>
              <w:tabs>
                <w:tab w:val="left" w:pos="567"/>
              </w:tabs>
              <w:rPr>
                <w:color w:val="auto"/>
              </w:rPr>
              <w:pPrChange w:id="56" w:author="Melanie Franklin" w:date="2025-09-09T11:51:00Z" w16du:dateUtc="2025-09-09T01:51:00Z">
                <w:pPr>
                  <w:tabs>
                    <w:tab w:val="left" w:pos="567"/>
                  </w:tabs>
                  <w:spacing w:after="120"/>
                </w:pPr>
              </w:pPrChange>
            </w:pPr>
            <w:r>
              <w:rPr>
                <w:color w:val="auto"/>
              </w:rPr>
              <w:lastRenderedPageBreak/>
              <w:t>DR Firewall: FW-ae (Australia East)</w:t>
            </w:r>
          </w:p>
          <w:p w14:paraId="134AA439" w14:textId="77777777" w:rsidR="002A6A93" w:rsidRDefault="002A6A93" w:rsidP="002A6A93">
            <w:pPr>
              <w:tabs>
                <w:tab w:val="left" w:pos="567"/>
              </w:tabs>
              <w:rPr>
                <w:color w:val="auto"/>
              </w:rPr>
              <w:pPrChange w:id="57" w:author="Melanie Franklin" w:date="2025-09-09T11:51:00Z" w16du:dateUtc="2025-09-09T01:51:00Z">
                <w:pPr>
                  <w:tabs>
                    <w:tab w:val="left" w:pos="567"/>
                  </w:tabs>
                  <w:spacing w:after="120"/>
                </w:pPr>
              </w:pPrChange>
            </w:pPr>
            <w:r>
              <w:rPr>
                <w:color w:val="auto"/>
              </w:rPr>
              <w:t>Azure DNS Private Resolver</w:t>
            </w:r>
          </w:p>
          <w:p w14:paraId="318AD4A8" w14:textId="77777777" w:rsidR="002A6A93" w:rsidRDefault="002A6A93" w:rsidP="002A6A93">
            <w:pPr>
              <w:tabs>
                <w:tab w:val="left" w:pos="567"/>
              </w:tabs>
              <w:rPr>
                <w:color w:val="auto"/>
              </w:rPr>
              <w:pPrChange w:id="58" w:author="Melanie Franklin" w:date="2025-09-09T11:51:00Z" w16du:dateUtc="2025-09-09T01:51:00Z">
                <w:pPr>
                  <w:tabs>
                    <w:tab w:val="left" w:pos="567"/>
                  </w:tabs>
                  <w:spacing w:after="120"/>
                </w:pPr>
              </w:pPrChange>
            </w:pPr>
            <w:r>
              <w:rPr>
                <w:color w:val="auto"/>
              </w:rPr>
              <w:t>Azure Private DNS Zones</w:t>
            </w:r>
          </w:p>
          <w:p w14:paraId="69F90F12" w14:textId="360D027B" w:rsidR="009326EC" w:rsidRPr="00ED5EF7" w:rsidRDefault="002A6A93" w:rsidP="002A6A93">
            <w:pPr>
              <w:tabs>
                <w:tab w:val="left" w:pos="567"/>
              </w:tabs>
              <w:spacing w:after="120"/>
              <w:rPr>
                <w:color w:val="auto"/>
              </w:rPr>
            </w:pPr>
            <w:r>
              <w:rPr>
                <w:color w:val="auto"/>
              </w:rPr>
              <w:t>Azure Private Endpoints</w:t>
            </w:r>
          </w:p>
        </w:tc>
      </w:tr>
      <w:tr w:rsidR="00826DFB" w14:paraId="1859AB72" w14:textId="77777777" w:rsidTr="00083017">
        <w:trPr>
          <w:cnfStyle w:val="000000010000" w:firstRow="0" w:lastRow="0" w:firstColumn="0" w:lastColumn="0" w:oddVBand="0" w:evenVBand="0" w:oddHBand="0" w:evenHBand="1" w:firstRowFirstColumn="0" w:firstRowLastColumn="0" w:lastRowFirstColumn="0" w:lastRowLastColumn="0"/>
          <w:trHeight w:val="2810"/>
        </w:trPr>
        <w:tc>
          <w:tcPr>
            <w:tcW w:w="1775" w:type="dxa"/>
          </w:tcPr>
          <w:p w14:paraId="298A7D8C" w14:textId="4341CF7F" w:rsidR="00826DFB" w:rsidRPr="007E5341" w:rsidRDefault="00826DFB" w:rsidP="00E25848">
            <w:pPr>
              <w:tabs>
                <w:tab w:val="left" w:pos="567"/>
              </w:tabs>
              <w:spacing w:after="120"/>
              <w:rPr>
                <w:b/>
                <w:color w:val="auto"/>
              </w:rPr>
            </w:pPr>
            <w:r w:rsidRPr="007E5341">
              <w:rPr>
                <w:b/>
                <w:color w:val="auto"/>
              </w:rPr>
              <w:lastRenderedPageBreak/>
              <w:t>Access Management</w:t>
            </w:r>
          </w:p>
        </w:tc>
        <w:tc>
          <w:tcPr>
            <w:tcW w:w="7840" w:type="dxa"/>
          </w:tcPr>
          <w:p w14:paraId="25F2235C" w14:textId="77777777" w:rsidR="002A6A93" w:rsidRPr="00A202C5" w:rsidRDefault="002A6A93" w:rsidP="002A6A93">
            <w:pPr>
              <w:tabs>
                <w:tab w:val="left" w:pos="567"/>
              </w:tabs>
              <w:rPr>
                <w:color w:val="auto"/>
              </w:rPr>
              <w:pPrChange w:id="59" w:author="Melanie Franklin" w:date="2025-09-09T11:51:00Z" w16du:dateUtc="2025-09-09T01:51:00Z">
                <w:pPr>
                  <w:tabs>
                    <w:tab w:val="left" w:pos="567"/>
                  </w:tabs>
                  <w:spacing w:after="120"/>
                </w:pPr>
              </w:pPrChange>
            </w:pPr>
            <w:r>
              <w:rPr>
                <w:color w:val="auto"/>
              </w:rPr>
              <w:t xml:space="preserve">Identity management service provided by Microsoft Entra ID. </w:t>
            </w:r>
            <w:r w:rsidRPr="00A202C5">
              <w:rPr>
                <w:color w:val="auto"/>
              </w:rPr>
              <w:t>Users will need to access the following Azure locations:</w:t>
            </w:r>
          </w:p>
          <w:p w14:paraId="55433AB7" w14:textId="77777777" w:rsidR="002A6A93" w:rsidRPr="00A202C5" w:rsidRDefault="002A6A93" w:rsidP="002A6A93">
            <w:pPr>
              <w:tabs>
                <w:tab w:val="left" w:pos="567"/>
              </w:tabs>
              <w:rPr>
                <w:b/>
                <w:bCs/>
                <w:color w:val="auto"/>
              </w:rPr>
              <w:pPrChange w:id="60" w:author="Melanie Franklin" w:date="2025-09-09T11:51:00Z" w16du:dateUtc="2025-09-09T01:51:00Z">
                <w:pPr>
                  <w:tabs>
                    <w:tab w:val="left" w:pos="567"/>
                  </w:tabs>
                  <w:spacing w:after="120"/>
                </w:pPr>
              </w:pPrChange>
            </w:pPr>
            <w:r w:rsidRPr="00A202C5">
              <w:rPr>
                <w:b/>
                <w:bCs/>
                <w:color w:val="auto"/>
              </w:rPr>
              <w:t xml:space="preserve">Subscriptions: </w:t>
            </w:r>
          </w:p>
          <w:p w14:paraId="0F306476" w14:textId="77777777" w:rsidR="002A6A93" w:rsidRPr="00A202C5" w:rsidRDefault="002A6A93" w:rsidP="002A6A93">
            <w:pPr>
              <w:pStyle w:val="ListParagraph"/>
              <w:numPr>
                <w:ilvl w:val="0"/>
                <w:numId w:val="20"/>
              </w:numPr>
              <w:tabs>
                <w:tab w:val="left" w:pos="567"/>
              </w:tabs>
              <w:ind w:left="360"/>
              <w:rPr>
                <w:color w:val="auto"/>
              </w:rPr>
              <w:pPrChange w:id="61" w:author="Melanie Franklin" w:date="2025-09-09T11:51:00Z" w16du:dateUtc="2025-09-09T01:51:00Z">
                <w:pPr>
                  <w:pStyle w:val="ListParagraph"/>
                  <w:numPr>
                    <w:numId w:val="21"/>
                  </w:numPr>
                  <w:tabs>
                    <w:tab w:val="left" w:pos="567"/>
                  </w:tabs>
                  <w:spacing w:after="120"/>
                  <w:ind w:hanging="360"/>
                </w:pPr>
              </w:pPrChange>
            </w:pPr>
            <w:r w:rsidRPr="00A202C5">
              <w:rPr>
                <w:color w:val="auto"/>
              </w:rPr>
              <w:t>1.MelbWater-PRD</w:t>
            </w:r>
          </w:p>
          <w:p w14:paraId="4E8ABE82" w14:textId="77777777" w:rsidR="002A6A93" w:rsidRPr="00A202C5" w:rsidRDefault="002A6A93" w:rsidP="002A6A93">
            <w:pPr>
              <w:pStyle w:val="ListParagraph"/>
              <w:numPr>
                <w:ilvl w:val="0"/>
                <w:numId w:val="20"/>
              </w:numPr>
              <w:tabs>
                <w:tab w:val="left" w:pos="567"/>
              </w:tabs>
              <w:ind w:left="360"/>
              <w:rPr>
                <w:color w:val="auto"/>
              </w:rPr>
              <w:pPrChange w:id="62" w:author="Melanie Franklin" w:date="2025-09-09T11:51:00Z" w16du:dateUtc="2025-09-09T01:51:00Z">
                <w:pPr>
                  <w:pStyle w:val="ListParagraph"/>
                  <w:numPr>
                    <w:numId w:val="21"/>
                  </w:numPr>
                  <w:tabs>
                    <w:tab w:val="left" w:pos="567"/>
                  </w:tabs>
                  <w:spacing w:after="120"/>
                  <w:ind w:hanging="360"/>
                </w:pPr>
              </w:pPrChange>
            </w:pPr>
            <w:r w:rsidRPr="00A202C5">
              <w:rPr>
                <w:color w:val="auto"/>
              </w:rPr>
              <w:t>0.MelbWater-Shared-Svcs</w:t>
            </w:r>
          </w:p>
          <w:p w14:paraId="3BBB718B" w14:textId="77777777" w:rsidR="002A6A93" w:rsidRPr="00A202C5" w:rsidRDefault="002A6A93" w:rsidP="002A6A93">
            <w:pPr>
              <w:tabs>
                <w:tab w:val="left" w:pos="567"/>
              </w:tabs>
              <w:rPr>
                <w:b/>
                <w:bCs/>
                <w:color w:val="auto"/>
              </w:rPr>
              <w:pPrChange w:id="63" w:author="Melanie Franklin" w:date="2025-09-09T11:51:00Z" w16du:dateUtc="2025-09-09T01:51:00Z">
                <w:pPr>
                  <w:tabs>
                    <w:tab w:val="left" w:pos="567"/>
                  </w:tabs>
                  <w:spacing w:after="120"/>
                </w:pPr>
              </w:pPrChange>
            </w:pPr>
            <w:r w:rsidRPr="00A202C5">
              <w:rPr>
                <w:b/>
                <w:bCs/>
                <w:color w:val="auto"/>
              </w:rPr>
              <w:t xml:space="preserve">Resource Groups: </w:t>
            </w:r>
          </w:p>
          <w:p w14:paraId="20FFC60D" w14:textId="77777777" w:rsidR="002A6A93" w:rsidRDefault="002A6A93" w:rsidP="002A6A93">
            <w:pPr>
              <w:pStyle w:val="ListParagraph"/>
              <w:numPr>
                <w:ilvl w:val="0"/>
                <w:numId w:val="20"/>
              </w:numPr>
              <w:tabs>
                <w:tab w:val="left" w:pos="567"/>
              </w:tabs>
              <w:ind w:left="360"/>
              <w:rPr>
                <w:color w:val="auto"/>
              </w:rPr>
              <w:pPrChange w:id="64" w:author="Melanie Franklin" w:date="2025-09-09T11:51:00Z" w16du:dateUtc="2025-09-09T01:51:00Z">
                <w:pPr>
                  <w:pStyle w:val="ListParagraph"/>
                  <w:numPr>
                    <w:numId w:val="21"/>
                  </w:numPr>
                  <w:tabs>
                    <w:tab w:val="left" w:pos="567"/>
                  </w:tabs>
                  <w:spacing w:after="120"/>
                  <w:ind w:hanging="360"/>
                </w:pPr>
              </w:pPrChange>
            </w:pPr>
            <w:r>
              <w:rPr>
                <w:color w:val="auto"/>
              </w:rPr>
              <w:t>rg-prd-ae-t1</w:t>
            </w:r>
          </w:p>
          <w:p w14:paraId="0F5DB16C" w14:textId="77777777" w:rsidR="002A6A93" w:rsidRDefault="002A6A93" w:rsidP="002A6A93">
            <w:pPr>
              <w:pStyle w:val="ListParagraph"/>
              <w:numPr>
                <w:ilvl w:val="0"/>
                <w:numId w:val="20"/>
              </w:numPr>
              <w:tabs>
                <w:tab w:val="left" w:pos="567"/>
              </w:tabs>
              <w:ind w:left="360"/>
              <w:rPr>
                <w:color w:val="auto"/>
              </w:rPr>
            </w:pPr>
            <w:r>
              <w:rPr>
                <w:color w:val="auto"/>
              </w:rPr>
              <w:t>rg-prd-ase-t1</w:t>
            </w:r>
          </w:p>
          <w:p w14:paraId="186C47C4" w14:textId="77777777" w:rsidR="002A6A93" w:rsidRDefault="002A6A93" w:rsidP="002A6A93">
            <w:pPr>
              <w:pStyle w:val="ListParagraph"/>
              <w:numPr>
                <w:ilvl w:val="0"/>
                <w:numId w:val="20"/>
              </w:numPr>
              <w:tabs>
                <w:tab w:val="left" w:pos="567"/>
              </w:tabs>
              <w:ind w:left="360"/>
              <w:rPr>
                <w:color w:val="auto"/>
              </w:rPr>
            </w:pPr>
            <w:proofErr w:type="spellStart"/>
            <w:r>
              <w:rPr>
                <w:color w:val="auto"/>
              </w:rPr>
              <w:t>rg</w:t>
            </w:r>
            <w:proofErr w:type="spellEnd"/>
            <w:r>
              <w:rPr>
                <w:color w:val="auto"/>
              </w:rPr>
              <w:t>-</w:t>
            </w:r>
            <w:proofErr w:type="spellStart"/>
            <w:r>
              <w:rPr>
                <w:color w:val="auto"/>
              </w:rPr>
              <w:t>prd</w:t>
            </w:r>
            <w:proofErr w:type="spellEnd"/>
            <w:r>
              <w:rPr>
                <w:color w:val="auto"/>
              </w:rPr>
              <w:t>-ae-</w:t>
            </w:r>
            <w:proofErr w:type="spellStart"/>
            <w:r>
              <w:rPr>
                <w:color w:val="auto"/>
              </w:rPr>
              <w:t>pega</w:t>
            </w:r>
            <w:proofErr w:type="spellEnd"/>
          </w:p>
          <w:p w14:paraId="0D09E147" w14:textId="77777777" w:rsidR="002A6A93" w:rsidRDefault="002A6A93" w:rsidP="002A6A93">
            <w:pPr>
              <w:pStyle w:val="ListParagraph"/>
              <w:numPr>
                <w:ilvl w:val="0"/>
                <w:numId w:val="20"/>
              </w:numPr>
              <w:tabs>
                <w:tab w:val="left" w:pos="567"/>
              </w:tabs>
              <w:ind w:left="360"/>
              <w:rPr>
                <w:color w:val="auto"/>
              </w:rPr>
            </w:pPr>
            <w:proofErr w:type="spellStart"/>
            <w:r>
              <w:rPr>
                <w:color w:val="auto"/>
              </w:rPr>
              <w:t>rg-prd-ase-pega</w:t>
            </w:r>
            <w:proofErr w:type="spellEnd"/>
          </w:p>
          <w:p w14:paraId="4F1427AD" w14:textId="77777777" w:rsidR="002A6A93" w:rsidRDefault="002A6A93" w:rsidP="002A6A93">
            <w:pPr>
              <w:pStyle w:val="ListParagraph"/>
              <w:numPr>
                <w:ilvl w:val="0"/>
                <w:numId w:val="20"/>
              </w:numPr>
              <w:tabs>
                <w:tab w:val="left" w:pos="567"/>
              </w:tabs>
              <w:ind w:left="360"/>
              <w:rPr>
                <w:color w:val="auto"/>
              </w:rPr>
            </w:pPr>
            <w:proofErr w:type="spellStart"/>
            <w:r>
              <w:rPr>
                <w:color w:val="auto"/>
              </w:rPr>
              <w:t>rg</w:t>
            </w:r>
            <w:proofErr w:type="spellEnd"/>
            <w:r>
              <w:rPr>
                <w:color w:val="auto"/>
              </w:rPr>
              <w:t>-</w:t>
            </w:r>
            <w:proofErr w:type="spellStart"/>
            <w:r>
              <w:rPr>
                <w:color w:val="auto"/>
              </w:rPr>
              <w:t>prd</w:t>
            </w:r>
            <w:proofErr w:type="spellEnd"/>
            <w:r>
              <w:rPr>
                <w:color w:val="auto"/>
              </w:rPr>
              <w:t>-ae-pol</w:t>
            </w:r>
          </w:p>
          <w:p w14:paraId="5342EB3E" w14:textId="77777777" w:rsidR="002A6A93" w:rsidRDefault="002A6A93" w:rsidP="002A6A93">
            <w:pPr>
              <w:pStyle w:val="ListParagraph"/>
              <w:numPr>
                <w:ilvl w:val="0"/>
                <w:numId w:val="20"/>
              </w:numPr>
              <w:tabs>
                <w:tab w:val="left" w:pos="567"/>
              </w:tabs>
              <w:ind w:left="360"/>
              <w:rPr>
                <w:color w:val="auto"/>
              </w:rPr>
            </w:pPr>
            <w:proofErr w:type="spellStart"/>
            <w:r>
              <w:rPr>
                <w:color w:val="auto"/>
              </w:rPr>
              <w:t>rg</w:t>
            </w:r>
            <w:proofErr w:type="spellEnd"/>
            <w:r>
              <w:rPr>
                <w:color w:val="auto"/>
              </w:rPr>
              <w:t>-</w:t>
            </w:r>
            <w:proofErr w:type="spellStart"/>
            <w:r>
              <w:rPr>
                <w:color w:val="auto"/>
              </w:rPr>
              <w:t>prd</w:t>
            </w:r>
            <w:proofErr w:type="spellEnd"/>
            <w:r>
              <w:rPr>
                <w:color w:val="auto"/>
              </w:rPr>
              <w:t>-</w:t>
            </w:r>
            <w:proofErr w:type="spellStart"/>
            <w:r>
              <w:rPr>
                <w:color w:val="auto"/>
              </w:rPr>
              <w:t>ase</w:t>
            </w:r>
            <w:proofErr w:type="spellEnd"/>
            <w:r>
              <w:rPr>
                <w:color w:val="auto"/>
              </w:rPr>
              <w:t>-pol</w:t>
            </w:r>
          </w:p>
          <w:p w14:paraId="494789BB" w14:textId="77777777" w:rsidR="002A6A93" w:rsidRPr="00A202C5" w:rsidRDefault="002A6A93" w:rsidP="002A6A93">
            <w:pPr>
              <w:pStyle w:val="ListParagraph"/>
              <w:numPr>
                <w:ilvl w:val="0"/>
                <w:numId w:val="20"/>
              </w:numPr>
              <w:tabs>
                <w:tab w:val="left" w:pos="567"/>
              </w:tabs>
              <w:ind w:left="360"/>
              <w:rPr>
                <w:color w:val="auto"/>
              </w:rPr>
              <w:pPrChange w:id="65" w:author="Melanie Franklin" w:date="2025-09-09T11:51:00Z" w16du:dateUtc="2025-09-09T01:51:00Z">
                <w:pPr>
                  <w:pStyle w:val="ListParagraph"/>
                  <w:numPr>
                    <w:numId w:val="21"/>
                  </w:numPr>
                  <w:tabs>
                    <w:tab w:val="left" w:pos="567"/>
                  </w:tabs>
                  <w:spacing w:after="120"/>
                  <w:ind w:hanging="360"/>
                </w:pPr>
              </w:pPrChange>
            </w:pPr>
            <w:proofErr w:type="spellStart"/>
            <w:r w:rsidRPr="00A202C5">
              <w:rPr>
                <w:color w:val="auto"/>
              </w:rPr>
              <w:t>rg</w:t>
            </w:r>
            <w:proofErr w:type="spellEnd"/>
            <w:r w:rsidRPr="00A202C5">
              <w:rPr>
                <w:color w:val="auto"/>
              </w:rPr>
              <w:t>-hub-</w:t>
            </w:r>
            <w:proofErr w:type="spellStart"/>
            <w:r w:rsidRPr="00A202C5">
              <w:rPr>
                <w:color w:val="auto"/>
              </w:rPr>
              <w:t>ase</w:t>
            </w:r>
            <w:proofErr w:type="spellEnd"/>
          </w:p>
          <w:p w14:paraId="587BAD77" w14:textId="77777777" w:rsidR="002A6A93" w:rsidRPr="00A202C5" w:rsidRDefault="002A6A93" w:rsidP="002A6A93">
            <w:pPr>
              <w:pStyle w:val="ListParagraph"/>
              <w:numPr>
                <w:ilvl w:val="0"/>
                <w:numId w:val="20"/>
              </w:numPr>
              <w:tabs>
                <w:tab w:val="left" w:pos="567"/>
              </w:tabs>
              <w:ind w:left="360"/>
              <w:rPr>
                <w:color w:val="auto"/>
              </w:rPr>
              <w:pPrChange w:id="66" w:author="Melanie Franklin" w:date="2025-09-09T11:51:00Z" w16du:dateUtc="2025-09-09T01:51:00Z">
                <w:pPr>
                  <w:pStyle w:val="ListParagraph"/>
                  <w:numPr>
                    <w:numId w:val="21"/>
                  </w:numPr>
                  <w:tabs>
                    <w:tab w:val="left" w:pos="567"/>
                  </w:tabs>
                  <w:spacing w:after="120"/>
                  <w:ind w:hanging="360"/>
                </w:pPr>
              </w:pPrChange>
            </w:pPr>
            <w:proofErr w:type="spellStart"/>
            <w:r w:rsidRPr="00A202C5">
              <w:rPr>
                <w:color w:val="auto"/>
              </w:rPr>
              <w:t>rg</w:t>
            </w:r>
            <w:proofErr w:type="spellEnd"/>
            <w:r w:rsidRPr="00A202C5">
              <w:rPr>
                <w:color w:val="auto"/>
              </w:rPr>
              <w:t>-hub-ae</w:t>
            </w:r>
          </w:p>
          <w:p w14:paraId="1BBA829A" w14:textId="77777777" w:rsidR="002A6A93" w:rsidRPr="00A202C5" w:rsidRDefault="002A6A93" w:rsidP="002A6A93">
            <w:pPr>
              <w:pStyle w:val="ListParagraph"/>
              <w:numPr>
                <w:ilvl w:val="0"/>
                <w:numId w:val="20"/>
              </w:numPr>
              <w:tabs>
                <w:tab w:val="left" w:pos="567"/>
              </w:tabs>
              <w:ind w:left="360"/>
              <w:rPr>
                <w:color w:val="auto"/>
              </w:rPr>
              <w:pPrChange w:id="67" w:author="Melanie Franklin" w:date="2025-09-09T11:51:00Z" w16du:dateUtc="2025-09-09T01:51:00Z">
                <w:pPr>
                  <w:pStyle w:val="ListParagraph"/>
                  <w:numPr>
                    <w:numId w:val="21"/>
                  </w:numPr>
                  <w:tabs>
                    <w:tab w:val="left" w:pos="567"/>
                  </w:tabs>
                  <w:spacing w:after="120"/>
                  <w:ind w:hanging="360"/>
                </w:pPr>
              </w:pPrChange>
            </w:pPr>
            <w:proofErr w:type="spellStart"/>
            <w:r w:rsidRPr="00A202C5">
              <w:rPr>
                <w:color w:val="auto"/>
              </w:rPr>
              <w:t>rg</w:t>
            </w:r>
            <w:proofErr w:type="spellEnd"/>
            <w:r w:rsidRPr="00A202C5">
              <w:rPr>
                <w:color w:val="auto"/>
              </w:rPr>
              <w:t>-</w:t>
            </w:r>
            <w:proofErr w:type="spellStart"/>
            <w:r w:rsidRPr="00A202C5">
              <w:rPr>
                <w:color w:val="auto"/>
              </w:rPr>
              <w:t>prd</w:t>
            </w:r>
            <w:proofErr w:type="spellEnd"/>
            <w:r w:rsidRPr="00A202C5">
              <w:rPr>
                <w:color w:val="auto"/>
              </w:rPr>
              <w:t>-</w:t>
            </w:r>
            <w:proofErr w:type="spellStart"/>
            <w:r w:rsidRPr="00A202C5">
              <w:rPr>
                <w:color w:val="auto"/>
              </w:rPr>
              <w:t>ase</w:t>
            </w:r>
            <w:proofErr w:type="spellEnd"/>
            <w:r w:rsidRPr="00A202C5">
              <w:rPr>
                <w:color w:val="auto"/>
              </w:rPr>
              <w:t>-ais</w:t>
            </w:r>
          </w:p>
          <w:p w14:paraId="5D3115A6" w14:textId="77777777" w:rsidR="002A6A93" w:rsidRPr="00A202C5" w:rsidRDefault="002A6A93" w:rsidP="002A6A93">
            <w:pPr>
              <w:pStyle w:val="ListParagraph"/>
              <w:numPr>
                <w:ilvl w:val="0"/>
                <w:numId w:val="20"/>
              </w:numPr>
              <w:tabs>
                <w:tab w:val="left" w:pos="567"/>
              </w:tabs>
              <w:ind w:left="360"/>
              <w:rPr>
                <w:color w:val="auto"/>
              </w:rPr>
              <w:pPrChange w:id="68" w:author="Melanie Franklin" w:date="2025-09-09T11:51:00Z" w16du:dateUtc="2025-09-09T01:51:00Z">
                <w:pPr>
                  <w:pStyle w:val="ListParagraph"/>
                  <w:numPr>
                    <w:numId w:val="21"/>
                  </w:numPr>
                  <w:tabs>
                    <w:tab w:val="left" w:pos="567"/>
                  </w:tabs>
                  <w:spacing w:after="120"/>
                  <w:ind w:hanging="360"/>
                </w:pPr>
              </w:pPrChange>
            </w:pPr>
            <w:proofErr w:type="spellStart"/>
            <w:r w:rsidRPr="00A202C5">
              <w:rPr>
                <w:color w:val="auto"/>
              </w:rPr>
              <w:t>rg</w:t>
            </w:r>
            <w:proofErr w:type="spellEnd"/>
            <w:r w:rsidRPr="00A202C5">
              <w:rPr>
                <w:color w:val="auto"/>
              </w:rPr>
              <w:t>-</w:t>
            </w:r>
            <w:proofErr w:type="spellStart"/>
            <w:r w:rsidRPr="00A202C5">
              <w:rPr>
                <w:color w:val="auto"/>
              </w:rPr>
              <w:t>prd</w:t>
            </w:r>
            <w:proofErr w:type="spellEnd"/>
            <w:r w:rsidRPr="00A202C5">
              <w:rPr>
                <w:color w:val="auto"/>
              </w:rPr>
              <w:t>-ae-ais</w:t>
            </w:r>
          </w:p>
          <w:p w14:paraId="3F187AFD" w14:textId="77777777" w:rsidR="002A6A93" w:rsidRPr="00A202C5" w:rsidRDefault="002A6A93" w:rsidP="002A6A93">
            <w:pPr>
              <w:pStyle w:val="ListParagraph"/>
              <w:numPr>
                <w:ilvl w:val="0"/>
                <w:numId w:val="20"/>
              </w:numPr>
              <w:tabs>
                <w:tab w:val="left" w:pos="567"/>
              </w:tabs>
              <w:ind w:left="360"/>
              <w:rPr>
                <w:color w:val="auto"/>
              </w:rPr>
              <w:pPrChange w:id="69" w:author="Melanie Franklin" w:date="2025-09-09T11:51:00Z" w16du:dateUtc="2025-09-09T01:51:00Z">
                <w:pPr>
                  <w:pStyle w:val="ListParagraph"/>
                  <w:numPr>
                    <w:numId w:val="21"/>
                  </w:numPr>
                  <w:tabs>
                    <w:tab w:val="left" w:pos="567"/>
                  </w:tabs>
                  <w:spacing w:after="120"/>
                  <w:ind w:hanging="360"/>
                </w:pPr>
              </w:pPrChange>
            </w:pPr>
            <w:proofErr w:type="spellStart"/>
            <w:r w:rsidRPr="00A202C5">
              <w:rPr>
                <w:color w:val="auto"/>
              </w:rPr>
              <w:t>rg</w:t>
            </w:r>
            <w:proofErr w:type="spellEnd"/>
            <w:r w:rsidRPr="00A202C5">
              <w:rPr>
                <w:color w:val="auto"/>
              </w:rPr>
              <w:t>-PRD-network-</w:t>
            </w:r>
            <w:proofErr w:type="spellStart"/>
            <w:r w:rsidRPr="00A202C5">
              <w:rPr>
                <w:color w:val="auto"/>
              </w:rPr>
              <w:t>ase</w:t>
            </w:r>
            <w:proofErr w:type="spellEnd"/>
          </w:p>
          <w:p w14:paraId="29331527" w14:textId="77777777" w:rsidR="002A6A93" w:rsidRPr="00A202C5" w:rsidRDefault="002A6A93" w:rsidP="002A6A93">
            <w:pPr>
              <w:pStyle w:val="ListParagraph"/>
              <w:numPr>
                <w:ilvl w:val="0"/>
                <w:numId w:val="20"/>
              </w:numPr>
              <w:tabs>
                <w:tab w:val="left" w:pos="567"/>
              </w:tabs>
              <w:ind w:left="360"/>
              <w:rPr>
                <w:color w:val="auto"/>
              </w:rPr>
              <w:pPrChange w:id="70" w:author="Melanie Franklin" w:date="2025-09-09T11:51:00Z" w16du:dateUtc="2025-09-09T01:51:00Z">
                <w:pPr>
                  <w:pStyle w:val="ListParagraph"/>
                  <w:numPr>
                    <w:numId w:val="21"/>
                  </w:numPr>
                  <w:tabs>
                    <w:tab w:val="left" w:pos="567"/>
                  </w:tabs>
                  <w:spacing w:after="120"/>
                  <w:ind w:hanging="360"/>
                </w:pPr>
              </w:pPrChange>
            </w:pPr>
            <w:proofErr w:type="spellStart"/>
            <w:r w:rsidRPr="00A202C5">
              <w:rPr>
                <w:color w:val="auto"/>
              </w:rPr>
              <w:t>rg</w:t>
            </w:r>
            <w:proofErr w:type="spellEnd"/>
            <w:r w:rsidRPr="00A202C5">
              <w:rPr>
                <w:color w:val="auto"/>
              </w:rPr>
              <w:t>-PRD-network-ae</w:t>
            </w:r>
          </w:p>
          <w:p w14:paraId="27BF3975" w14:textId="77777777" w:rsidR="002A6A93" w:rsidRPr="00676C14" w:rsidRDefault="002A6A93" w:rsidP="002A6A93">
            <w:pPr>
              <w:tabs>
                <w:tab w:val="left" w:pos="567"/>
              </w:tabs>
              <w:rPr>
                <w:b/>
                <w:bCs/>
                <w:color w:val="auto"/>
              </w:rPr>
              <w:pPrChange w:id="71" w:author="Melanie Franklin" w:date="2025-09-09T11:51:00Z" w16du:dateUtc="2025-09-09T01:51:00Z">
                <w:pPr>
                  <w:tabs>
                    <w:tab w:val="left" w:pos="567"/>
                  </w:tabs>
                  <w:spacing w:after="120"/>
                </w:pPr>
              </w:pPrChange>
            </w:pPr>
            <w:r w:rsidRPr="00676C14">
              <w:rPr>
                <w:b/>
                <w:bCs/>
                <w:color w:val="auto"/>
              </w:rPr>
              <w:t>With the following conditions:</w:t>
            </w:r>
          </w:p>
          <w:p w14:paraId="6E0C117F" w14:textId="77777777" w:rsidR="002A6A93" w:rsidRPr="00A202C5" w:rsidRDefault="002A6A93" w:rsidP="002A6A93">
            <w:pPr>
              <w:pStyle w:val="ListParagraph"/>
              <w:numPr>
                <w:ilvl w:val="0"/>
                <w:numId w:val="21"/>
              </w:numPr>
              <w:tabs>
                <w:tab w:val="left" w:pos="567"/>
              </w:tabs>
              <w:ind w:left="360"/>
              <w:rPr>
                <w:color w:val="auto"/>
              </w:rPr>
              <w:pPrChange w:id="72" w:author="Melanie Franklin" w:date="2025-09-09T11:51:00Z" w16du:dateUtc="2025-09-09T01:51:00Z">
                <w:pPr>
                  <w:pStyle w:val="ListParagraph"/>
                  <w:numPr>
                    <w:numId w:val="22"/>
                  </w:numPr>
                  <w:tabs>
                    <w:tab w:val="left" w:pos="567"/>
                  </w:tabs>
                  <w:spacing w:after="120"/>
                  <w:ind w:hanging="360"/>
                </w:pPr>
              </w:pPrChange>
            </w:pPr>
            <w:r w:rsidRPr="00A202C5">
              <w:rPr>
                <w:color w:val="auto"/>
              </w:rPr>
              <w:t>Contributor or Global Administrator role</w:t>
            </w:r>
          </w:p>
          <w:p w14:paraId="600826BA" w14:textId="77777777" w:rsidR="002A6A93" w:rsidRPr="00A202C5" w:rsidRDefault="002A6A93" w:rsidP="002A6A93">
            <w:pPr>
              <w:pStyle w:val="ListParagraph"/>
              <w:numPr>
                <w:ilvl w:val="0"/>
                <w:numId w:val="21"/>
              </w:numPr>
              <w:tabs>
                <w:tab w:val="left" w:pos="567"/>
              </w:tabs>
              <w:ind w:left="360"/>
              <w:rPr>
                <w:color w:val="auto"/>
              </w:rPr>
              <w:pPrChange w:id="73" w:author="Melanie Franklin" w:date="2025-09-09T11:51:00Z" w16du:dateUtc="2025-09-09T01:51:00Z">
                <w:pPr>
                  <w:pStyle w:val="ListParagraph"/>
                  <w:numPr>
                    <w:numId w:val="22"/>
                  </w:numPr>
                  <w:tabs>
                    <w:tab w:val="left" w:pos="567"/>
                  </w:tabs>
                  <w:spacing w:after="120"/>
                  <w:ind w:hanging="360"/>
                </w:pPr>
              </w:pPrChange>
            </w:pPr>
            <w:r w:rsidRPr="00A202C5">
              <w:rPr>
                <w:color w:val="auto"/>
              </w:rPr>
              <w:t>Key Vault Administrator role</w:t>
            </w:r>
          </w:p>
          <w:p w14:paraId="33C2957F" w14:textId="77777777" w:rsidR="002A6A93" w:rsidRPr="00A202C5" w:rsidRDefault="002A6A93" w:rsidP="002A6A93">
            <w:pPr>
              <w:pStyle w:val="ListParagraph"/>
              <w:numPr>
                <w:ilvl w:val="0"/>
                <w:numId w:val="21"/>
              </w:numPr>
              <w:tabs>
                <w:tab w:val="left" w:pos="567"/>
              </w:tabs>
              <w:ind w:left="360"/>
              <w:rPr>
                <w:color w:val="auto"/>
              </w:rPr>
              <w:pPrChange w:id="74" w:author="Melanie Franklin" w:date="2025-09-09T11:51:00Z" w16du:dateUtc="2025-09-09T01:51:00Z">
                <w:pPr>
                  <w:pStyle w:val="ListParagraph"/>
                  <w:numPr>
                    <w:numId w:val="22"/>
                  </w:numPr>
                  <w:tabs>
                    <w:tab w:val="left" w:pos="567"/>
                  </w:tabs>
                  <w:spacing w:after="120"/>
                  <w:ind w:hanging="360"/>
                </w:pPr>
              </w:pPrChange>
            </w:pPr>
            <w:r w:rsidRPr="00A202C5">
              <w:rPr>
                <w:color w:val="auto"/>
              </w:rPr>
              <w:t>MFA enabled account</w:t>
            </w:r>
          </w:p>
          <w:p w14:paraId="40FF2C77" w14:textId="4AEE0081" w:rsidR="007B4771" w:rsidRPr="002A6A93" w:rsidRDefault="002A6A93" w:rsidP="002A6A93">
            <w:pPr>
              <w:tabs>
                <w:tab w:val="left" w:pos="567"/>
              </w:tabs>
              <w:spacing w:after="120"/>
              <w:rPr>
                <w:color w:val="auto"/>
              </w:rPr>
            </w:pPr>
            <w:r w:rsidRPr="00A202C5">
              <w:rPr>
                <w:color w:val="auto"/>
              </w:rPr>
              <w:t>From a Melbourne Water office or through an allowed VPN</w:t>
            </w:r>
          </w:p>
        </w:tc>
      </w:tr>
      <w:tr w:rsidR="00826DFB" w14:paraId="7D896B98" w14:textId="77777777" w:rsidTr="00083017">
        <w:trPr>
          <w:trHeight w:val="984"/>
        </w:trPr>
        <w:tc>
          <w:tcPr>
            <w:tcW w:w="1775" w:type="dxa"/>
          </w:tcPr>
          <w:p w14:paraId="6A8B34F1" w14:textId="0C974DB1" w:rsidR="00826DFB" w:rsidRPr="007E5341" w:rsidRDefault="00826DFB" w:rsidP="00E25848">
            <w:pPr>
              <w:tabs>
                <w:tab w:val="left" w:pos="567"/>
              </w:tabs>
              <w:spacing w:after="120"/>
              <w:rPr>
                <w:b/>
                <w:color w:val="auto"/>
              </w:rPr>
            </w:pPr>
            <w:r w:rsidRPr="007E5341">
              <w:rPr>
                <w:b/>
                <w:color w:val="auto"/>
              </w:rPr>
              <w:t>Data</w:t>
            </w:r>
          </w:p>
        </w:tc>
        <w:tc>
          <w:tcPr>
            <w:tcW w:w="7840" w:type="dxa"/>
          </w:tcPr>
          <w:p w14:paraId="797AF802" w14:textId="3F45AA0A" w:rsidR="00826DFB" w:rsidRPr="00AB13CA" w:rsidRDefault="00D5792F" w:rsidP="003F03AF">
            <w:pPr>
              <w:tabs>
                <w:tab w:val="left" w:pos="567"/>
              </w:tabs>
              <w:spacing w:after="120"/>
              <w:rPr>
                <w:color w:val="auto"/>
              </w:rPr>
            </w:pPr>
            <w:r w:rsidRPr="00AB13CA">
              <w:rPr>
                <w:color w:val="auto"/>
              </w:rPr>
              <w:t xml:space="preserve">Azure Storage Accounts </w:t>
            </w:r>
            <w:r w:rsidR="008057EE" w:rsidRPr="00AB13CA">
              <w:rPr>
                <w:color w:val="auto"/>
              </w:rPr>
              <w:t>in this architecture have</w:t>
            </w:r>
            <w:r w:rsidR="00316457" w:rsidRPr="00AB13CA">
              <w:rPr>
                <w:color w:val="auto"/>
              </w:rPr>
              <w:t xml:space="preserve"> all</w:t>
            </w:r>
            <w:r w:rsidR="00AB13CA" w:rsidRPr="00AB13CA">
              <w:rPr>
                <w:color w:val="auto"/>
              </w:rPr>
              <w:t xml:space="preserve"> been</w:t>
            </w:r>
            <w:r w:rsidR="00316457" w:rsidRPr="00AB13CA">
              <w:rPr>
                <w:color w:val="auto"/>
              </w:rPr>
              <w:t xml:space="preserve"> configured with Geo-redundant storage (GRS) enabled. </w:t>
            </w:r>
            <w:r w:rsidR="008E2130" w:rsidRPr="00AB13CA">
              <w:rPr>
                <w:color w:val="auto"/>
              </w:rPr>
              <w:t xml:space="preserve">This feature ensures data redundancy by replicating it to 3 locations within the same </w:t>
            </w:r>
            <w:r w:rsidR="00E56D8C" w:rsidRPr="00AB13CA">
              <w:rPr>
                <w:color w:val="auto"/>
              </w:rPr>
              <w:t>region, and 3 locations in a region outside of the Production</w:t>
            </w:r>
            <w:r w:rsidR="003248EB" w:rsidRPr="00AB13CA">
              <w:rPr>
                <w:color w:val="auto"/>
              </w:rPr>
              <w:t xml:space="preserve"> region’s data centre.</w:t>
            </w:r>
          </w:p>
        </w:tc>
      </w:tr>
      <w:tr w:rsidR="00826DFB" w14:paraId="387B4135" w14:textId="77777777" w:rsidTr="00083017">
        <w:trPr>
          <w:cnfStyle w:val="000000010000" w:firstRow="0" w:lastRow="0" w:firstColumn="0" w:lastColumn="0" w:oddVBand="0" w:evenVBand="0" w:oddHBand="0" w:evenHBand="1" w:firstRowFirstColumn="0" w:firstRowLastColumn="0" w:lastRowFirstColumn="0" w:lastRowLastColumn="0"/>
          <w:trHeight w:val="714"/>
        </w:trPr>
        <w:tc>
          <w:tcPr>
            <w:tcW w:w="1775" w:type="dxa"/>
          </w:tcPr>
          <w:p w14:paraId="1644BBA3" w14:textId="637B6E3C" w:rsidR="00826DFB" w:rsidRPr="007E5341" w:rsidRDefault="00826DFB" w:rsidP="00E25848">
            <w:pPr>
              <w:tabs>
                <w:tab w:val="left" w:pos="567"/>
              </w:tabs>
              <w:spacing w:after="120"/>
              <w:rPr>
                <w:b/>
                <w:color w:val="auto"/>
              </w:rPr>
            </w:pPr>
            <w:r w:rsidRPr="007E5341">
              <w:rPr>
                <w:b/>
                <w:color w:val="auto"/>
              </w:rPr>
              <w:t>Infrastructure</w:t>
            </w:r>
          </w:p>
        </w:tc>
        <w:tc>
          <w:tcPr>
            <w:tcW w:w="7840" w:type="dxa"/>
          </w:tcPr>
          <w:p w14:paraId="65DF0979" w14:textId="1570A7D5" w:rsidR="00826DFB" w:rsidRPr="00A62836" w:rsidRDefault="006C31A2" w:rsidP="00E25848">
            <w:pPr>
              <w:tabs>
                <w:tab w:val="left" w:pos="567"/>
              </w:tabs>
              <w:spacing w:after="120"/>
              <w:rPr>
                <w:color w:val="auto"/>
              </w:rPr>
            </w:pPr>
            <w:r w:rsidRPr="00A62836">
              <w:rPr>
                <w:color w:val="auto"/>
              </w:rPr>
              <w:t>Microsoft manage all infrastructure</w:t>
            </w:r>
            <w:r w:rsidR="00A62836" w:rsidRPr="00A62836">
              <w:rPr>
                <w:color w:val="auto"/>
              </w:rPr>
              <w:t xml:space="preserve"> as part of the Azure Cloud services.</w:t>
            </w:r>
          </w:p>
        </w:tc>
      </w:tr>
      <w:tr w:rsidR="00826DFB" w14:paraId="66CBDD0B" w14:textId="77777777" w:rsidTr="00083017">
        <w:trPr>
          <w:trHeight w:val="714"/>
        </w:trPr>
        <w:tc>
          <w:tcPr>
            <w:tcW w:w="1775" w:type="dxa"/>
          </w:tcPr>
          <w:p w14:paraId="1C8D3ACE" w14:textId="1A958E81" w:rsidR="00826DFB" w:rsidRPr="007E5341" w:rsidRDefault="00826DFB" w:rsidP="00E25848">
            <w:pPr>
              <w:tabs>
                <w:tab w:val="left" w:pos="567"/>
              </w:tabs>
              <w:spacing w:after="120"/>
              <w:rPr>
                <w:b/>
                <w:color w:val="auto"/>
              </w:rPr>
            </w:pPr>
            <w:r w:rsidRPr="007E5341">
              <w:rPr>
                <w:b/>
                <w:color w:val="auto"/>
              </w:rPr>
              <w:t>Upstream</w:t>
            </w:r>
          </w:p>
        </w:tc>
        <w:tc>
          <w:tcPr>
            <w:tcW w:w="7840" w:type="dxa"/>
          </w:tcPr>
          <w:p w14:paraId="7115A79B" w14:textId="62EC29DD" w:rsidR="00826DFB" w:rsidRPr="000B33BD" w:rsidRDefault="00D76BD0" w:rsidP="00E25848">
            <w:pPr>
              <w:tabs>
                <w:tab w:val="left" w:pos="567"/>
              </w:tabs>
              <w:spacing w:after="120"/>
              <w:rPr>
                <w:color w:val="auto"/>
              </w:rPr>
            </w:pPr>
            <w:r w:rsidRPr="000B33BD">
              <w:rPr>
                <w:color w:val="auto"/>
              </w:rPr>
              <w:t xml:space="preserve">All services in the Microsoft Azure East region need to be </w:t>
            </w:r>
            <w:r w:rsidR="008D44A4" w:rsidRPr="000B33BD">
              <w:rPr>
                <w:color w:val="auto"/>
              </w:rPr>
              <w:t>up and accessible to enable DR capability for AIS.</w:t>
            </w:r>
            <w:r w:rsidR="00FE5C10" w:rsidRPr="000B33BD">
              <w:rPr>
                <w:color w:val="auto"/>
              </w:rPr>
              <w:t xml:space="preserve"> This would include Microsoft Entra ID services to enable user administrative access to the Melbourne Water Azure tenancy.</w:t>
            </w:r>
          </w:p>
        </w:tc>
      </w:tr>
      <w:tr w:rsidR="00826DFB" w14:paraId="0B9CF45D" w14:textId="77777777" w:rsidTr="00083017">
        <w:trPr>
          <w:cnfStyle w:val="000000010000" w:firstRow="0" w:lastRow="0" w:firstColumn="0" w:lastColumn="0" w:oddVBand="0" w:evenVBand="0" w:oddHBand="0" w:evenHBand="1" w:firstRowFirstColumn="0" w:firstRowLastColumn="0" w:lastRowFirstColumn="0" w:lastRowLastColumn="0"/>
          <w:trHeight w:val="714"/>
        </w:trPr>
        <w:tc>
          <w:tcPr>
            <w:tcW w:w="1775" w:type="dxa"/>
          </w:tcPr>
          <w:p w14:paraId="56531598" w14:textId="60B7776B" w:rsidR="00826DFB" w:rsidRPr="007E5341" w:rsidRDefault="00826DFB" w:rsidP="00E25848">
            <w:pPr>
              <w:tabs>
                <w:tab w:val="left" w:pos="567"/>
              </w:tabs>
              <w:spacing w:after="120"/>
              <w:rPr>
                <w:b/>
                <w:color w:val="auto"/>
              </w:rPr>
            </w:pPr>
            <w:r w:rsidRPr="007E5341">
              <w:rPr>
                <w:b/>
                <w:color w:val="auto"/>
              </w:rPr>
              <w:t>Downstream</w:t>
            </w:r>
          </w:p>
        </w:tc>
        <w:tc>
          <w:tcPr>
            <w:tcW w:w="7840" w:type="dxa"/>
          </w:tcPr>
          <w:p w14:paraId="4C704F3F" w14:textId="77B24E5E" w:rsidR="00036E3F" w:rsidRPr="00767D19" w:rsidRDefault="00767D19" w:rsidP="00767D19">
            <w:pPr>
              <w:tabs>
                <w:tab w:val="left" w:pos="567"/>
              </w:tabs>
              <w:spacing w:after="120"/>
              <w:rPr>
                <w:color w:val="auto"/>
              </w:rPr>
            </w:pPr>
            <w:r w:rsidRPr="00767D19">
              <w:rPr>
                <w:color w:val="auto"/>
              </w:rPr>
              <w:t>All Azure AIS Services.</w:t>
            </w:r>
          </w:p>
        </w:tc>
      </w:tr>
    </w:tbl>
    <w:p w14:paraId="52A9C510" w14:textId="136EAD22" w:rsidR="00917EE3" w:rsidRDefault="00917EE3" w:rsidP="00083017">
      <w:pPr>
        <w:pStyle w:val="Heading2"/>
      </w:pPr>
      <w:bookmarkStart w:id="75" w:name="_Toc200459218"/>
      <w:bookmarkStart w:id="76" w:name="_Toc1139651369"/>
      <w:r w:rsidRPr="00036E3F">
        <w:lastRenderedPageBreak/>
        <w:t xml:space="preserve">Pre-requisites </w:t>
      </w:r>
      <w:bookmarkEnd w:id="75"/>
      <w:r w:rsidR="00F67C13">
        <w:t>for cutover</w:t>
      </w:r>
    </w:p>
    <w:p w14:paraId="16F39586" w14:textId="63C2B90D" w:rsidR="00847FC3" w:rsidRDefault="00094CBA" w:rsidP="00847FC3">
      <w:pPr>
        <w:pStyle w:val="ListBullet"/>
        <w:numPr>
          <w:ilvl w:val="0"/>
          <w:numId w:val="0"/>
        </w:numPr>
      </w:pPr>
      <w:r>
        <w:t xml:space="preserve">The </w:t>
      </w:r>
      <w:r w:rsidR="00014935">
        <w:t xml:space="preserve">Australia East </w:t>
      </w:r>
      <w:r w:rsidR="009C25DF">
        <w:t xml:space="preserve">DR region </w:t>
      </w:r>
      <w:r>
        <w:t>Logic Apps and Function Apps</w:t>
      </w:r>
      <w:r w:rsidR="009C25DF">
        <w:t xml:space="preserve"> require Azure Storage Accounts that are also</w:t>
      </w:r>
      <w:r w:rsidR="00014935">
        <w:t xml:space="preserve"> based in the Australia East DR region</w:t>
      </w:r>
      <w:r w:rsidR="00004CD8">
        <w:t xml:space="preserve"> as they cannot connect to the primary </w:t>
      </w:r>
      <w:r w:rsidR="00FC2F13">
        <w:t xml:space="preserve">Azure Southeast </w:t>
      </w:r>
      <w:r w:rsidR="00004CD8">
        <w:t>region</w:t>
      </w:r>
      <w:r w:rsidR="00FC2F13">
        <w:t xml:space="preserve"> Storage Accounts. </w:t>
      </w:r>
      <w:r w:rsidR="0099742B">
        <w:t>The pre-re</w:t>
      </w:r>
      <w:r w:rsidR="00C258D1">
        <w:t xml:space="preserve">quisites for cutover </w:t>
      </w:r>
      <w:r w:rsidR="00F8304C">
        <w:t>require</w:t>
      </w:r>
      <w:r w:rsidR="00C258D1">
        <w:t xml:space="preserve"> resources for Logic Apps</w:t>
      </w:r>
      <w:r w:rsidR="00F8304C">
        <w:t xml:space="preserve">, </w:t>
      </w:r>
      <w:r w:rsidR="00C258D1">
        <w:t>Function Apps</w:t>
      </w:r>
      <w:r w:rsidR="00F8304C">
        <w:t>, and</w:t>
      </w:r>
      <w:r w:rsidR="00C258D1">
        <w:t xml:space="preserve"> Storage Accounts</w:t>
      </w:r>
      <w:r w:rsidR="00F8304C">
        <w:t xml:space="preserve"> to be </w:t>
      </w:r>
      <w:r w:rsidR="000857C6">
        <w:t>built in the Australia East DR region</w:t>
      </w:r>
      <w:r w:rsidR="006C3714">
        <w:t xml:space="preserve"> with</w:t>
      </w:r>
      <w:r w:rsidR="000857C6">
        <w:t xml:space="preserve"> connect</w:t>
      </w:r>
      <w:r w:rsidR="006C3714">
        <w:t>ivity in place.</w:t>
      </w:r>
    </w:p>
    <w:p w14:paraId="3AF706AF" w14:textId="07C1BF01" w:rsidR="00094CBA" w:rsidRDefault="006C3714" w:rsidP="00847FC3">
      <w:pPr>
        <w:pStyle w:val="ListBullet"/>
        <w:numPr>
          <w:ilvl w:val="0"/>
          <w:numId w:val="0"/>
        </w:numPr>
      </w:pPr>
      <w:r>
        <w:t>These Australia East DR region</w:t>
      </w:r>
      <w:r w:rsidR="00D361E5">
        <w:t>-</w:t>
      </w:r>
      <w:r>
        <w:t>based resources</w:t>
      </w:r>
      <w:r w:rsidR="007A4233">
        <w:t xml:space="preserve"> have already been built</w:t>
      </w:r>
      <w:r w:rsidR="00351818">
        <w:t xml:space="preserve"> and have met the aforementioned pre-requisites for cutover.</w:t>
      </w:r>
    </w:p>
    <w:p w14:paraId="28A3959E" w14:textId="77777777" w:rsidR="00F67C13" w:rsidRDefault="00F67C13" w:rsidP="002A6A93">
      <w:pPr>
        <w:pStyle w:val="ListBullet"/>
        <w:numPr>
          <w:ilvl w:val="0"/>
          <w:numId w:val="0"/>
        </w:numPr>
      </w:pPr>
    </w:p>
    <w:p w14:paraId="4CA80D93" w14:textId="6C154232" w:rsidR="00083017" w:rsidRDefault="00083017" w:rsidP="00083017">
      <w:pPr>
        <w:pStyle w:val="BodyText"/>
        <w:rPr>
          <w:b/>
        </w:rPr>
      </w:pPr>
      <w:r w:rsidRPr="00083017">
        <w:rPr>
          <w:b/>
        </w:rPr>
        <w:t>7.4</w:t>
      </w:r>
      <w:r>
        <w:rPr>
          <w:b/>
        </w:rPr>
        <w:tab/>
        <w:t xml:space="preserve">     Complete Technical Documentation</w:t>
      </w:r>
    </w:p>
    <w:p w14:paraId="1031744E" w14:textId="1DF40064" w:rsidR="007E3437" w:rsidRDefault="003C4BFF" w:rsidP="00083017">
      <w:pPr>
        <w:pStyle w:val="BodyText"/>
        <w:rPr>
          <w:b/>
        </w:rPr>
      </w:pPr>
      <w:r>
        <w:rPr>
          <w:b/>
        </w:rPr>
        <w:t xml:space="preserve">AIS </w:t>
      </w:r>
      <w:r w:rsidR="007E3437">
        <w:rPr>
          <w:b/>
        </w:rPr>
        <w:t>As-built documentation:</w:t>
      </w:r>
    </w:p>
    <w:p w14:paraId="07A2C64B" w14:textId="77777777" w:rsidR="000C6B3C" w:rsidRDefault="000C6B3C" w:rsidP="000C6B3C">
      <w:pPr>
        <w:pStyle w:val="ListBullet"/>
      </w:pPr>
      <w:hyperlink r:id="rId25" w:history="1">
        <w:r w:rsidRPr="000C6B3C">
          <w:rPr>
            <w:rStyle w:val="Hyperlink"/>
          </w:rPr>
          <w:t xml:space="preserve">AIS Services </w:t>
        </w:r>
        <w:proofErr w:type="spellStart"/>
        <w:r w:rsidRPr="000C6B3C">
          <w:rPr>
            <w:rStyle w:val="Hyperlink"/>
          </w:rPr>
          <w:t>Deployment_PROD</w:t>
        </w:r>
        <w:proofErr w:type="spellEnd"/>
        <w:r w:rsidRPr="000C6B3C">
          <w:rPr>
            <w:rStyle w:val="Hyperlink"/>
          </w:rPr>
          <w:t xml:space="preserve"> As-Build v 0.1.docx</w:t>
        </w:r>
      </w:hyperlink>
    </w:p>
    <w:p w14:paraId="04B041BD" w14:textId="675DE45B" w:rsidR="002A6A93" w:rsidRPr="002A6A93" w:rsidRDefault="002A6A93" w:rsidP="002A6A93">
      <w:pPr>
        <w:pStyle w:val="BodyText"/>
        <w:rPr>
          <w:del w:id="77" w:author="Melanie Franklin" w:date="2025-09-09T11:51:00Z" w16du:dateUtc="2025-09-09T01:51:00Z"/>
          <w:b/>
          <w:bCs/>
        </w:rPr>
      </w:pPr>
      <w:r w:rsidRPr="002A6A93">
        <w:rPr>
          <w:b/>
          <w:bCs/>
        </w:rPr>
        <w:t>TechOne Handover Documents:</w:t>
      </w:r>
      <w:ins w:id="78" w:author="Melanie Franklin" w:date="2025-09-09T11:51:00Z" w16du:dateUtc="2025-09-09T01:51:00Z">
        <w:r w:rsidRPr="002A6A93">
          <w:rPr>
            <w:b/>
            <w:bCs/>
          </w:rPr>
          <w:t xml:space="preserve"> </w:t>
        </w:r>
      </w:ins>
    </w:p>
    <w:p w14:paraId="78D69F29" w14:textId="77777777" w:rsidR="002A6A93" w:rsidRDefault="002A6A93" w:rsidP="002A6A93">
      <w:pPr>
        <w:pStyle w:val="ListBullet"/>
        <w:rPr>
          <w:color w:val="auto"/>
        </w:rPr>
      </w:pPr>
      <w:hyperlink r:id="rId26" w:history="1">
        <w:r w:rsidRPr="001907F5">
          <w:rPr>
            <w:rStyle w:val="Hyperlink"/>
          </w:rPr>
          <w:t>K10417 TechOne Cloud Transition Project - Documents - TechOne Handover Documents - All Documents</w:t>
        </w:r>
      </w:hyperlink>
    </w:p>
    <w:p w14:paraId="5CA4EE3D" w14:textId="7396E87F" w:rsidR="002A6A93" w:rsidRPr="002A6A93" w:rsidRDefault="002A6A93" w:rsidP="002A6A93">
      <w:pPr>
        <w:pStyle w:val="ListBullet"/>
        <w:rPr>
          <w:b/>
          <w:bCs/>
          <w:color w:val="auto"/>
        </w:rPr>
      </w:pPr>
      <w:hyperlink r:id="rId27" w:history="1">
        <w:r w:rsidRPr="00E13EC9">
          <w:rPr>
            <w:rStyle w:val="Hyperlink"/>
          </w:rPr>
          <w:t>MW - TechOne AIS Integration Detailed Design v1.4.docx</w:t>
        </w:r>
      </w:hyperlink>
    </w:p>
    <w:p w14:paraId="07333D6A" w14:textId="77777777" w:rsidR="002A6A93" w:rsidRPr="00DD237B" w:rsidRDefault="002A6A93" w:rsidP="002A6A93">
      <w:pPr>
        <w:pStyle w:val="ListBullet"/>
        <w:rPr>
          <w:color w:val="auto"/>
        </w:rPr>
      </w:pPr>
      <w:hyperlink r:id="rId28" w:history="1">
        <w:proofErr w:type="spellStart"/>
        <w:r w:rsidRPr="001907F5">
          <w:rPr>
            <w:rStyle w:val="Hyperlink"/>
          </w:rPr>
          <w:t>TechOne_Vago</w:t>
        </w:r>
        <w:proofErr w:type="spellEnd"/>
        <w:r w:rsidRPr="001907F5">
          <w:rPr>
            <w:rStyle w:val="Hyperlink"/>
          </w:rPr>
          <w:t xml:space="preserve"> Integration _AS_IS.docx</w:t>
        </w:r>
      </w:hyperlink>
    </w:p>
    <w:p w14:paraId="536CD920" w14:textId="77777777" w:rsidR="002A6A93" w:rsidRPr="00A77F1D" w:rsidRDefault="002A6A93" w:rsidP="002A6A93">
      <w:pPr>
        <w:pStyle w:val="ListBullet"/>
        <w:rPr>
          <w:color w:val="auto"/>
        </w:rPr>
      </w:pPr>
      <w:hyperlink r:id="rId29" w:history="1">
        <w:proofErr w:type="spellStart"/>
        <w:r w:rsidRPr="00A77F1D">
          <w:rPr>
            <w:rStyle w:val="Hyperlink"/>
          </w:rPr>
          <w:t>TechOne_Visa</w:t>
        </w:r>
        <w:proofErr w:type="spellEnd"/>
        <w:r w:rsidRPr="00A77F1D">
          <w:rPr>
            <w:rStyle w:val="Hyperlink"/>
          </w:rPr>
          <w:t xml:space="preserve"> Integration _AS_IS.docx</w:t>
        </w:r>
      </w:hyperlink>
    </w:p>
    <w:p w14:paraId="614F3957" w14:textId="77777777" w:rsidR="002A6A93" w:rsidRPr="00EB61AB" w:rsidRDefault="002A6A93" w:rsidP="002A6A93">
      <w:pPr>
        <w:pStyle w:val="ListBullet"/>
        <w:rPr>
          <w:color w:val="auto"/>
        </w:rPr>
      </w:pPr>
      <w:hyperlink r:id="rId30" w:history="1">
        <w:proofErr w:type="spellStart"/>
        <w:r w:rsidRPr="00EB61AB">
          <w:rPr>
            <w:rStyle w:val="Hyperlink"/>
          </w:rPr>
          <w:t>TechOne_Westpac</w:t>
        </w:r>
        <w:proofErr w:type="spellEnd"/>
        <w:r w:rsidRPr="00EB61AB">
          <w:rPr>
            <w:rStyle w:val="Hyperlink"/>
          </w:rPr>
          <w:t xml:space="preserve"> Integration _AS_IS.docx</w:t>
        </w:r>
      </w:hyperlink>
    </w:p>
    <w:p w14:paraId="122998AF" w14:textId="77777777" w:rsidR="002A6A93" w:rsidRPr="00EB61AB" w:rsidRDefault="002A6A93" w:rsidP="002A6A93">
      <w:pPr>
        <w:pStyle w:val="ListBullet"/>
        <w:rPr>
          <w:color w:val="auto"/>
        </w:rPr>
      </w:pPr>
      <w:hyperlink r:id="rId31" w:history="1">
        <w:proofErr w:type="spellStart"/>
        <w:r w:rsidRPr="00EB61AB">
          <w:rPr>
            <w:rStyle w:val="Hyperlink"/>
          </w:rPr>
          <w:t>TechOne_ExpenseMe</w:t>
        </w:r>
        <w:proofErr w:type="spellEnd"/>
        <w:r w:rsidRPr="00EB61AB">
          <w:rPr>
            <w:rStyle w:val="Hyperlink"/>
          </w:rPr>
          <w:t xml:space="preserve"> Pro Integration _AS_IS.docx</w:t>
        </w:r>
      </w:hyperlink>
    </w:p>
    <w:p w14:paraId="0E2E29AD" w14:textId="77777777" w:rsidR="002A6A93" w:rsidRDefault="002A6A93" w:rsidP="002A6A93">
      <w:pPr>
        <w:pStyle w:val="ListBullet"/>
      </w:pPr>
      <w:hyperlink r:id="rId32" w:history="1">
        <w:proofErr w:type="spellStart"/>
        <w:r w:rsidRPr="00EB61AB">
          <w:rPr>
            <w:rStyle w:val="Hyperlink"/>
          </w:rPr>
          <w:t>TechOne_eCloud</w:t>
        </w:r>
        <w:proofErr w:type="spellEnd"/>
        <w:r w:rsidRPr="00EB61AB">
          <w:rPr>
            <w:rStyle w:val="Hyperlink"/>
          </w:rPr>
          <w:t xml:space="preserve"> Integration _SFTP_AS_IS.docx</w:t>
        </w:r>
      </w:hyperlink>
    </w:p>
    <w:p w14:paraId="70E79338" w14:textId="7B34D956" w:rsidR="002A6A93" w:rsidRDefault="002A6A93" w:rsidP="002A6A93">
      <w:pPr>
        <w:pStyle w:val="ListBullet"/>
        <w:numPr>
          <w:ilvl w:val="0"/>
          <w:numId w:val="0"/>
        </w:numPr>
        <w:rPr>
          <w:b/>
          <w:bCs/>
          <w:color w:val="auto"/>
        </w:rPr>
      </w:pPr>
      <w:r>
        <w:rPr>
          <w:b/>
          <w:bCs/>
          <w:color w:val="auto"/>
        </w:rPr>
        <w:t>Pega Handover Documents:</w:t>
      </w:r>
    </w:p>
    <w:p w14:paraId="0F1FF5BD" w14:textId="77777777" w:rsidR="002A6A93" w:rsidRPr="007671EC" w:rsidRDefault="002A6A93" w:rsidP="002A6A93">
      <w:pPr>
        <w:pStyle w:val="ListBullet"/>
      </w:pPr>
      <w:hyperlink r:id="rId33" w:history="1">
        <w:r w:rsidRPr="007671EC">
          <w:rPr>
            <w:rStyle w:val="Hyperlink"/>
          </w:rPr>
          <w:t>INT-328 MW Pega Azure Integration Detailed Design v1.1.docx</w:t>
        </w:r>
      </w:hyperlink>
    </w:p>
    <w:p w14:paraId="3E041067" w14:textId="5AEFFE88" w:rsidR="002A6A93" w:rsidRPr="000C6B3C" w:rsidRDefault="002A6A93" w:rsidP="002A6A93">
      <w:pPr>
        <w:pStyle w:val="ListBullet"/>
      </w:pPr>
      <w:hyperlink r:id="rId34" w:history="1">
        <w:r w:rsidRPr="004C64DD">
          <w:rPr>
            <w:rStyle w:val="Hyperlink"/>
          </w:rPr>
          <w:t>Logic Apps Integration - CVS-PEGA - Confluence</w:t>
        </w:r>
      </w:hyperlink>
    </w:p>
    <w:p w14:paraId="4B11F52F" w14:textId="5AE1F0D8" w:rsidR="00083017" w:rsidRPr="00083017" w:rsidRDefault="00083017" w:rsidP="007E3437">
      <w:pPr>
        <w:pStyle w:val="ListBullet"/>
        <w:numPr>
          <w:ilvl w:val="0"/>
          <w:numId w:val="0"/>
        </w:numPr>
      </w:pPr>
    </w:p>
    <w:p w14:paraId="16DBFE13" w14:textId="085429A2" w:rsidR="005035C3" w:rsidRDefault="00EB64A1" w:rsidP="009C6D65">
      <w:pPr>
        <w:pStyle w:val="Heading2"/>
        <w:numPr>
          <w:ilvl w:val="1"/>
          <w:numId w:val="15"/>
        </w:numPr>
        <w:rPr>
          <w:sz w:val="20"/>
          <w:szCs w:val="22"/>
        </w:rPr>
      </w:pPr>
      <w:bookmarkStart w:id="79" w:name="_Toc200459219"/>
      <w:r w:rsidRPr="00083017">
        <w:rPr>
          <w:sz w:val="20"/>
          <w:szCs w:val="22"/>
        </w:rPr>
        <w:t>Installation and set-</w:t>
      </w:r>
      <w:r w:rsidR="00F22950" w:rsidRPr="00083017">
        <w:rPr>
          <w:sz w:val="20"/>
          <w:szCs w:val="22"/>
        </w:rPr>
        <w:t>up (</w:t>
      </w:r>
      <w:r w:rsidRPr="00083017">
        <w:rPr>
          <w:sz w:val="20"/>
          <w:szCs w:val="22"/>
        </w:rPr>
        <w:t>Bare</w:t>
      </w:r>
      <w:r w:rsidR="008852BD" w:rsidRPr="00083017">
        <w:rPr>
          <w:sz w:val="20"/>
          <w:szCs w:val="22"/>
        </w:rPr>
        <w:t>bones rebuild)</w:t>
      </w:r>
      <w:bookmarkEnd w:id="79"/>
    </w:p>
    <w:p w14:paraId="7675EE22" w14:textId="035B5317" w:rsidR="00D14410" w:rsidRDefault="0000342B" w:rsidP="00D14410">
      <w:pPr>
        <w:pStyle w:val="BodyText"/>
      </w:pPr>
      <w:r>
        <w:t xml:space="preserve">AIS </w:t>
      </w:r>
      <w:r w:rsidR="009766CA">
        <w:t xml:space="preserve">resources </w:t>
      </w:r>
      <w:r>
        <w:t>can be deployed through Melbourne Water’s Azure DevOps</w:t>
      </w:r>
      <w:r w:rsidR="00054A59">
        <w:t xml:space="preserve"> </w:t>
      </w:r>
      <w:r w:rsidR="009766CA">
        <w:t>environment</w:t>
      </w:r>
      <w:r w:rsidR="00054A59">
        <w:t>.</w:t>
      </w:r>
      <w:r w:rsidR="009766CA">
        <w:t xml:space="preserve"> </w:t>
      </w:r>
      <w:r w:rsidR="00D14410">
        <w:t>The AIS DevOps environment is used for the maintenance of the AIS Azure resources, and core AIS code for Logic Apps and Function Apps.</w:t>
      </w:r>
    </w:p>
    <w:p w14:paraId="4DE4F48F" w14:textId="4C1D37E9" w:rsidR="00704DF5" w:rsidRDefault="00D14410" w:rsidP="00D14410">
      <w:pPr>
        <w:pStyle w:val="BodyText"/>
      </w:pPr>
      <w:r>
        <w:t xml:space="preserve">The DevOps </w:t>
      </w:r>
      <w:r w:rsidR="00BD5E9F">
        <w:t xml:space="preserve">environment </w:t>
      </w:r>
      <w:r>
        <w:t xml:space="preserve">can be located here: </w:t>
      </w:r>
      <w:hyperlink r:id="rId35" w:history="1">
        <w:r w:rsidRPr="00F2198E">
          <w:rPr>
            <w:rStyle w:val="Hyperlink"/>
          </w:rPr>
          <w:t>https://dev.azure.com/mwcloud/AIS</w:t>
        </w:r>
      </w:hyperlink>
    </w:p>
    <w:p w14:paraId="3A7B4E82" w14:textId="586BA877" w:rsidR="00FB341E" w:rsidRDefault="00FB341E" w:rsidP="00D14410">
      <w:pPr>
        <w:pStyle w:val="BodyText"/>
      </w:pPr>
      <w:r>
        <w:t>And for application specific DevOps projects:</w:t>
      </w:r>
    </w:p>
    <w:p w14:paraId="50D777C7" w14:textId="77777777" w:rsidR="00FB341E" w:rsidRDefault="00FB341E" w:rsidP="00FB341E">
      <w:pPr>
        <w:pStyle w:val="BodyText"/>
      </w:pPr>
      <w:hyperlink r:id="rId36" w:history="1">
        <w:r w:rsidRPr="00EB41EA">
          <w:rPr>
            <w:rStyle w:val="Hyperlink"/>
          </w:rPr>
          <w:t>https://dev.azure.com/mwcloud/TechOne</w:t>
        </w:r>
      </w:hyperlink>
    </w:p>
    <w:p w14:paraId="476AEC61" w14:textId="140D0292" w:rsidR="00FB341E" w:rsidRDefault="00FB341E" w:rsidP="00FB341E">
      <w:pPr>
        <w:pStyle w:val="BodyText"/>
      </w:pPr>
      <w:hyperlink r:id="rId37" w:history="1">
        <w:r w:rsidRPr="00EB41EA">
          <w:rPr>
            <w:rStyle w:val="Hyperlink"/>
          </w:rPr>
          <w:t>https://dev.azure.com/mwcloud/Pega</w:t>
        </w:r>
      </w:hyperlink>
    </w:p>
    <w:p w14:paraId="1DC00439" w14:textId="74D90047" w:rsidR="00FB341E" w:rsidRDefault="00FB341E" w:rsidP="00FB341E">
      <w:pPr>
        <w:pStyle w:val="BodyText"/>
      </w:pPr>
      <w:hyperlink r:id="rId38" w:history="1">
        <w:r w:rsidRPr="00EB41EA">
          <w:rPr>
            <w:rStyle w:val="Hyperlink"/>
          </w:rPr>
          <w:t>https://dev.azure.com/mwcloud/POL</w:t>
        </w:r>
      </w:hyperlink>
    </w:p>
    <w:p w14:paraId="340F5A63" w14:textId="3BCD978C" w:rsidR="000D5AA5" w:rsidRDefault="000D5AA5" w:rsidP="000D5AA5">
      <w:pPr>
        <w:pStyle w:val="BodyText"/>
      </w:pPr>
      <w:r>
        <w:t>The core AIS pipelines are stored in a folder called ‘AIS Core’. These pipelines contain all of the AIS resources that are shared between teams.</w:t>
      </w:r>
    </w:p>
    <w:p w14:paraId="6BB9AD3F" w14:textId="0BEB14B3" w:rsidR="000D5AA5" w:rsidRDefault="000D5AA5" w:rsidP="000D5AA5">
      <w:pPr>
        <w:pStyle w:val="BodyText"/>
      </w:pPr>
      <w:r>
        <w:lastRenderedPageBreak/>
        <w:t>Note: There are some other pipelines that are used by specific teams, but they are not part of the AIS project specifically.</w:t>
      </w:r>
    </w:p>
    <w:p w14:paraId="2B632C4A" w14:textId="725CF2F3" w:rsidR="000D5AA5" w:rsidRDefault="004E53F5" w:rsidP="000D5AA5">
      <w:pPr>
        <w:pStyle w:val="BodyText"/>
      </w:pPr>
      <w:r>
        <w:rPr>
          <w:noProof/>
        </w:rPr>
        <w:drawing>
          <wp:inline distT="0" distB="0" distL="0" distR="0" wp14:anchorId="72E1421F" wp14:editId="46B28F94">
            <wp:extent cx="5724524" cy="3790950"/>
            <wp:effectExtent l="0" t="0" r="0" b="0"/>
            <wp:docPr id="214440688" name="Picture 21444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724524" cy="3790950"/>
                    </a:xfrm>
                    <a:prstGeom prst="rect">
                      <a:avLst/>
                    </a:prstGeom>
                  </pic:spPr>
                </pic:pic>
              </a:graphicData>
            </a:graphic>
          </wp:inline>
        </w:drawing>
      </w:r>
    </w:p>
    <w:p w14:paraId="52975059" w14:textId="5BEAD78E" w:rsidR="00D14410" w:rsidRDefault="000D5AA5" w:rsidP="000D5AA5">
      <w:pPr>
        <w:pStyle w:val="BodyText"/>
      </w:pPr>
      <w:r>
        <w:t xml:space="preserve">The pipeline for each item is kept in the same folder as the item being deployed. For example, the Key Vault folder is located at: </w:t>
      </w:r>
      <w:proofErr w:type="spellStart"/>
      <w:r>
        <w:t>AISServices</w:t>
      </w:r>
      <w:proofErr w:type="spellEnd"/>
      <w:r>
        <w:t>/main/</w:t>
      </w:r>
      <w:proofErr w:type="spellStart"/>
      <w:r>
        <w:t>keyVault</w:t>
      </w:r>
      <w:proofErr w:type="spellEnd"/>
      <w:r>
        <w:t xml:space="preserve">, and the Key Vault pipeline is located at: </w:t>
      </w:r>
      <w:proofErr w:type="spellStart"/>
      <w:r>
        <w:t>AISServices</w:t>
      </w:r>
      <w:proofErr w:type="spellEnd"/>
      <w:r>
        <w:t>/main/</w:t>
      </w:r>
      <w:proofErr w:type="spellStart"/>
      <w:r>
        <w:t>keyVault</w:t>
      </w:r>
      <w:proofErr w:type="spellEnd"/>
      <w:r>
        <w:t>/azure-</w:t>
      </w:r>
      <w:proofErr w:type="spellStart"/>
      <w:r>
        <w:t>pipelines.yml</w:t>
      </w:r>
      <w:proofErr w:type="spellEnd"/>
      <w:r>
        <w:t>.</w:t>
      </w:r>
    </w:p>
    <w:p w14:paraId="05695C62" w14:textId="213CD181" w:rsidR="009065E1" w:rsidRDefault="009065E1" w:rsidP="009065E1">
      <w:pPr>
        <w:pStyle w:val="BodyText"/>
      </w:pPr>
      <w:r>
        <w:t>The code is organised into logical folders, each containing a logical part of the TechOne system.</w:t>
      </w:r>
    </w:p>
    <w:p w14:paraId="24E2DD50" w14:textId="380A2F93" w:rsidR="00563F42" w:rsidRDefault="00563F42" w:rsidP="009C6D65">
      <w:pPr>
        <w:pStyle w:val="BodyText"/>
        <w:numPr>
          <w:ilvl w:val="0"/>
          <w:numId w:val="22"/>
        </w:numPr>
      </w:pPr>
      <w:r w:rsidRPr="00330029">
        <w:rPr>
          <w:b/>
          <w:bCs/>
        </w:rPr>
        <w:t>AIS</w:t>
      </w:r>
      <w:r>
        <w:t xml:space="preserve"> – This folder is a git submodule that links back to the AIS repository, containing Bicep templates for various types of Azure resource.</w:t>
      </w:r>
    </w:p>
    <w:p w14:paraId="333FCE15" w14:textId="3153A36A" w:rsidR="009065E1" w:rsidRDefault="00BA4625" w:rsidP="009C6D65">
      <w:pPr>
        <w:pStyle w:val="BodyText"/>
        <w:numPr>
          <w:ilvl w:val="0"/>
          <w:numId w:val="22"/>
        </w:numPr>
      </w:pPr>
      <w:r w:rsidRPr="00330029">
        <w:rPr>
          <w:b/>
          <w:bCs/>
        </w:rPr>
        <w:t>Infrastructure</w:t>
      </w:r>
      <w:r>
        <w:t xml:space="preserve"> – This folder contains the TechOne specific Bicep code. Each resource that is deployed to the TechOne resource groups has a folder here.</w:t>
      </w:r>
    </w:p>
    <w:p w14:paraId="4B07E1F5" w14:textId="08DEB4AB" w:rsidR="00BA4625" w:rsidRDefault="00BA4625" w:rsidP="009C6D65">
      <w:pPr>
        <w:pStyle w:val="BodyText"/>
        <w:numPr>
          <w:ilvl w:val="1"/>
          <w:numId w:val="22"/>
        </w:numPr>
      </w:pPr>
      <w:proofErr w:type="spellStart"/>
      <w:r w:rsidRPr="00330029">
        <w:rPr>
          <w:b/>
          <w:bCs/>
        </w:rPr>
        <w:t>keyvault</w:t>
      </w:r>
      <w:proofErr w:type="spellEnd"/>
      <w:r>
        <w:t xml:space="preserve"> – TechOne Key Vault for storing TechOne specific secrets.</w:t>
      </w:r>
    </w:p>
    <w:p w14:paraId="57324DF8" w14:textId="472992F7" w:rsidR="00BA4625" w:rsidRDefault="00BA4625" w:rsidP="009C6D65">
      <w:pPr>
        <w:pStyle w:val="BodyText"/>
        <w:numPr>
          <w:ilvl w:val="1"/>
          <w:numId w:val="22"/>
        </w:numPr>
      </w:pPr>
      <w:proofErr w:type="spellStart"/>
      <w:r w:rsidRPr="00330029">
        <w:rPr>
          <w:b/>
          <w:bCs/>
        </w:rPr>
        <w:t>logicApp</w:t>
      </w:r>
      <w:proofErr w:type="spellEnd"/>
      <w:r>
        <w:t xml:space="preserve"> – The base Bicep templates for creating integration specific Logic Apps.</w:t>
      </w:r>
    </w:p>
    <w:p w14:paraId="60E064B1" w14:textId="6B1B11E4" w:rsidR="00BA4625" w:rsidRDefault="00BA4625" w:rsidP="009C6D65">
      <w:pPr>
        <w:pStyle w:val="BodyText"/>
        <w:numPr>
          <w:ilvl w:val="1"/>
          <w:numId w:val="22"/>
        </w:numPr>
      </w:pPr>
      <w:proofErr w:type="spellStart"/>
      <w:r w:rsidRPr="00330029">
        <w:rPr>
          <w:b/>
          <w:bCs/>
        </w:rPr>
        <w:t>roleAssignments</w:t>
      </w:r>
      <w:proofErr w:type="spellEnd"/>
      <w:r>
        <w:t xml:space="preserve"> – The Bicep code for setting up the role assignments required for the logic apps.</w:t>
      </w:r>
    </w:p>
    <w:p w14:paraId="395276DA" w14:textId="3C6E23C3" w:rsidR="00BA4625" w:rsidRDefault="00BA4625" w:rsidP="009C6D65">
      <w:pPr>
        <w:pStyle w:val="BodyText"/>
        <w:numPr>
          <w:ilvl w:val="1"/>
          <w:numId w:val="22"/>
        </w:numPr>
      </w:pPr>
      <w:proofErr w:type="spellStart"/>
      <w:r w:rsidRPr="00330029">
        <w:rPr>
          <w:b/>
          <w:bCs/>
        </w:rPr>
        <w:t>storageAccount</w:t>
      </w:r>
      <w:proofErr w:type="spellEnd"/>
      <w:r>
        <w:t xml:space="preserve"> – The shared storage account that logic apps will use for their operation.</w:t>
      </w:r>
    </w:p>
    <w:p w14:paraId="1799E7D1" w14:textId="545F532A" w:rsidR="00BA4625" w:rsidRDefault="00BA4625" w:rsidP="009C6D65">
      <w:pPr>
        <w:pStyle w:val="BodyText"/>
        <w:numPr>
          <w:ilvl w:val="1"/>
          <w:numId w:val="22"/>
        </w:numPr>
      </w:pPr>
      <w:proofErr w:type="spellStart"/>
      <w:r w:rsidRPr="00330029">
        <w:rPr>
          <w:b/>
          <w:bCs/>
        </w:rPr>
        <w:t>storageAccountBusiness</w:t>
      </w:r>
      <w:proofErr w:type="spellEnd"/>
      <w:r>
        <w:t xml:space="preserve"> – The business storage account that stores files that have been transferred by the integration workflows.</w:t>
      </w:r>
    </w:p>
    <w:p w14:paraId="5787E264" w14:textId="42F4CDE7" w:rsidR="00BA4625" w:rsidRDefault="00BA4625" w:rsidP="009C6D65">
      <w:pPr>
        <w:pStyle w:val="BodyText"/>
        <w:numPr>
          <w:ilvl w:val="1"/>
          <w:numId w:val="22"/>
        </w:numPr>
      </w:pPr>
      <w:proofErr w:type="spellStart"/>
      <w:r w:rsidRPr="00330029">
        <w:rPr>
          <w:b/>
          <w:bCs/>
        </w:rPr>
        <w:lastRenderedPageBreak/>
        <w:t>storageAccountSftp</w:t>
      </w:r>
      <w:proofErr w:type="spellEnd"/>
      <w:r>
        <w:t xml:space="preserve"> – A storage account that is configured as an SFTP server to allow some integrations to push files to TechOne remotely.</w:t>
      </w:r>
    </w:p>
    <w:p w14:paraId="07AF424B" w14:textId="01F18D3D" w:rsidR="00BA4625" w:rsidRDefault="00BA4625" w:rsidP="009C6D65">
      <w:pPr>
        <w:pStyle w:val="BodyText"/>
        <w:numPr>
          <w:ilvl w:val="0"/>
          <w:numId w:val="22"/>
        </w:numPr>
      </w:pPr>
      <w:r w:rsidRPr="00330029">
        <w:rPr>
          <w:b/>
          <w:bCs/>
        </w:rPr>
        <w:t>templates</w:t>
      </w:r>
      <w:r>
        <w:t xml:space="preserve"> – The shared DevOps pipeline code, using DevOps templates.</w:t>
      </w:r>
    </w:p>
    <w:p w14:paraId="020063DC" w14:textId="08F0AAF2" w:rsidR="00BA4625" w:rsidRDefault="00BA4625" w:rsidP="009C6D65">
      <w:pPr>
        <w:pStyle w:val="BodyText"/>
        <w:numPr>
          <w:ilvl w:val="0"/>
          <w:numId w:val="22"/>
        </w:numPr>
      </w:pPr>
      <w:r w:rsidRPr="00330029">
        <w:rPr>
          <w:b/>
          <w:bCs/>
        </w:rPr>
        <w:t>README.md</w:t>
      </w:r>
      <w:r>
        <w:t xml:space="preserve"> - The readme which contains pretty much the same information as this document.</w:t>
      </w:r>
    </w:p>
    <w:p w14:paraId="4E24DE4B" w14:textId="5AB517E6" w:rsidR="00FB341E" w:rsidRDefault="00FB341E" w:rsidP="00FB341E">
      <w:pPr>
        <w:pStyle w:val="BodyText"/>
      </w:pPr>
      <w:r>
        <w:t xml:space="preserve">Similarly for </w:t>
      </w:r>
      <w:r w:rsidRPr="00661BB5">
        <w:rPr>
          <w:b/>
          <w:bCs/>
        </w:rPr>
        <w:t>TechOne</w:t>
      </w:r>
      <w:r>
        <w:t>,</w:t>
      </w:r>
      <w:r>
        <w:br/>
      </w:r>
      <w:r>
        <w:rPr>
          <w:noProof/>
        </w:rPr>
        <w:drawing>
          <wp:inline distT="0" distB="0" distL="0" distR="0" wp14:anchorId="7062A952" wp14:editId="140695AB">
            <wp:extent cx="5734050" cy="3829050"/>
            <wp:effectExtent l="0" t="0" r="0" b="0"/>
            <wp:docPr id="322121682" name="Picture 10" descr="TechOne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One Pipelin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p>
    <w:p w14:paraId="009F93E1" w14:textId="079E69EB" w:rsidR="00FB341E" w:rsidRDefault="00FB341E" w:rsidP="00FB341E">
      <w:pPr>
        <w:pStyle w:val="BodyText"/>
      </w:pPr>
      <w:r w:rsidRPr="00661BB5">
        <w:rPr>
          <w:b/>
          <w:bCs/>
        </w:rPr>
        <w:lastRenderedPageBreak/>
        <w:t>Pega</w:t>
      </w:r>
      <w:r>
        <w:br/>
      </w:r>
      <w:r w:rsidRPr="00FB341E">
        <w:drawing>
          <wp:inline distT="0" distB="0" distL="0" distR="0" wp14:anchorId="63520043" wp14:editId="379A58E6">
            <wp:extent cx="4696330" cy="3496666"/>
            <wp:effectExtent l="0" t="0" r="9525" b="8890"/>
            <wp:docPr id="1971800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0535" name="Picture 1" descr="A screenshot of a computer&#10;&#10;AI-generated content may be incorrect."/>
                    <pic:cNvPicPr/>
                  </pic:nvPicPr>
                  <pic:blipFill>
                    <a:blip r:embed="rId41"/>
                    <a:stretch>
                      <a:fillRect/>
                    </a:stretch>
                  </pic:blipFill>
                  <pic:spPr>
                    <a:xfrm>
                      <a:off x="0" y="0"/>
                      <a:ext cx="4702739" cy="3501438"/>
                    </a:xfrm>
                    <a:prstGeom prst="rect">
                      <a:avLst/>
                    </a:prstGeom>
                  </pic:spPr>
                </pic:pic>
              </a:graphicData>
            </a:graphic>
          </wp:inline>
        </w:drawing>
      </w:r>
    </w:p>
    <w:p w14:paraId="3AF1C267" w14:textId="2FD48DB7" w:rsidR="00FB341E" w:rsidRPr="00661BB5" w:rsidRDefault="00FB341E" w:rsidP="00FB341E">
      <w:pPr>
        <w:pStyle w:val="BodyText"/>
        <w:rPr>
          <w:b/>
          <w:bCs/>
        </w:rPr>
      </w:pPr>
      <w:r w:rsidRPr="00661BB5">
        <w:rPr>
          <w:b/>
          <w:bCs/>
        </w:rPr>
        <w:t>Altus Project Online</w:t>
      </w:r>
    </w:p>
    <w:p w14:paraId="09CB684B" w14:textId="128618B6" w:rsidR="00FB341E" w:rsidRDefault="00661BB5" w:rsidP="00FB341E">
      <w:pPr>
        <w:pStyle w:val="BodyText"/>
      </w:pPr>
      <w:r w:rsidRPr="00661BB5">
        <w:drawing>
          <wp:inline distT="0" distB="0" distL="0" distR="0" wp14:anchorId="3D6EA65B" wp14:editId="268A3ED5">
            <wp:extent cx="4562701" cy="4206240"/>
            <wp:effectExtent l="0" t="0" r="9525" b="3810"/>
            <wp:docPr id="377354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54097" name="Picture 1" descr="A screenshot of a computer&#10;&#10;AI-generated content may be incorrect."/>
                    <pic:cNvPicPr/>
                  </pic:nvPicPr>
                  <pic:blipFill>
                    <a:blip r:embed="rId42"/>
                    <a:stretch>
                      <a:fillRect/>
                    </a:stretch>
                  </pic:blipFill>
                  <pic:spPr>
                    <a:xfrm>
                      <a:off x="0" y="0"/>
                      <a:ext cx="4564653" cy="4208040"/>
                    </a:xfrm>
                    <a:prstGeom prst="rect">
                      <a:avLst/>
                    </a:prstGeom>
                  </pic:spPr>
                </pic:pic>
              </a:graphicData>
            </a:graphic>
          </wp:inline>
        </w:drawing>
      </w:r>
    </w:p>
    <w:p w14:paraId="3C3BD099" w14:textId="6B723158" w:rsidR="00DD616C" w:rsidRPr="00DD616C" w:rsidRDefault="02B95551" w:rsidP="00DD616C">
      <w:pPr>
        <w:pStyle w:val="Heading1"/>
      </w:pPr>
      <w:bookmarkStart w:id="80" w:name="_Toc200459220"/>
      <w:r>
        <w:lastRenderedPageBreak/>
        <w:t>Recovery Strategy</w:t>
      </w:r>
      <w:bookmarkEnd w:id="76"/>
      <w:bookmarkEnd w:id="80"/>
    </w:p>
    <w:p w14:paraId="0EBEC442" w14:textId="664FBFFC" w:rsidR="00BD4236" w:rsidRDefault="00BD4236" w:rsidP="00F90AF1">
      <w:pPr>
        <w:pStyle w:val="BodyText"/>
      </w:pPr>
      <w:r>
        <w:t xml:space="preserve">System owners will work with GEMS process to identify </w:t>
      </w:r>
      <w:r w:rsidR="00450BDB">
        <w:t>the relevant response strategies, based on the scale of impact or the affected component of the system.</w:t>
      </w:r>
    </w:p>
    <w:p w14:paraId="71FA5135" w14:textId="2C50E1C9" w:rsidR="000B1B1A" w:rsidRPr="00A15B2E" w:rsidRDefault="000B1B1A" w:rsidP="00F65626">
      <w:pPr>
        <w:pStyle w:val="Heading2"/>
        <w:rPr>
          <w:sz w:val="20"/>
          <w:szCs w:val="22"/>
        </w:rPr>
      </w:pPr>
      <w:bookmarkStart w:id="81" w:name="_Toc200459221"/>
      <w:r w:rsidRPr="00A15B2E">
        <w:rPr>
          <w:sz w:val="20"/>
          <w:szCs w:val="22"/>
        </w:rPr>
        <w:t>Partial DR Strategy</w:t>
      </w:r>
      <w:bookmarkEnd w:id="81"/>
    </w:p>
    <w:p w14:paraId="2B0A5B50" w14:textId="573E6BC9" w:rsidR="000B1B1A" w:rsidRPr="0071076A" w:rsidRDefault="000B1B1A" w:rsidP="000B1B1A">
      <w:pPr>
        <w:jc w:val="both"/>
        <w:rPr>
          <w:color w:val="2089FF" w:themeColor="text2" w:themeTint="99"/>
        </w:rPr>
      </w:pPr>
      <w:r>
        <w:t>The partial Disaster Recovery Plan will be invoked</w:t>
      </w:r>
      <w:r w:rsidRPr="0060135E">
        <w:rPr>
          <w:color w:val="auto"/>
        </w:rPr>
        <w:t xml:space="preserve"> </w:t>
      </w:r>
      <w:r w:rsidR="004A7993" w:rsidRPr="0060135E">
        <w:rPr>
          <w:color w:val="auto"/>
        </w:rPr>
        <w:t xml:space="preserve">in the case of </w:t>
      </w:r>
      <w:r w:rsidR="0060135E" w:rsidRPr="0060135E">
        <w:rPr>
          <w:color w:val="auto"/>
        </w:rPr>
        <w:t>an outage of the Azure Australia Southeast region.</w:t>
      </w:r>
    </w:p>
    <w:p w14:paraId="475DC5AF" w14:textId="77777777" w:rsidR="000B1B1A" w:rsidRDefault="000B1B1A" w:rsidP="000B1B1A">
      <w:pPr>
        <w:jc w:val="both"/>
      </w:pPr>
    </w:p>
    <w:p w14:paraId="73759832" w14:textId="1F9FF663" w:rsidR="000B1B1A" w:rsidRDefault="000B1B1A" w:rsidP="000B1B1A">
      <w:pPr>
        <w:jc w:val="both"/>
      </w:pPr>
      <w:r>
        <w:t xml:space="preserve">The </w:t>
      </w:r>
      <w:r w:rsidR="00826294" w:rsidRPr="006612F8">
        <w:rPr>
          <w:color w:val="auto"/>
        </w:rPr>
        <w:t>AIS</w:t>
      </w:r>
      <w:r w:rsidRPr="006612F8">
        <w:rPr>
          <w:color w:val="auto"/>
        </w:rPr>
        <w:t xml:space="preserve"> </w:t>
      </w:r>
      <w:r>
        <w:t xml:space="preserve">Service Owner needs to immediately advise IT Support (e.g., </w:t>
      </w:r>
      <w:r w:rsidR="006612F8">
        <w:t xml:space="preserve">Cloud Operations, </w:t>
      </w:r>
      <w:r>
        <w:t xml:space="preserve">TCS </w:t>
      </w:r>
      <w:r w:rsidR="00DB3FB4">
        <w:t>or IT</w:t>
      </w:r>
      <w:r>
        <w:t xml:space="preserve"> helpdesk), who will determine the cause of the failure.</w:t>
      </w:r>
    </w:p>
    <w:p w14:paraId="015CBD44" w14:textId="77777777" w:rsidR="000B1B1A" w:rsidRDefault="000B1B1A" w:rsidP="000B1B1A">
      <w:pPr>
        <w:jc w:val="both"/>
      </w:pPr>
    </w:p>
    <w:p w14:paraId="20A38373" w14:textId="08880AB0" w:rsidR="000B1B1A" w:rsidRDefault="00A54EEF" w:rsidP="000B1B1A">
      <w:pPr>
        <w:jc w:val="both"/>
      </w:pPr>
      <w:r>
        <w:t>Document</w:t>
      </w:r>
      <w:r w:rsidR="000B1B1A">
        <w:t xml:space="preserve"> the </w:t>
      </w:r>
      <w:r>
        <w:t>detailed</w:t>
      </w:r>
      <w:r w:rsidR="000B1B1A">
        <w:t xml:space="preserve"> steps </w:t>
      </w:r>
      <w:r>
        <w:t xml:space="preserve">required to restore </w:t>
      </w:r>
      <w:r w:rsidR="000B1B1A">
        <w:t>fail</w:t>
      </w:r>
      <w:r>
        <w:t>ed</w:t>
      </w:r>
      <w:r w:rsidR="000B1B1A">
        <w:t xml:space="preserve"> components in the system</w:t>
      </w:r>
      <w:r w:rsidR="0002411B">
        <w:t>:</w:t>
      </w:r>
    </w:p>
    <w:p w14:paraId="0A2C559A" w14:textId="417D152A" w:rsidR="007A7A8A" w:rsidRPr="008F7CD6" w:rsidRDefault="007A7A8A" w:rsidP="009C6D65">
      <w:pPr>
        <w:pStyle w:val="ListParagraph"/>
        <w:numPr>
          <w:ilvl w:val="0"/>
          <w:numId w:val="19"/>
        </w:numPr>
        <w:spacing w:before="240"/>
        <w:rPr>
          <w:b/>
          <w:bCs/>
          <w:color w:val="auto"/>
        </w:rPr>
      </w:pPr>
      <w:r w:rsidRPr="008F7CD6">
        <w:rPr>
          <w:b/>
          <w:bCs/>
          <w:color w:val="auto"/>
        </w:rPr>
        <w:t>Key Vault</w:t>
      </w:r>
      <w:r w:rsidR="001936D3" w:rsidRPr="008F7CD6">
        <w:rPr>
          <w:b/>
          <w:bCs/>
          <w:color w:val="auto"/>
        </w:rPr>
        <w:t xml:space="preserve"> (Automatic Failover)</w:t>
      </w:r>
    </w:p>
    <w:p w14:paraId="50BC8954" w14:textId="3A58715E" w:rsidR="006A197F" w:rsidRDefault="00DA6236" w:rsidP="00283819">
      <w:pPr>
        <w:spacing w:before="240"/>
        <w:rPr>
          <w:color w:val="auto"/>
        </w:rPr>
      </w:pPr>
      <w:r w:rsidRPr="00DA6236">
        <w:rPr>
          <w:color w:val="auto"/>
        </w:rPr>
        <w:t xml:space="preserve">Key Vault automatically replicates data </w:t>
      </w:r>
      <w:r w:rsidR="008F7CD6">
        <w:rPr>
          <w:color w:val="auto"/>
        </w:rPr>
        <w:t>from the primary to the secondary</w:t>
      </w:r>
      <w:r w:rsidRPr="00DA6236">
        <w:rPr>
          <w:color w:val="auto"/>
        </w:rPr>
        <w:t xml:space="preserve"> region and handles failover </w:t>
      </w:r>
      <w:r w:rsidR="006A197F">
        <w:rPr>
          <w:color w:val="auto"/>
        </w:rPr>
        <w:t xml:space="preserve">automatically </w:t>
      </w:r>
      <w:r w:rsidRPr="00DA6236">
        <w:rPr>
          <w:color w:val="auto"/>
        </w:rPr>
        <w:t>during outages</w:t>
      </w:r>
      <w:r w:rsidR="008F7CD6">
        <w:rPr>
          <w:color w:val="auto"/>
        </w:rPr>
        <w:t>.</w:t>
      </w:r>
      <w:r w:rsidR="00866F78">
        <w:rPr>
          <w:color w:val="auto"/>
        </w:rPr>
        <w:t xml:space="preserve"> </w:t>
      </w:r>
      <w:r w:rsidR="006A197F">
        <w:rPr>
          <w:color w:val="auto"/>
        </w:rPr>
        <w:t>This process requires</w:t>
      </w:r>
      <w:r w:rsidR="005B2697">
        <w:rPr>
          <w:color w:val="auto"/>
        </w:rPr>
        <w:t xml:space="preserve"> no action.</w:t>
      </w:r>
      <w:r w:rsidR="00694109">
        <w:rPr>
          <w:color w:val="auto"/>
        </w:rPr>
        <w:t xml:space="preserve"> As private endpoints are in use, it may take 20 minutes to</w:t>
      </w:r>
      <w:r w:rsidR="004C39D6">
        <w:rPr>
          <w:color w:val="auto"/>
        </w:rPr>
        <w:t xml:space="preserve"> re-establish the connection.</w:t>
      </w:r>
    </w:p>
    <w:p w14:paraId="3C80BF62" w14:textId="57B83455" w:rsidR="00283819" w:rsidRPr="00283819" w:rsidRDefault="00866F78" w:rsidP="00283819">
      <w:pPr>
        <w:spacing w:before="240"/>
        <w:rPr>
          <w:color w:val="auto"/>
        </w:rPr>
      </w:pPr>
      <w:r>
        <w:rPr>
          <w:color w:val="auto"/>
        </w:rPr>
        <w:t xml:space="preserve">In an outage, </w:t>
      </w:r>
      <w:r w:rsidR="00514D97" w:rsidRPr="00514D97">
        <w:rPr>
          <w:color w:val="auto"/>
        </w:rPr>
        <w:t xml:space="preserve">the requests that </w:t>
      </w:r>
      <w:r w:rsidR="00514D97">
        <w:rPr>
          <w:color w:val="auto"/>
        </w:rPr>
        <w:t>are made</w:t>
      </w:r>
      <w:r w:rsidR="00514D97" w:rsidRPr="00514D97">
        <w:rPr>
          <w:color w:val="auto"/>
        </w:rPr>
        <w:t xml:space="preserve"> of Azure Key Vault in that region are automatically routed (failed over) to </w:t>
      </w:r>
      <w:r w:rsidR="00514D97">
        <w:rPr>
          <w:color w:val="auto"/>
        </w:rPr>
        <w:t>the</w:t>
      </w:r>
      <w:r w:rsidR="00514D97" w:rsidRPr="00514D97">
        <w:rPr>
          <w:color w:val="auto"/>
        </w:rPr>
        <w:t xml:space="preserve"> secondary region. When the primary region is available again, requests are routed back (failed back) to the primary region.</w:t>
      </w:r>
    </w:p>
    <w:p w14:paraId="5FFF0C39" w14:textId="1D3EBCF9" w:rsidR="007A7A8A" w:rsidRPr="004C39D6" w:rsidRDefault="007A7A8A" w:rsidP="009C6D65">
      <w:pPr>
        <w:pStyle w:val="ListParagraph"/>
        <w:numPr>
          <w:ilvl w:val="0"/>
          <w:numId w:val="19"/>
        </w:numPr>
        <w:spacing w:before="240"/>
        <w:rPr>
          <w:b/>
          <w:bCs/>
          <w:color w:val="auto"/>
        </w:rPr>
      </w:pPr>
      <w:r w:rsidRPr="004C39D6">
        <w:rPr>
          <w:b/>
          <w:bCs/>
          <w:color w:val="auto"/>
        </w:rPr>
        <w:t>API Management Services</w:t>
      </w:r>
      <w:r w:rsidR="004C39D6" w:rsidRPr="004C39D6">
        <w:rPr>
          <w:b/>
          <w:bCs/>
          <w:color w:val="auto"/>
        </w:rPr>
        <w:t xml:space="preserve"> (Automatic Failover)</w:t>
      </w:r>
    </w:p>
    <w:p w14:paraId="5EB4D7AC" w14:textId="367B9A39" w:rsidR="004C39D6" w:rsidRDefault="001435DF" w:rsidP="004C39D6">
      <w:pPr>
        <w:spacing w:before="240"/>
        <w:rPr>
          <w:color w:val="auto"/>
        </w:rPr>
      </w:pPr>
      <w:r>
        <w:rPr>
          <w:color w:val="auto"/>
        </w:rPr>
        <w:t xml:space="preserve">Azure API Management has been </w:t>
      </w:r>
      <w:r w:rsidR="006677E1">
        <w:rPr>
          <w:color w:val="auto"/>
        </w:rPr>
        <w:t xml:space="preserve">deployed as a multi-region deployment, </w:t>
      </w:r>
      <w:r w:rsidR="00FF6D13">
        <w:rPr>
          <w:color w:val="auto"/>
        </w:rPr>
        <w:t xml:space="preserve">which replicates data and </w:t>
      </w:r>
      <w:r w:rsidR="003A579D">
        <w:rPr>
          <w:color w:val="auto"/>
        </w:rPr>
        <w:t xml:space="preserve">will </w:t>
      </w:r>
      <w:r w:rsidR="00FF6D13">
        <w:rPr>
          <w:color w:val="auto"/>
        </w:rPr>
        <w:t>failover automatically. The failover process for this service requires no action.</w:t>
      </w:r>
    </w:p>
    <w:p w14:paraId="2E7DA5AE" w14:textId="345C9F05" w:rsidR="00B03428" w:rsidRPr="004C39D6" w:rsidRDefault="00457877" w:rsidP="004C39D6">
      <w:pPr>
        <w:spacing w:before="240"/>
        <w:rPr>
          <w:color w:val="auto"/>
        </w:rPr>
      </w:pPr>
      <w:r>
        <w:rPr>
          <w:color w:val="auto"/>
        </w:rPr>
        <w:t xml:space="preserve">If </w:t>
      </w:r>
      <w:r w:rsidRPr="00457877">
        <w:rPr>
          <w:color w:val="auto"/>
        </w:rPr>
        <w:t xml:space="preserve">the primary region goes offline, the API Management </w:t>
      </w:r>
      <w:proofErr w:type="spellStart"/>
      <w:r w:rsidRPr="00457877">
        <w:rPr>
          <w:color w:val="auto"/>
        </w:rPr>
        <w:t>management</w:t>
      </w:r>
      <w:proofErr w:type="spellEnd"/>
      <w:r w:rsidRPr="00457877">
        <w:rPr>
          <w:color w:val="auto"/>
        </w:rPr>
        <w:t xml:space="preserve"> plane and developer portal become unavailable, but </w:t>
      </w:r>
      <w:r>
        <w:rPr>
          <w:color w:val="auto"/>
        </w:rPr>
        <w:t xml:space="preserve">the </w:t>
      </w:r>
      <w:r w:rsidRPr="00457877">
        <w:rPr>
          <w:color w:val="auto"/>
        </w:rPr>
        <w:t>secondary region continue</w:t>
      </w:r>
      <w:r>
        <w:rPr>
          <w:color w:val="auto"/>
        </w:rPr>
        <w:t>s</w:t>
      </w:r>
      <w:r w:rsidRPr="00457877">
        <w:rPr>
          <w:color w:val="auto"/>
        </w:rPr>
        <w:t xml:space="preserve"> to serve API requests using the most recent gateway configuration</w:t>
      </w:r>
      <w:r>
        <w:rPr>
          <w:color w:val="auto"/>
        </w:rPr>
        <w:t>.</w:t>
      </w:r>
    </w:p>
    <w:p w14:paraId="4CC1649C" w14:textId="5E8CE76E" w:rsidR="007A7A8A" w:rsidRPr="00AB464C" w:rsidRDefault="007A7A8A" w:rsidP="009C6D65">
      <w:pPr>
        <w:pStyle w:val="ListParagraph"/>
        <w:numPr>
          <w:ilvl w:val="0"/>
          <w:numId w:val="19"/>
        </w:numPr>
        <w:spacing w:before="240"/>
        <w:rPr>
          <w:b/>
          <w:bCs/>
          <w:color w:val="auto"/>
        </w:rPr>
      </w:pPr>
      <w:r w:rsidRPr="00AB464C">
        <w:rPr>
          <w:b/>
          <w:bCs/>
          <w:color w:val="auto"/>
        </w:rPr>
        <w:t>Event Grid</w:t>
      </w:r>
      <w:r w:rsidR="00AB464C" w:rsidRPr="00AB464C">
        <w:rPr>
          <w:b/>
          <w:bCs/>
          <w:color w:val="auto"/>
        </w:rPr>
        <w:t xml:space="preserve"> (Automatic Failover)</w:t>
      </w:r>
    </w:p>
    <w:p w14:paraId="2B73F964" w14:textId="76B4C5B1" w:rsidR="00AB464C" w:rsidRDefault="00ED3A78" w:rsidP="00AB464C">
      <w:pPr>
        <w:spacing w:before="240"/>
        <w:rPr>
          <w:color w:val="auto"/>
        </w:rPr>
      </w:pPr>
      <w:r>
        <w:rPr>
          <w:color w:val="auto"/>
        </w:rPr>
        <w:t xml:space="preserve">Event Grid services are replicated and fail over automatically. </w:t>
      </w:r>
      <w:r w:rsidR="00C80F52">
        <w:rPr>
          <w:color w:val="auto"/>
        </w:rPr>
        <w:t>The failover process for this service requires no action.</w:t>
      </w:r>
    </w:p>
    <w:p w14:paraId="67723A1E" w14:textId="23C6A854" w:rsidR="00C80F52" w:rsidRPr="00AB464C" w:rsidRDefault="00C80F52" w:rsidP="00AB464C">
      <w:pPr>
        <w:spacing w:before="240"/>
        <w:rPr>
          <w:color w:val="auto"/>
        </w:rPr>
      </w:pPr>
      <w:r w:rsidRPr="00C80F52">
        <w:rPr>
          <w:color w:val="auto"/>
        </w:rPr>
        <w:t>Event Grid resource definitions for topics, system topics, domains, and event subscriptions and event data are automatically replicated across three availability zones. When there's a regional failure in one of the availability zones, Event Grid resources automatically failover to another availability zone without human intervention. Currently, it is</w:t>
      </w:r>
      <w:r>
        <w:rPr>
          <w:color w:val="auto"/>
        </w:rPr>
        <w:t xml:space="preserve"> not</w:t>
      </w:r>
      <w:r w:rsidRPr="00C80F52">
        <w:rPr>
          <w:color w:val="auto"/>
        </w:rPr>
        <w:t xml:space="preserve"> possible to control (enable or disable) this feature. When an existing region starts supporting availability zones, existing Event Grid resources are automatically failed over to take advantage of this feature.</w:t>
      </w:r>
    </w:p>
    <w:p w14:paraId="123C9B56" w14:textId="367ACD6B" w:rsidR="007A7A8A" w:rsidRPr="00CA6811" w:rsidRDefault="007A7A8A" w:rsidP="009C6D65">
      <w:pPr>
        <w:pStyle w:val="ListParagraph"/>
        <w:numPr>
          <w:ilvl w:val="0"/>
          <w:numId w:val="19"/>
        </w:numPr>
        <w:spacing w:before="240"/>
        <w:rPr>
          <w:b/>
          <w:bCs/>
          <w:color w:val="auto"/>
        </w:rPr>
      </w:pPr>
      <w:r w:rsidRPr="00CA6811">
        <w:rPr>
          <w:b/>
          <w:bCs/>
          <w:color w:val="auto"/>
        </w:rPr>
        <w:t>Service Bus</w:t>
      </w:r>
      <w:r w:rsidR="00CA6811" w:rsidRPr="00CA6811">
        <w:rPr>
          <w:b/>
          <w:bCs/>
          <w:color w:val="auto"/>
        </w:rPr>
        <w:t xml:space="preserve"> (Manual Failover)</w:t>
      </w:r>
    </w:p>
    <w:p w14:paraId="3A3D1705" w14:textId="3FF4C09A" w:rsidR="00825BE8" w:rsidRDefault="00B65273" w:rsidP="00825BE8">
      <w:pPr>
        <w:spacing w:before="240"/>
        <w:rPr>
          <w:color w:val="auto"/>
        </w:rPr>
      </w:pPr>
      <w:r>
        <w:rPr>
          <w:color w:val="auto"/>
        </w:rPr>
        <w:t xml:space="preserve">Service Bus failover must be triggered by </w:t>
      </w:r>
      <w:r w:rsidR="00DB58B0">
        <w:rPr>
          <w:color w:val="auto"/>
        </w:rPr>
        <w:t>Melbourne Water and will never be triggered automatically by Azure.</w:t>
      </w:r>
    </w:p>
    <w:p w14:paraId="3300A77E" w14:textId="13E18DE5" w:rsidR="00762D26" w:rsidRDefault="005D1A46" w:rsidP="00825BE8">
      <w:pPr>
        <w:spacing w:before="240"/>
        <w:rPr>
          <w:color w:val="auto"/>
        </w:rPr>
      </w:pPr>
      <w:r>
        <w:rPr>
          <w:color w:val="auto"/>
        </w:rPr>
        <w:t>The Service Bus service</w:t>
      </w:r>
      <w:r w:rsidR="004C4CB0">
        <w:rPr>
          <w:color w:val="auto"/>
        </w:rPr>
        <w:t xml:space="preserve"> has the Geo-Disaster Recovery feature enabled with a paired region (Australia East).</w:t>
      </w:r>
      <w:r w:rsidR="00C020B2">
        <w:rPr>
          <w:color w:val="auto"/>
        </w:rPr>
        <w:t xml:space="preserve"> The </w:t>
      </w:r>
      <w:r w:rsidR="00C020B2" w:rsidRPr="00C020B2">
        <w:rPr>
          <w:color w:val="auto"/>
        </w:rPr>
        <w:t xml:space="preserve">feature ensures that the entire configuration of a namespace (entities, </w:t>
      </w:r>
      <w:r w:rsidR="00C020B2" w:rsidRPr="00C020B2">
        <w:rPr>
          <w:color w:val="auto"/>
        </w:rPr>
        <w:lastRenderedPageBreak/>
        <w:t xml:space="preserve">configuration, properties) is continuously replicated from a primary namespace to a secondary namespace with which it is </w:t>
      </w:r>
      <w:r w:rsidR="00BB6E0E" w:rsidRPr="00C020B2">
        <w:rPr>
          <w:color w:val="auto"/>
        </w:rPr>
        <w:t>paired and</w:t>
      </w:r>
      <w:r w:rsidR="00C020B2" w:rsidRPr="00C020B2">
        <w:rPr>
          <w:color w:val="auto"/>
        </w:rPr>
        <w:t xml:space="preserve"> allows initiat</w:t>
      </w:r>
      <w:r w:rsidR="00BB6E0E">
        <w:rPr>
          <w:color w:val="auto"/>
        </w:rPr>
        <w:t>ion of</w:t>
      </w:r>
      <w:r w:rsidR="00C020B2" w:rsidRPr="00C020B2">
        <w:rPr>
          <w:color w:val="auto"/>
        </w:rPr>
        <w:t xml:space="preserve"> a once-only failover move from the primary to the secondary at any time. The failover move re-points the chosen alias name for the namespace to the secondary namespace and then breaks the pairing. The failover is nearly instantaneous once initiated.</w:t>
      </w:r>
    </w:p>
    <w:p w14:paraId="0D936571" w14:textId="2BE95A63" w:rsidR="00527731" w:rsidRPr="00825BE8" w:rsidRDefault="00527731" w:rsidP="00825BE8">
      <w:pPr>
        <w:spacing w:before="240"/>
        <w:rPr>
          <w:color w:val="auto"/>
        </w:rPr>
      </w:pPr>
      <w:r>
        <w:rPr>
          <w:color w:val="auto"/>
        </w:rPr>
        <w:t xml:space="preserve">Note: This </w:t>
      </w:r>
      <w:r w:rsidRPr="00527731">
        <w:rPr>
          <w:color w:val="auto"/>
        </w:rPr>
        <w:t>feature enables instant continuity of operations with the same configuration but does</w:t>
      </w:r>
      <w:r>
        <w:rPr>
          <w:color w:val="auto"/>
        </w:rPr>
        <w:t xml:space="preserve"> no</w:t>
      </w:r>
      <w:r w:rsidRPr="00527731">
        <w:rPr>
          <w:color w:val="auto"/>
        </w:rPr>
        <w:t>t replicate the messages held in queues or topic subscriptions or dead-letter queues. To preserve queue semantics, such a replication requires not only the replication of message data, but of every state change in the broker, which is offered in the Geo-Replication feature (Public Preview).</w:t>
      </w:r>
    </w:p>
    <w:p w14:paraId="29B114E3" w14:textId="227C9BF8" w:rsidR="007A7A8A" w:rsidRPr="000B1CA1" w:rsidRDefault="007A7A8A" w:rsidP="009C6D65">
      <w:pPr>
        <w:pStyle w:val="ListParagraph"/>
        <w:numPr>
          <w:ilvl w:val="0"/>
          <w:numId w:val="19"/>
        </w:numPr>
        <w:spacing w:before="240"/>
        <w:rPr>
          <w:b/>
          <w:bCs/>
          <w:color w:val="auto"/>
        </w:rPr>
      </w:pPr>
      <w:r w:rsidRPr="000B1CA1">
        <w:rPr>
          <w:b/>
          <w:bCs/>
          <w:color w:val="auto"/>
        </w:rPr>
        <w:t>Data Factory</w:t>
      </w:r>
      <w:r w:rsidR="000B1CA1" w:rsidRPr="000B1CA1">
        <w:rPr>
          <w:b/>
          <w:bCs/>
          <w:color w:val="auto"/>
        </w:rPr>
        <w:t xml:space="preserve"> (Manual Failover)</w:t>
      </w:r>
    </w:p>
    <w:p w14:paraId="4F1D345A" w14:textId="0E97C529" w:rsidR="00F73CC6" w:rsidRPr="00F73CC6" w:rsidRDefault="000C3B03" w:rsidP="00F73CC6">
      <w:pPr>
        <w:spacing w:before="240"/>
        <w:rPr>
          <w:color w:val="auto"/>
        </w:rPr>
      </w:pPr>
      <w:r>
        <w:rPr>
          <w:color w:val="auto"/>
        </w:rPr>
        <w:t xml:space="preserve">In the event of a disaster, Azure Data Factory will be deployed to the Australia East region from </w:t>
      </w:r>
      <w:r w:rsidR="00F74ED8">
        <w:rPr>
          <w:color w:val="auto"/>
        </w:rPr>
        <w:t xml:space="preserve">existing code builds stored in Azure DevOps. </w:t>
      </w:r>
      <w:r w:rsidR="00673A7A">
        <w:rPr>
          <w:color w:val="auto"/>
        </w:rPr>
        <w:t>Data Factory data</w:t>
      </w:r>
      <w:r w:rsidR="00F7379E">
        <w:rPr>
          <w:color w:val="auto"/>
        </w:rPr>
        <w:t xml:space="preserve"> such as blob storage is replicated from the primary region, and the Australia East region deployment will connect to the failed over</w:t>
      </w:r>
      <w:r w:rsidR="000B1CA1">
        <w:rPr>
          <w:color w:val="auto"/>
        </w:rPr>
        <w:t xml:space="preserve"> storage.</w:t>
      </w:r>
    </w:p>
    <w:p w14:paraId="171052CB" w14:textId="539ACD52" w:rsidR="007A7A8A" w:rsidRPr="00901FCC" w:rsidRDefault="007A7A8A" w:rsidP="009C6D65">
      <w:pPr>
        <w:pStyle w:val="ListParagraph"/>
        <w:numPr>
          <w:ilvl w:val="0"/>
          <w:numId w:val="19"/>
        </w:numPr>
        <w:spacing w:before="240"/>
        <w:rPr>
          <w:b/>
          <w:bCs/>
          <w:color w:val="auto"/>
        </w:rPr>
      </w:pPr>
      <w:r w:rsidRPr="00901FCC">
        <w:rPr>
          <w:b/>
          <w:bCs/>
          <w:color w:val="auto"/>
        </w:rPr>
        <w:t>Event Hub</w:t>
      </w:r>
      <w:r w:rsidR="00901FCC" w:rsidRPr="00901FCC">
        <w:rPr>
          <w:b/>
          <w:bCs/>
          <w:color w:val="auto"/>
        </w:rPr>
        <w:t xml:space="preserve"> (Manual Failover)</w:t>
      </w:r>
    </w:p>
    <w:p w14:paraId="1BDC7CFF" w14:textId="349D2EE5" w:rsidR="000B1CA1" w:rsidRDefault="00042CAD" w:rsidP="000B1CA1">
      <w:pPr>
        <w:spacing w:before="240"/>
        <w:rPr>
          <w:color w:val="auto"/>
        </w:rPr>
      </w:pPr>
      <w:r>
        <w:rPr>
          <w:color w:val="auto"/>
        </w:rPr>
        <w:t>Event Hub</w:t>
      </w:r>
      <w:r w:rsidR="00CB62CA">
        <w:rPr>
          <w:color w:val="auto"/>
        </w:rPr>
        <w:t xml:space="preserve"> has been deployed with instances in both the primary and secondary regions. In the event of a region failure, </w:t>
      </w:r>
      <w:r w:rsidR="00FA0B02">
        <w:rPr>
          <w:color w:val="auto"/>
        </w:rPr>
        <w:t>manual intervention is required to connect resources to the Australi</w:t>
      </w:r>
      <w:r w:rsidR="00901FCC">
        <w:rPr>
          <w:color w:val="auto"/>
        </w:rPr>
        <w:t>a</w:t>
      </w:r>
      <w:r w:rsidR="00FA0B02">
        <w:rPr>
          <w:color w:val="auto"/>
        </w:rPr>
        <w:t xml:space="preserve"> East region</w:t>
      </w:r>
      <w:r w:rsidR="00901FCC">
        <w:rPr>
          <w:color w:val="auto"/>
        </w:rPr>
        <w:t xml:space="preserve"> </w:t>
      </w:r>
      <w:r w:rsidR="00CC5845">
        <w:rPr>
          <w:color w:val="auto"/>
        </w:rPr>
        <w:t xml:space="preserve">Event Hub </w:t>
      </w:r>
      <w:r w:rsidR="00901FCC">
        <w:rPr>
          <w:color w:val="auto"/>
        </w:rPr>
        <w:t>resource (</w:t>
      </w:r>
      <w:proofErr w:type="spellStart"/>
      <w:r w:rsidR="00901FCC" w:rsidRPr="00901FCC">
        <w:rPr>
          <w:color w:val="auto"/>
        </w:rPr>
        <w:t>evhns</w:t>
      </w:r>
      <w:proofErr w:type="spellEnd"/>
      <w:r w:rsidR="00901FCC" w:rsidRPr="00901FCC">
        <w:rPr>
          <w:color w:val="auto"/>
        </w:rPr>
        <w:t>-</w:t>
      </w:r>
      <w:proofErr w:type="spellStart"/>
      <w:r w:rsidR="00901FCC" w:rsidRPr="00901FCC">
        <w:rPr>
          <w:color w:val="auto"/>
        </w:rPr>
        <w:t>prd</w:t>
      </w:r>
      <w:proofErr w:type="spellEnd"/>
      <w:r w:rsidR="00901FCC" w:rsidRPr="00901FCC">
        <w:rPr>
          <w:color w:val="auto"/>
        </w:rPr>
        <w:t>-ae-ais</w:t>
      </w:r>
      <w:r w:rsidR="00901FCC">
        <w:rPr>
          <w:color w:val="auto"/>
        </w:rPr>
        <w:t>).</w:t>
      </w:r>
    </w:p>
    <w:p w14:paraId="104991FC" w14:textId="6BAD8296" w:rsidR="00712BAE" w:rsidRPr="000F2561" w:rsidRDefault="00712BAE" w:rsidP="009C6D65">
      <w:pPr>
        <w:pStyle w:val="ListParagraph"/>
        <w:numPr>
          <w:ilvl w:val="0"/>
          <w:numId w:val="19"/>
        </w:numPr>
        <w:spacing w:before="240"/>
        <w:rPr>
          <w:b/>
          <w:bCs/>
          <w:color w:val="auto"/>
        </w:rPr>
      </w:pPr>
      <w:r w:rsidRPr="000F2561">
        <w:rPr>
          <w:b/>
          <w:bCs/>
          <w:color w:val="auto"/>
        </w:rPr>
        <w:t>Logic Apps</w:t>
      </w:r>
      <w:r w:rsidR="000F2561" w:rsidRPr="000F2561">
        <w:rPr>
          <w:b/>
          <w:bCs/>
          <w:color w:val="auto"/>
        </w:rPr>
        <w:t xml:space="preserve"> and Function Apps (Manual Failover)</w:t>
      </w:r>
    </w:p>
    <w:p w14:paraId="555F792E" w14:textId="16C0CAEA" w:rsidR="00CA645E" w:rsidRDefault="003471A2" w:rsidP="00CA645E">
      <w:pPr>
        <w:spacing w:before="240"/>
        <w:rPr>
          <w:color w:val="auto"/>
        </w:rPr>
      </w:pPr>
      <w:r>
        <w:rPr>
          <w:color w:val="auto"/>
        </w:rPr>
        <w:t>These two services</w:t>
      </w:r>
      <w:r w:rsidR="005A0C1D">
        <w:rPr>
          <w:color w:val="auto"/>
        </w:rPr>
        <w:t xml:space="preserve"> have been deployed with instances in both the primary and secondary regions.</w:t>
      </w:r>
      <w:r w:rsidR="0063467E">
        <w:rPr>
          <w:color w:val="auto"/>
        </w:rPr>
        <w:t xml:space="preserve"> </w:t>
      </w:r>
      <w:r w:rsidR="001E47CD">
        <w:rPr>
          <w:color w:val="auto"/>
        </w:rPr>
        <w:t>They share a dedicated Storage Account</w:t>
      </w:r>
      <w:r w:rsidR="00EE5FF4">
        <w:rPr>
          <w:color w:val="auto"/>
        </w:rPr>
        <w:t xml:space="preserve"> </w:t>
      </w:r>
      <w:r w:rsidR="000109BA">
        <w:rPr>
          <w:color w:val="auto"/>
        </w:rPr>
        <w:t>in the secondary region</w:t>
      </w:r>
      <w:r w:rsidR="00975470">
        <w:rPr>
          <w:color w:val="auto"/>
        </w:rPr>
        <w:t xml:space="preserve"> and do not require replicated data from the primary region.</w:t>
      </w:r>
      <w:r w:rsidR="00D952D1">
        <w:rPr>
          <w:color w:val="auto"/>
        </w:rPr>
        <w:t xml:space="preserve"> In a disaster event, traffic manager will need to be re-routed to point to the Azure Australia East region</w:t>
      </w:r>
      <w:r w:rsidR="008903A6">
        <w:rPr>
          <w:color w:val="auto"/>
        </w:rPr>
        <w:t xml:space="preserve"> resources:</w:t>
      </w:r>
    </w:p>
    <w:tbl>
      <w:tblPr>
        <w:tblStyle w:val="MWTableGrid"/>
        <w:tblW w:w="4857" w:type="pct"/>
        <w:tblLook w:val="04A0" w:firstRow="1" w:lastRow="0" w:firstColumn="1" w:lastColumn="0" w:noHBand="0" w:noVBand="1"/>
        <w:tblDescription w:val="Document version history."/>
      </w:tblPr>
      <w:tblGrid>
        <w:gridCol w:w="2690"/>
        <w:gridCol w:w="4252"/>
        <w:gridCol w:w="2411"/>
      </w:tblGrid>
      <w:tr w:rsidR="00661BB5" w:rsidRPr="00DB352E" w14:paraId="6834C908" w14:textId="77777777" w:rsidTr="002356C0">
        <w:trPr>
          <w:cnfStyle w:val="100000000000" w:firstRow="1" w:lastRow="0" w:firstColumn="0" w:lastColumn="0" w:oddVBand="0" w:evenVBand="0" w:oddHBand="0" w:evenHBand="0" w:firstRowFirstColumn="0" w:firstRowLastColumn="0" w:lastRowFirstColumn="0" w:lastRowLastColumn="0"/>
          <w:trHeight w:val="384"/>
        </w:trPr>
        <w:tc>
          <w:tcPr>
            <w:tcW w:w="1438" w:type="pct"/>
          </w:tcPr>
          <w:p w14:paraId="78091F9D" w14:textId="77777777" w:rsidR="00661BB5" w:rsidRPr="00F33B84" w:rsidRDefault="00661BB5" w:rsidP="002356C0">
            <w:pPr>
              <w:pStyle w:val="TableHeading"/>
              <w:jc w:val="center"/>
              <w:rPr>
                <w:rPrChange w:id="82" w:author="Melanie Franklin" w:date="2025-09-09T11:58:00Z" w16du:dateUtc="2025-09-09T01:58:00Z">
                  <w:rPr>
                    <w:b w:val="0"/>
                  </w:rPr>
                </w:rPrChange>
              </w:rPr>
              <w:pPrChange w:id="83" w:author="Melanie Franklin" w:date="2025-09-09T11:58:00Z" w16du:dateUtc="2025-09-09T01:58:00Z">
                <w:pPr>
                  <w:pStyle w:val="TableHeading"/>
                </w:pPr>
              </w:pPrChange>
            </w:pPr>
            <w:r w:rsidRPr="00F33B84">
              <w:rPr>
                <w:rPrChange w:id="84" w:author="Melanie Franklin" w:date="2025-09-09T11:58:00Z" w16du:dateUtc="2025-09-09T01:58:00Z">
                  <w:rPr>
                    <w:b w:val="0"/>
                  </w:rPr>
                </w:rPrChange>
              </w:rPr>
              <w:t>Resource Name</w:t>
            </w:r>
          </w:p>
        </w:tc>
        <w:tc>
          <w:tcPr>
            <w:tcW w:w="2273" w:type="pct"/>
          </w:tcPr>
          <w:p w14:paraId="110EB09D" w14:textId="77777777" w:rsidR="00661BB5" w:rsidRPr="00F33B84" w:rsidRDefault="00661BB5" w:rsidP="002356C0">
            <w:pPr>
              <w:pStyle w:val="TableHeading"/>
              <w:jc w:val="center"/>
              <w:rPr>
                <w:rPrChange w:id="85" w:author="Melanie Franklin" w:date="2025-09-09T11:58:00Z" w16du:dateUtc="2025-09-09T01:58:00Z">
                  <w:rPr>
                    <w:b w:val="0"/>
                  </w:rPr>
                </w:rPrChange>
              </w:rPr>
              <w:pPrChange w:id="86" w:author="Melanie Franklin" w:date="2025-09-09T11:58:00Z" w16du:dateUtc="2025-09-09T01:58:00Z">
                <w:pPr>
                  <w:pStyle w:val="TableHeading"/>
                </w:pPr>
              </w:pPrChange>
            </w:pPr>
            <w:r w:rsidRPr="00F33B84">
              <w:rPr>
                <w:rPrChange w:id="87" w:author="Melanie Franklin" w:date="2025-09-09T11:58:00Z" w16du:dateUtc="2025-09-09T01:58:00Z">
                  <w:rPr>
                    <w:b w:val="0"/>
                  </w:rPr>
                </w:rPrChange>
              </w:rPr>
              <w:t>Resource Type</w:t>
            </w:r>
          </w:p>
        </w:tc>
        <w:tc>
          <w:tcPr>
            <w:tcW w:w="1289" w:type="pct"/>
          </w:tcPr>
          <w:p w14:paraId="7B9A4422" w14:textId="77777777" w:rsidR="00661BB5" w:rsidRPr="00F33B84" w:rsidRDefault="00661BB5" w:rsidP="002356C0">
            <w:pPr>
              <w:pStyle w:val="TableHeading"/>
              <w:jc w:val="center"/>
              <w:rPr>
                <w:rPrChange w:id="88" w:author="Melanie Franklin" w:date="2025-09-09T11:58:00Z" w16du:dateUtc="2025-09-09T01:58:00Z">
                  <w:rPr>
                    <w:b w:val="0"/>
                  </w:rPr>
                </w:rPrChange>
              </w:rPr>
              <w:pPrChange w:id="89" w:author="Melanie Franklin" w:date="2025-09-09T11:58:00Z" w16du:dateUtc="2025-09-09T01:58:00Z">
                <w:pPr>
                  <w:pStyle w:val="TableHeading"/>
                </w:pPr>
              </w:pPrChange>
            </w:pPr>
            <w:r w:rsidRPr="00F33B84">
              <w:rPr>
                <w:rPrChange w:id="90" w:author="Melanie Franklin" w:date="2025-09-09T11:58:00Z" w16du:dateUtc="2025-09-09T01:58:00Z">
                  <w:rPr>
                    <w:b w:val="0"/>
                  </w:rPr>
                </w:rPrChange>
              </w:rPr>
              <w:t>Resource Group</w:t>
            </w:r>
          </w:p>
        </w:tc>
      </w:tr>
      <w:tr w:rsidR="00661BB5" w:rsidRPr="00DB352E" w14:paraId="62F4E648" w14:textId="77777777" w:rsidTr="002356C0">
        <w:trPr>
          <w:trHeight w:val="405"/>
        </w:trPr>
        <w:tc>
          <w:tcPr>
            <w:tcW w:w="1438" w:type="pct"/>
          </w:tcPr>
          <w:p w14:paraId="4C111B56" w14:textId="77777777" w:rsidR="00661BB5" w:rsidRDefault="00661BB5" w:rsidP="002356C0">
            <w:pPr>
              <w:pStyle w:val="TableCompacted"/>
            </w:pPr>
            <w:r w:rsidRPr="00CC7867">
              <w:t>logic-</w:t>
            </w:r>
            <w:proofErr w:type="spellStart"/>
            <w:r w:rsidRPr="00CC7867">
              <w:t>prd</w:t>
            </w:r>
            <w:proofErr w:type="spellEnd"/>
            <w:r w:rsidRPr="00CC7867">
              <w:t>-ae-</w:t>
            </w:r>
            <w:proofErr w:type="spellStart"/>
            <w:r w:rsidRPr="00CC7867">
              <w:t>ecloud</w:t>
            </w:r>
            <w:proofErr w:type="spellEnd"/>
          </w:p>
        </w:tc>
        <w:tc>
          <w:tcPr>
            <w:tcW w:w="2273" w:type="pct"/>
          </w:tcPr>
          <w:p w14:paraId="47528D81" w14:textId="77777777" w:rsidR="00661BB5" w:rsidRDefault="00661BB5" w:rsidP="002356C0">
            <w:pPr>
              <w:pStyle w:val="TableCompacted"/>
            </w:pPr>
            <w:proofErr w:type="spellStart"/>
            <w:r>
              <w:t>eCloud</w:t>
            </w:r>
            <w:proofErr w:type="spellEnd"/>
            <w:r>
              <w:t xml:space="preserve"> </w:t>
            </w:r>
            <w:r w:rsidRPr="00BF69EA">
              <w:t>Logic App (Standard)</w:t>
            </w:r>
          </w:p>
        </w:tc>
        <w:tc>
          <w:tcPr>
            <w:tcW w:w="1289" w:type="pct"/>
          </w:tcPr>
          <w:p w14:paraId="450B70D8" w14:textId="77777777" w:rsidR="00661BB5" w:rsidRPr="00BF69EA" w:rsidRDefault="00661BB5" w:rsidP="002356C0">
            <w:pPr>
              <w:pStyle w:val="TableCompacted"/>
            </w:pPr>
            <w:r w:rsidRPr="00492E94">
              <w:t>rg-prd-ae-</w:t>
            </w:r>
            <w:r>
              <w:t>t1</w:t>
            </w:r>
          </w:p>
        </w:tc>
      </w:tr>
      <w:tr w:rsidR="00661BB5" w:rsidRPr="00DB352E" w14:paraId="5A27093B" w14:textId="77777777" w:rsidTr="002356C0">
        <w:trPr>
          <w:cnfStyle w:val="000000010000" w:firstRow="0" w:lastRow="0" w:firstColumn="0" w:lastColumn="0" w:oddVBand="0" w:evenVBand="0" w:oddHBand="0" w:evenHBand="1" w:firstRowFirstColumn="0" w:firstRowLastColumn="0" w:lastRowFirstColumn="0" w:lastRowLastColumn="0"/>
          <w:trHeight w:val="405"/>
        </w:trPr>
        <w:tc>
          <w:tcPr>
            <w:tcW w:w="1438" w:type="pct"/>
          </w:tcPr>
          <w:p w14:paraId="683353DC" w14:textId="77777777" w:rsidR="00661BB5" w:rsidRPr="00BF69EA" w:rsidRDefault="00661BB5" w:rsidP="002356C0">
            <w:pPr>
              <w:pStyle w:val="TableCompacted"/>
            </w:pPr>
            <w:r w:rsidRPr="005E53A7">
              <w:t>logic-</w:t>
            </w:r>
            <w:proofErr w:type="spellStart"/>
            <w:r w:rsidRPr="005E53A7">
              <w:t>prd</w:t>
            </w:r>
            <w:proofErr w:type="spellEnd"/>
            <w:r w:rsidRPr="005E53A7">
              <w:t>-ae-</w:t>
            </w:r>
            <w:proofErr w:type="spellStart"/>
            <w:r w:rsidRPr="005E53A7">
              <w:t>empro</w:t>
            </w:r>
            <w:proofErr w:type="spellEnd"/>
          </w:p>
        </w:tc>
        <w:tc>
          <w:tcPr>
            <w:tcW w:w="2273" w:type="pct"/>
          </w:tcPr>
          <w:p w14:paraId="14251ADB" w14:textId="77777777" w:rsidR="00661BB5" w:rsidRPr="00BF69EA" w:rsidRDefault="00661BB5" w:rsidP="002356C0">
            <w:pPr>
              <w:pStyle w:val="TableCompacted"/>
            </w:pPr>
            <w:proofErr w:type="spellStart"/>
            <w:r>
              <w:t>ExpenseMe</w:t>
            </w:r>
            <w:proofErr w:type="spellEnd"/>
            <w:r>
              <w:t xml:space="preserve"> Pro </w:t>
            </w:r>
            <w:r w:rsidRPr="00D5653C">
              <w:t>Logic App (Standard)</w:t>
            </w:r>
          </w:p>
        </w:tc>
        <w:tc>
          <w:tcPr>
            <w:tcW w:w="1289" w:type="pct"/>
          </w:tcPr>
          <w:p w14:paraId="6E8407AA" w14:textId="77777777" w:rsidR="00661BB5" w:rsidRPr="00BF69EA" w:rsidRDefault="00661BB5" w:rsidP="002356C0">
            <w:pPr>
              <w:pStyle w:val="TableCompacted"/>
            </w:pPr>
            <w:r w:rsidRPr="00C04B1D">
              <w:t>rg-prd-ae-</w:t>
            </w:r>
            <w:r>
              <w:t>t1</w:t>
            </w:r>
          </w:p>
        </w:tc>
      </w:tr>
      <w:tr w:rsidR="00661BB5" w:rsidRPr="00DB352E" w14:paraId="10BE49A5" w14:textId="77777777" w:rsidTr="002356C0">
        <w:trPr>
          <w:trHeight w:val="405"/>
        </w:trPr>
        <w:tc>
          <w:tcPr>
            <w:tcW w:w="1438" w:type="pct"/>
          </w:tcPr>
          <w:p w14:paraId="2699FBAB" w14:textId="77777777" w:rsidR="00661BB5" w:rsidRPr="00BF69EA" w:rsidRDefault="00661BB5" w:rsidP="002356C0">
            <w:pPr>
              <w:pStyle w:val="TableCompacted"/>
            </w:pPr>
            <w:r w:rsidRPr="005E53A7">
              <w:t>logic-</w:t>
            </w:r>
            <w:proofErr w:type="spellStart"/>
            <w:r w:rsidRPr="005E53A7">
              <w:t>prd</w:t>
            </w:r>
            <w:proofErr w:type="spellEnd"/>
            <w:r w:rsidRPr="005E53A7">
              <w:t>-ae-</w:t>
            </w:r>
            <w:proofErr w:type="spellStart"/>
            <w:r w:rsidRPr="005E53A7">
              <w:t>nabfp</w:t>
            </w:r>
            <w:proofErr w:type="spellEnd"/>
          </w:p>
        </w:tc>
        <w:tc>
          <w:tcPr>
            <w:tcW w:w="2273" w:type="pct"/>
          </w:tcPr>
          <w:p w14:paraId="7C58A3C9" w14:textId="77777777" w:rsidR="00661BB5" w:rsidRPr="00BF69EA" w:rsidRDefault="00661BB5" w:rsidP="002356C0">
            <w:pPr>
              <w:pStyle w:val="TableCompacted"/>
            </w:pPr>
            <w:r>
              <w:t xml:space="preserve">NAB </w:t>
            </w:r>
            <w:r w:rsidRPr="00D5653C">
              <w:t>Logic App (Standard)</w:t>
            </w:r>
          </w:p>
        </w:tc>
        <w:tc>
          <w:tcPr>
            <w:tcW w:w="1289" w:type="pct"/>
          </w:tcPr>
          <w:p w14:paraId="6F905FF6" w14:textId="77777777" w:rsidR="00661BB5" w:rsidRPr="00BF69EA" w:rsidRDefault="00661BB5" w:rsidP="002356C0">
            <w:pPr>
              <w:pStyle w:val="TableCompacted"/>
            </w:pPr>
            <w:r w:rsidRPr="00C04B1D">
              <w:t>rg-prd-ae-</w:t>
            </w:r>
            <w:r>
              <w:t>t1</w:t>
            </w:r>
          </w:p>
        </w:tc>
      </w:tr>
      <w:tr w:rsidR="00661BB5" w:rsidRPr="00DB352E" w14:paraId="06E6C530" w14:textId="77777777" w:rsidTr="002356C0">
        <w:trPr>
          <w:cnfStyle w:val="000000010000" w:firstRow="0" w:lastRow="0" w:firstColumn="0" w:lastColumn="0" w:oddVBand="0" w:evenVBand="0" w:oddHBand="0" w:evenHBand="1" w:firstRowFirstColumn="0" w:firstRowLastColumn="0" w:lastRowFirstColumn="0" w:lastRowLastColumn="0"/>
          <w:trHeight w:val="405"/>
        </w:trPr>
        <w:tc>
          <w:tcPr>
            <w:tcW w:w="1438" w:type="pct"/>
          </w:tcPr>
          <w:p w14:paraId="6F1BFA5B" w14:textId="77777777" w:rsidR="00661BB5" w:rsidRPr="00BF69EA" w:rsidRDefault="00661BB5" w:rsidP="002356C0">
            <w:pPr>
              <w:pStyle w:val="TableCompacted"/>
            </w:pPr>
            <w:r w:rsidRPr="005E53A7">
              <w:t>logic-</w:t>
            </w:r>
            <w:proofErr w:type="spellStart"/>
            <w:r w:rsidRPr="005E53A7">
              <w:t>prd</w:t>
            </w:r>
            <w:proofErr w:type="spellEnd"/>
            <w:r w:rsidRPr="005E53A7">
              <w:t>-ae-</w:t>
            </w:r>
            <w:proofErr w:type="spellStart"/>
            <w:r w:rsidRPr="005E53A7">
              <w:t>vago</w:t>
            </w:r>
            <w:proofErr w:type="spellEnd"/>
          </w:p>
        </w:tc>
        <w:tc>
          <w:tcPr>
            <w:tcW w:w="2273" w:type="pct"/>
          </w:tcPr>
          <w:p w14:paraId="1F6076D6" w14:textId="77777777" w:rsidR="00661BB5" w:rsidRPr="00BF69EA" w:rsidRDefault="00661BB5" w:rsidP="002356C0">
            <w:pPr>
              <w:pStyle w:val="TableCompacted"/>
            </w:pPr>
            <w:r>
              <w:t xml:space="preserve">VAGO </w:t>
            </w:r>
            <w:r w:rsidRPr="00D5653C">
              <w:t>Logic App (Standard)</w:t>
            </w:r>
          </w:p>
        </w:tc>
        <w:tc>
          <w:tcPr>
            <w:tcW w:w="1289" w:type="pct"/>
          </w:tcPr>
          <w:p w14:paraId="52BBBA4C" w14:textId="77777777" w:rsidR="00661BB5" w:rsidRPr="00BF69EA" w:rsidRDefault="00661BB5" w:rsidP="002356C0">
            <w:pPr>
              <w:pStyle w:val="TableCompacted"/>
            </w:pPr>
            <w:r w:rsidRPr="00C04B1D">
              <w:t>rg-prd-ae-</w:t>
            </w:r>
            <w:r>
              <w:t>t1</w:t>
            </w:r>
          </w:p>
        </w:tc>
      </w:tr>
      <w:tr w:rsidR="00661BB5" w:rsidRPr="00DB352E" w14:paraId="0407AF09" w14:textId="77777777" w:rsidTr="002356C0">
        <w:trPr>
          <w:trHeight w:val="405"/>
        </w:trPr>
        <w:tc>
          <w:tcPr>
            <w:tcW w:w="1438" w:type="pct"/>
          </w:tcPr>
          <w:p w14:paraId="5E27722A" w14:textId="77777777" w:rsidR="00661BB5" w:rsidRPr="00BF69EA" w:rsidRDefault="00661BB5" w:rsidP="002356C0">
            <w:pPr>
              <w:pStyle w:val="TableCompacted"/>
            </w:pPr>
            <w:r w:rsidRPr="005E53A7">
              <w:t>logic-</w:t>
            </w:r>
            <w:proofErr w:type="spellStart"/>
            <w:r w:rsidRPr="005E53A7">
              <w:t>prd</w:t>
            </w:r>
            <w:proofErr w:type="spellEnd"/>
            <w:r w:rsidRPr="005E53A7">
              <w:t>-ae-</w:t>
            </w:r>
            <w:proofErr w:type="spellStart"/>
            <w:r w:rsidRPr="005E53A7">
              <w:t>westpac</w:t>
            </w:r>
            <w:proofErr w:type="spellEnd"/>
          </w:p>
        </w:tc>
        <w:tc>
          <w:tcPr>
            <w:tcW w:w="2273" w:type="pct"/>
          </w:tcPr>
          <w:p w14:paraId="2A53AA26" w14:textId="77777777" w:rsidR="00661BB5" w:rsidRPr="00BF69EA" w:rsidRDefault="00661BB5" w:rsidP="002356C0">
            <w:pPr>
              <w:pStyle w:val="TableCompacted"/>
            </w:pPr>
            <w:r>
              <w:t xml:space="preserve">Westpac </w:t>
            </w:r>
            <w:r w:rsidRPr="00D5653C">
              <w:t>Logic App (Standard)</w:t>
            </w:r>
          </w:p>
        </w:tc>
        <w:tc>
          <w:tcPr>
            <w:tcW w:w="1289" w:type="pct"/>
          </w:tcPr>
          <w:p w14:paraId="66B33511" w14:textId="77777777" w:rsidR="00661BB5" w:rsidRPr="00BF69EA" w:rsidRDefault="00661BB5" w:rsidP="002356C0">
            <w:pPr>
              <w:pStyle w:val="TableCompacted"/>
            </w:pPr>
            <w:r w:rsidRPr="00C04B1D">
              <w:t>rg-prd-ae-</w:t>
            </w:r>
            <w:r>
              <w:t>t1</w:t>
            </w:r>
          </w:p>
        </w:tc>
      </w:tr>
      <w:tr w:rsidR="00430AAB" w:rsidRPr="00DB352E" w14:paraId="50F56497" w14:textId="77777777" w:rsidTr="002356C0">
        <w:trPr>
          <w:cnfStyle w:val="000000010000" w:firstRow="0" w:lastRow="0" w:firstColumn="0" w:lastColumn="0" w:oddVBand="0" w:evenVBand="0" w:oddHBand="0" w:evenHBand="1" w:firstRowFirstColumn="0" w:firstRowLastColumn="0" w:lastRowFirstColumn="0" w:lastRowLastColumn="0"/>
          <w:trHeight w:val="405"/>
        </w:trPr>
        <w:tc>
          <w:tcPr>
            <w:tcW w:w="1438" w:type="pct"/>
          </w:tcPr>
          <w:p w14:paraId="66A94109" w14:textId="1BF8CB98" w:rsidR="00430AAB" w:rsidRPr="005E53A7" w:rsidRDefault="00430AAB" w:rsidP="002356C0">
            <w:pPr>
              <w:pStyle w:val="TableCompacted"/>
            </w:pPr>
            <w:r>
              <w:t>logic-</w:t>
            </w:r>
            <w:proofErr w:type="spellStart"/>
            <w:r>
              <w:t>prd</w:t>
            </w:r>
            <w:proofErr w:type="spellEnd"/>
            <w:r>
              <w:t>-ae-sentinel</w:t>
            </w:r>
          </w:p>
        </w:tc>
        <w:tc>
          <w:tcPr>
            <w:tcW w:w="2273" w:type="pct"/>
          </w:tcPr>
          <w:p w14:paraId="0630EA56" w14:textId="3D66BBB6" w:rsidR="00430AAB" w:rsidRDefault="00430AAB" w:rsidP="002356C0">
            <w:pPr>
              <w:pStyle w:val="TableCompacted"/>
            </w:pPr>
            <w:r>
              <w:t>Used for sentinel logs ingestion of TechOne activity/access logs</w:t>
            </w:r>
          </w:p>
        </w:tc>
        <w:tc>
          <w:tcPr>
            <w:tcW w:w="1289" w:type="pct"/>
          </w:tcPr>
          <w:p w14:paraId="1D9AA695" w14:textId="3EDEB024" w:rsidR="00430AAB" w:rsidRPr="00C04B1D" w:rsidRDefault="00430AAB" w:rsidP="002356C0">
            <w:pPr>
              <w:pStyle w:val="TableCompacted"/>
            </w:pPr>
            <w:r>
              <w:t>rg-prd-ae-t1</w:t>
            </w:r>
          </w:p>
        </w:tc>
      </w:tr>
      <w:tr w:rsidR="00661BB5" w:rsidRPr="00DB352E" w14:paraId="06804986" w14:textId="77777777" w:rsidTr="002356C0">
        <w:trPr>
          <w:trHeight w:val="405"/>
        </w:trPr>
        <w:tc>
          <w:tcPr>
            <w:tcW w:w="1438" w:type="pct"/>
          </w:tcPr>
          <w:p w14:paraId="35D2A84A" w14:textId="77777777" w:rsidR="00661BB5" w:rsidRPr="005E53A7" w:rsidRDefault="00661BB5" w:rsidP="002356C0">
            <w:pPr>
              <w:pStyle w:val="TableCompacted"/>
            </w:pPr>
            <w:proofErr w:type="spellStart"/>
            <w:r w:rsidRPr="000D7359">
              <w:t>stprdae</w:t>
            </w:r>
            <w:r>
              <w:t>AIS</w:t>
            </w:r>
            <w:r w:rsidRPr="000D7359">
              <w:t>logic</w:t>
            </w:r>
            <w:proofErr w:type="spellEnd"/>
          </w:p>
        </w:tc>
        <w:tc>
          <w:tcPr>
            <w:tcW w:w="2273" w:type="pct"/>
          </w:tcPr>
          <w:p w14:paraId="6D8EE550" w14:textId="77777777" w:rsidR="00661BB5" w:rsidRDefault="00661BB5" w:rsidP="002356C0">
            <w:pPr>
              <w:pStyle w:val="TableCompacted"/>
            </w:pPr>
            <w:r>
              <w:t xml:space="preserve">Logic App </w:t>
            </w:r>
            <w:r w:rsidRPr="00BF69EA">
              <w:t>Storage account</w:t>
            </w:r>
          </w:p>
        </w:tc>
        <w:tc>
          <w:tcPr>
            <w:tcW w:w="1289" w:type="pct"/>
          </w:tcPr>
          <w:p w14:paraId="1E002460" w14:textId="77777777" w:rsidR="00661BB5" w:rsidRPr="00BF69EA" w:rsidRDefault="00661BB5" w:rsidP="002356C0">
            <w:pPr>
              <w:pStyle w:val="TableCompacted"/>
            </w:pPr>
            <w:r w:rsidRPr="00C04B1D">
              <w:t>rg-prd-ae-</w:t>
            </w:r>
            <w:r>
              <w:t>t1</w:t>
            </w:r>
          </w:p>
        </w:tc>
      </w:tr>
      <w:tr w:rsidR="00661BB5" w:rsidRPr="00DB352E" w14:paraId="2D9F28AE" w14:textId="77777777" w:rsidTr="002356C0">
        <w:trPr>
          <w:cnfStyle w:val="000000010000" w:firstRow="0" w:lastRow="0" w:firstColumn="0" w:lastColumn="0" w:oddVBand="0" w:evenVBand="0" w:oddHBand="0" w:evenHBand="1" w:firstRowFirstColumn="0" w:firstRowLastColumn="0" w:lastRowFirstColumn="0" w:lastRowLastColumn="0"/>
          <w:trHeight w:val="440"/>
        </w:trPr>
        <w:tc>
          <w:tcPr>
            <w:tcW w:w="1438" w:type="pct"/>
          </w:tcPr>
          <w:p w14:paraId="02915A92" w14:textId="77777777" w:rsidR="00661BB5" w:rsidRPr="004E5CB7" w:rsidRDefault="00661BB5" w:rsidP="002356C0">
            <w:pPr>
              <w:spacing w:line="240" w:lineRule="auto"/>
              <w:pPrChange w:id="91" w:author="Melanie Franklin" w:date="2025-09-09T11:58:00Z" w16du:dateUtc="2025-09-09T01:58:00Z">
                <w:pPr>
                  <w:spacing w:after="0" w:line="240" w:lineRule="auto"/>
                </w:pPr>
              </w:pPrChange>
            </w:pPr>
            <w:proofErr w:type="spellStart"/>
            <w:r w:rsidRPr="004E5CB7">
              <w:t>apim</w:t>
            </w:r>
            <w:proofErr w:type="spellEnd"/>
            <w:r w:rsidRPr="004E5CB7">
              <w:t>-</w:t>
            </w:r>
            <w:proofErr w:type="spellStart"/>
            <w:r w:rsidRPr="004E5CB7">
              <w:t>prd</w:t>
            </w:r>
            <w:proofErr w:type="spellEnd"/>
            <w:r w:rsidRPr="004E5CB7">
              <w:t>-</w:t>
            </w:r>
            <w:proofErr w:type="spellStart"/>
            <w:r w:rsidRPr="004E5CB7">
              <w:t>ase</w:t>
            </w:r>
            <w:proofErr w:type="spellEnd"/>
            <w:r w:rsidRPr="004E5CB7">
              <w:t>-ais</w:t>
            </w:r>
          </w:p>
        </w:tc>
        <w:tc>
          <w:tcPr>
            <w:tcW w:w="2273" w:type="pct"/>
          </w:tcPr>
          <w:p w14:paraId="1D4C520E" w14:textId="77777777" w:rsidR="00661BB5" w:rsidRDefault="00661BB5" w:rsidP="002356C0">
            <w:pPr>
              <w:pStyle w:val="TableCompacted"/>
              <w:pPrChange w:id="92" w:author="Melanie Franklin" w:date="2025-09-09T11:58:00Z" w16du:dateUtc="2025-09-09T01:58:00Z">
                <w:pPr>
                  <w:pStyle w:val="TableCompacted"/>
                  <w:spacing w:after="0"/>
                </w:pPr>
              </w:pPrChange>
            </w:pPr>
            <w:r>
              <w:t>API Management</w:t>
            </w:r>
          </w:p>
        </w:tc>
        <w:tc>
          <w:tcPr>
            <w:tcW w:w="1289" w:type="pct"/>
          </w:tcPr>
          <w:p w14:paraId="13F4B3B7" w14:textId="77777777" w:rsidR="00661BB5" w:rsidRDefault="00661BB5" w:rsidP="002356C0">
            <w:pPr>
              <w:pStyle w:val="TableCompacted"/>
              <w:pPrChange w:id="93" w:author="Melanie Franklin" w:date="2025-09-09T11:58:00Z" w16du:dateUtc="2025-09-09T01:58:00Z">
                <w:pPr>
                  <w:pStyle w:val="TableCompacted"/>
                  <w:spacing w:after="0"/>
                </w:pPr>
              </w:pPrChange>
            </w:pPr>
            <w:proofErr w:type="spellStart"/>
            <w:r w:rsidRPr="00492E94">
              <w:t>rg</w:t>
            </w:r>
            <w:proofErr w:type="spellEnd"/>
            <w:r w:rsidRPr="00492E94">
              <w:t>-</w:t>
            </w:r>
            <w:proofErr w:type="spellStart"/>
            <w:r w:rsidRPr="00492E94">
              <w:t>prd</w:t>
            </w:r>
            <w:proofErr w:type="spellEnd"/>
            <w:r w:rsidRPr="00492E94">
              <w:t>-ae-</w:t>
            </w:r>
            <w:r>
              <w:t>ais</w:t>
            </w:r>
          </w:p>
        </w:tc>
      </w:tr>
      <w:tr w:rsidR="00661BB5" w:rsidRPr="00DB352E" w14:paraId="51830934" w14:textId="77777777" w:rsidTr="002356C0">
        <w:trPr>
          <w:trHeight w:val="440"/>
        </w:trPr>
        <w:tc>
          <w:tcPr>
            <w:tcW w:w="1438" w:type="pct"/>
          </w:tcPr>
          <w:p w14:paraId="4DE873B3" w14:textId="77777777" w:rsidR="00661BB5" w:rsidRPr="004E5CB7" w:rsidRDefault="00661BB5" w:rsidP="002356C0">
            <w:pPr>
              <w:spacing w:line="240" w:lineRule="auto"/>
            </w:pPr>
            <w:r>
              <w:t>logic-</w:t>
            </w:r>
            <w:proofErr w:type="spellStart"/>
            <w:r>
              <w:t>prd</w:t>
            </w:r>
            <w:proofErr w:type="spellEnd"/>
            <w:r>
              <w:t>-ae-</w:t>
            </w:r>
            <w:proofErr w:type="spellStart"/>
            <w:r>
              <w:t>pega</w:t>
            </w:r>
            <w:proofErr w:type="spellEnd"/>
          </w:p>
        </w:tc>
        <w:tc>
          <w:tcPr>
            <w:tcW w:w="2273" w:type="pct"/>
          </w:tcPr>
          <w:p w14:paraId="69AB87B8" w14:textId="77777777" w:rsidR="00661BB5" w:rsidRDefault="00661BB5" w:rsidP="002356C0">
            <w:pPr>
              <w:pStyle w:val="TableCompacted"/>
            </w:pPr>
            <w:r>
              <w:t>Logic App for Pega integration</w:t>
            </w:r>
          </w:p>
        </w:tc>
        <w:tc>
          <w:tcPr>
            <w:tcW w:w="1289" w:type="pct"/>
          </w:tcPr>
          <w:p w14:paraId="74829B0C" w14:textId="77777777" w:rsidR="00661BB5" w:rsidRPr="00492E94" w:rsidRDefault="00661BB5" w:rsidP="002356C0">
            <w:pPr>
              <w:pStyle w:val="TableCompacted"/>
            </w:pPr>
            <w:proofErr w:type="spellStart"/>
            <w:r>
              <w:t>rg</w:t>
            </w:r>
            <w:proofErr w:type="spellEnd"/>
            <w:r>
              <w:t>-</w:t>
            </w:r>
            <w:proofErr w:type="spellStart"/>
            <w:r>
              <w:t>prd</w:t>
            </w:r>
            <w:proofErr w:type="spellEnd"/>
            <w:r>
              <w:t>-ae-</w:t>
            </w:r>
            <w:proofErr w:type="spellStart"/>
            <w:r>
              <w:t>pega</w:t>
            </w:r>
            <w:proofErr w:type="spellEnd"/>
          </w:p>
        </w:tc>
      </w:tr>
      <w:tr w:rsidR="00661BB5" w:rsidRPr="00DB352E" w14:paraId="551F4256" w14:textId="77777777" w:rsidTr="002356C0">
        <w:trPr>
          <w:cnfStyle w:val="000000010000" w:firstRow="0" w:lastRow="0" w:firstColumn="0" w:lastColumn="0" w:oddVBand="0" w:evenVBand="0" w:oddHBand="0" w:evenHBand="1" w:firstRowFirstColumn="0" w:firstRowLastColumn="0" w:lastRowFirstColumn="0" w:lastRowLastColumn="0"/>
          <w:trHeight w:val="440"/>
        </w:trPr>
        <w:tc>
          <w:tcPr>
            <w:tcW w:w="1438" w:type="pct"/>
          </w:tcPr>
          <w:p w14:paraId="2B04F4D2" w14:textId="77777777" w:rsidR="00661BB5" w:rsidRPr="004E5CB7" w:rsidRDefault="00661BB5" w:rsidP="002356C0">
            <w:pPr>
              <w:spacing w:line="240" w:lineRule="auto"/>
            </w:pPr>
            <w:r w:rsidRPr="00D16C64">
              <w:t>logic-</w:t>
            </w:r>
            <w:proofErr w:type="spellStart"/>
            <w:r w:rsidRPr="00D16C64">
              <w:t>prd</w:t>
            </w:r>
            <w:proofErr w:type="spellEnd"/>
            <w:r w:rsidRPr="00D16C64">
              <w:t>-ae-ais</w:t>
            </w:r>
          </w:p>
        </w:tc>
        <w:tc>
          <w:tcPr>
            <w:tcW w:w="2273" w:type="pct"/>
          </w:tcPr>
          <w:p w14:paraId="7830E976" w14:textId="77777777" w:rsidR="00661BB5" w:rsidRDefault="00661BB5" w:rsidP="002356C0">
            <w:pPr>
              <w:pStyle w:val="TableCompacted"/>
            </w:pPr>
            <w:r>
              <w:t xml:space="preserve">Error Handling Logic </w:t>
            </w:r>
            <w:r w:rsidRPr="00BF69EA">
              <w:t>App</w:t>
            </w:r>
            <w:r>
              <w:t xml:space="preserve"> (Standard)</w:t>
            </w:r>
          </w:p>
        </w:tc>
        <w:tc>
          <w:tcPr>
            <w:tcW w:w="1289" w:type="pct"/>
          </w:tcPr>
          <w:p w14:paraId="07795785" w14:textId="77777777" w:rsidR="00661BB5" w:rsidRPr="00492E94" w:rsidRDefault="00661BB5" w:rsidP="002356C0">
            <w:pPr>
              <w:pStyle w:val="TableCompacted"/>
            </w:pPr>
            <w:proofErr w:type="spellStart"/>
            <w:r w:rsidRPr="00492E94">
              <w:t>rg</w:t>
            </w:r>
            <w:proofErr w:type="spellEnd"/>
            <w:r w:rsidRPr="00492E94">
              <w:t>-</w:t>
            </w:r>
            <w:proofErr w:type="spellStart"/>
            <w:r w:rsidRPr="00492E94">
              <w:t>prd</w:t>
            </w:r>
            <w:proofErr w:type="spellEnd"/>
            <w:r w:rsidRPr="00492E94">
              <w:t>-ae-</w:t>
            </w:r>
            <w:r>
              <w:t>ais</w:t>
            </w:r>
          </w:p>
        </w:tc>
      </w:tr>
      <w:tr w:rsidR="00E45188" w:rsidRPr="00DB352E" w14:paraId="3DF84F2E" w14:textId="77777777" w:rsidTr="002356C0">
        <w:trPr>
          <w:trHeight w:val="440"/>
        </w:trPr>
        <w:tc>
          <w:tcPr>
            <w:tcW w:w="1438" w:type="pct"/>
          </w:tcPr>
          <w:p w14:paraId="4E08E97B" w14:textId="33E7522F" w:rsidR="00E45188" w:rsidRPr="00D16C64" w:rsidRDefault="00E45188" w:rsidP="002356C0">
            <w:pPr>
              <w:spacing w:line="240" w:lineRule="auto"/>
            </w:pPr>
            <w:r>
              <w:lastRenderedPageBreak/>
              <w:t>logic-</w:t>
            </w:r>
            <w:proofErr w:type="spellStart"/>
            <w:r>
              <w:t>prd</w:t>
            </w:r>
            <w:proofErr w:type="spellEnd"/>
            <w:r>
              <w:t>-ae-pol</w:t>
            </w:r>
          </w:p>
        </w:tc>
        <w:tc>
          <w:tcPr>
            <w:tcW w:w="2273" w:type="pct"/>
          </w:tcPr>
          <w:p w14:paraId="46F1F192" w14:textId="08FDDBA9" w:rsidR="00E45188" w:rsidRDefault="00E45188" w:rsidP="002356C0">
            <w:pPr>
              <w:pStyle w:val="TableCompacted"/>
            </w:pPr>
            <w:r>
              <w:t>Logic App for Altus POL data transformation</w:t>
            </w:r>
          </w:p>
        </w:tc>
        <w:tc>
          <w:tcPr>
            <w:tcW w:w="1289" w:type="pct"/>
          </w:tcPr>
          <w:p w14:paraId="4ACD385E" w14:textId="792EB4BA" w:rsidR="00E45188" w:rsidRPr="00492E94" w:rsidRDefault="00E45188" w:rsidP="002356C0">
            <w:pPr>
              <w:pStyle w:val="TableCompacted"/>
            </w:pPr>
            <w:proofErr w:type="spellStart"/>
            <w:r>
              <w:t>rg</w:t>
            </w:r>
            <w:proofErr w:type="spellEnd"/>
            <w:r>
              <w:t>-</w:t>
            </w:r>
            <w:proofErr w:type="spellStart"/>
            <w:r>
              <w:t>prd</w:t>
            </w:r>
            <w:proofErr w:type="spellEnd"/>
            <w:r>
              <w:t>-ae-pol</w:t>
            </w:r>
          </w:p>
        </w:tc>
      </w:tr>
      <w:tr w:rsidR="00661BB5" w:rsidRPr="00DB352E" w14:paraId="21A8DEE3" w14:textId="77777777" w:rsidTr="002356C0">
        <w:trPr>
          <w:cnfStyle w:val="000000010000" w:firstRow="0" w:lastRow="0" w:firstColumn="0" w:lastColumn="0" w:oddVBand="0" w:evenVBand="0" w:oddHBand="0" w:evenHBand="1" w:firstRowFirstColumn="0" w:firstRowLastColumn="0" w:lastRowFirstColumn="0" w:lastRowLastColumn="0"/>
          <w:trHeight w:val="405"/>
        </w:trPr>
        <w:tc>
          <w:tcPr>
            <w:tcW w:w="1438" w:type="pct"/>
          </w:tcPr>
          <w:p w14:paraId="2B40BFD9" w14:textId="77777777" w:rsidR="00661BB5" w:rsidRDefault="00661BB5" w:rsidP="002356C0">
            <w:pPr>
              <w:pStyle w:val="TableCompacted"/>
            </w:pPr>
            <w:r w:rsidRPr="00D16C64">
              <w:t>logic-</w:t>
            </w:r>
            <w:proofErr w:type="spellStart"/>
            <w:r w:rsidRPr="00D16C64">
              <w:t>prd</w:t>
            </w:r>
            <w:proofErr w:type="spellEnd"/>
            <w:r w:rsidRPr="00D16C64">
              <w:t>-ae-ais-asp</w:t>
            </w:r>
          </w:p>
        </w:tc>
        <w:tc>
          <w:tcPr>
            <w:tcW w:w="2273" w:type="pct"/>
          </w:tcPr>
          <w:p w14:paraId="6E0CC32B" w14:textId="7DEAF6B6" w:rsidR="00661BB5" w:rsidRDefault="00661BB5" w:rsidP="002356C0">
            <w:pPr>
              <w:pStyle w:val="TableCompacted"/>
            </w:pPr>
            <w:r>
              <w:t xml:space="preserve">Logic </w:t>
            </w:r>
            <w:r w:rsidRPr="00BF69EA">
              <w:t xml:space="preserve">App Service </w:t>
            </w:r>
            <w:r w:rsidR="00430AAB">
              <w:t>P</w:t>
            </w:r>
            <w:r w:rsidRPr="00BF69EA">
              <w:t>lan</w:t>
            </w:r>
          </w:p>
        </w:tc>
        <w:tc>
          <w:tcPr>
            <w:tcW w:w="1289" w:type="pct"/>
          </w:tcPr>
          <w:p w14:paraId="7AA83291" w14:textId="77777777" w:rsidR="00661BB5" w:rsidRPr="00BF69EA" w:rsidRDefault="00661BB5" w:rsidP="002356C0">
            <w:pPr>
              <w:pStyle w:val="TableCompacted"/>
            </w:pPr>
            <w:proofErr w:type="spellStart"/>
            <w:r w:rsidRPr="0063118D">
              <w:t>rg</w:t>
            </w:r>
            <w:proofErr w:type="spellEnd"/>
            <w:r w:rsidRPr="0063118D">
              <w:t>-</w:t>
            </w:r>
            <w:proofErr w:type="spellStart"/>
            <w:r w:rsidRPr="0063118D">
              <w:t>prd</w:t>
            </w:r>
            <w:proofErr w:type="spellEnd"/>
            <w:r w:rsidRPr="0063118D">
              <w:t>-ae-ais</w:t>
            </w:r>
          </w:p>
        </w:tc>
      </w:tr>
      <w:tr w:rsidR="00430AAB" w:rsidRPr="00DB352E" w14:paraId="281E416E" w14:textId="77777777" w:rsidTr="002356C0">
        <w:trPr>
          <w:trHeight w:val="405"/>
        </w:trPr>
        <w:tc>
          <w:tcPr>
            <w:tcW w:w="1438" w:type="pct"/>
          </w:tcPr>
          <w:p w14:paraId="50A3E86D" w14:textId="4A83A8CB" w:rsidR="00430AAB" w:rsidRPr="00D16C64" w:rsidRDefault="00430AAB" w:rsidP="002356C0">
            <w:pPr>
              <w:pStyle w:val="TableCompacted"/>
            </w:pPr>
            <w:proofErr w:type="spellStart"/>
            <w:r>
              <w:t>func</w:t>
            </w:r>
            <w:proofErr w:type="spellEnd"/>
            <w:r>
              <w:t>-</w:t>
            </w:r>
            <w:proofErr w:type="spellStart"/>
            <w:r>
              <w:t>prd</w:t>
            </w:r>
            <w:proofErr w:type="spellEnd"/>
            <w:r>
              <w:t>-ae-ais-asp</w:t>
            </w:r>
          </w:p>
        </w:tc>
        <w:tc>
          <w:tcPr>
            <w:tcW w:w="2273" w:type="pct"/>
          </w:tcPr>
          <w:p w14:paraId="3B188825" w14:textId="779F422B" w:rsidR="00430AAB" w:rsidRDefault="00430AAB" w:rsidP="002356C0">
            <w:pPr>
              <w:pStyle w:val="TableCompacted"/>
            </w:pPr>
            <w:r>
              <w:t>Function App Service Plan</w:t>
            </w:r>
          </w:p>
        </w:tc>
        <w:tc>
          <w:tcPr>
            <w:tcW w:w="1289" w:type="pct"/>
          </w:tcPr>
          <w:p w14:paraId="372BD885" w14:textId="7D170D17" w:rsidR="00430AAB" w:rsidRPr="0063118D" w:rsidRDefault="00430AAB" w:rsidP="002356C0">
            <w:pPr>
              <w:pStyle w:val="TableCompacted"/>
            </w:pPr>
            <w:proofErr w:type="spellStart"/>
            <w:r>
              <w:t>rg</w:t>
            </w:r>
            <w:proofErr w:type="spellEnd"/>
            <w:r>
              <w:t>-</w:t>
            </w:r>
            <w:proofErr w:type="spellStart"/>
            <w:r>
              <w:t>prd</w:t>
            </w:r>
            <w:proofErr w:type="spellEnd"/>
            <w:r>
              <w:t>-ae-ais</w:t>
            </w:r>
          </w:p>
        </w:tc>
      </w:tr>
      <w:tr w:rsidR="00661BB5" w:rsidRPr="00DB352E" w14:paraId="24F6B413" w14:textId="77777777" w:rsidTr="002356C0">
        <w:trPr>
          <w:cnfStyle w:val="000000010000" w:firstRow="0" w:lastRow="0" w:firstColumn="0" w:lastColumn="0" w:oddVBand="0" w:evenVBand="0" w:oddHBand="0" w:evenHBand="1" w:firstRowFirstColumn="0" w:firstRowLastColumn="0" w:lastRowFirstColumn="0" w:lastRowLastColumn="0"/>
          <w:trHeight w:val="405"/>
        </w:trPr>
        <w:tc>
          <w:tcPr>
            <w:tcW w:w="1438" w:type="pct"/>
          </w:tcPr>
          <w:p w14:paraId="667B67D4" w14:textId="51AA1715" w:rsidR="00661BB5" w:rsidRPr="00D16C64" w:rsidRDefault="00430AAB" w:rsidP="002356C0">
            <w:pPr>
              <w:spacing w:line="240" w:lineRule="auto"/>
              <w:pPrChange w:id="94" w:author="Melanie Franklin" w:date="2025-09-09T11:58:00Z" w16du:dateUtc="2025-09-09T01:58:00Z">
                <w:pPr>
                  <w:spacing w:after="0" w:line="240" w:lineRule="auto"/>
                </w:pPr>
              </w:pPrChange>
            </w:pPr>
            <w:proofErr w:type="spellStart"/>
            <w:r>
              <w:t>func</w:t>
            </w:r>
            <w:proofErr w:type="spellEnd"/>
            <w:r>
              <w:t>-</w:t>
            </w:r>
            <w:proofErr w:type="spellStart"/>
            <w:r>
              <w:t>prd</w:t>
            </w:r>
            <w:proofErr w:type="spellEnd"/>
            <w:r>
              <w:t>-ae-pol</w:t>
            </w:r>
          </w:p>
        </w:tc>
        <w:tc>
          <w:tcPr>
            <w:tcW w:w="2273" w:type="pct"/>
          </w:tcPr>
          <w:p w14:paraId="274B2727" w14:textId="3D951394" w:rsidR="00661BB5" w:rsidRDefault="00430AAB" w:rsidP="002356C0">
            <w:pPr>
              <w:pStyle w:val="TableCompacted"/>
              <w:pPrChange w:id="95" w:author="Melanie Franklin" w:date="2025-09-09T11:58:00Z" w16du:dateUtc="2025-09-09T01:58:00Z">
                <w:pPr>
                  <w:pStyle w:val="TableCompacted"/>
                  <w:spacing w:after="0"/>
                </w:pPr>
              </w:pPrChange>
            </w:pPr>
            <w:r>
              <w:t>Function App</w:t>
            </w:r>
            <w:r w:rsidR="00E45188">
              <w:t xml:space="preserve"> for Altus POL data transformation</w:t>
            </w:r>
          </w:p>
        </w:tc>
        <w:tc>
          <w:tcPr>
            <w:tcW w:w="1289" w:type="pct"/>
          </w:tcPr>
          <w:p w14:paraId="0929D5AB" w14:textId="5F43FD8A" w:rsidR="00661BB5" w:rsidRPr="00BF69EA" w:rsidRDefault="00661BB5" w:rsidP="002356C0">
            <w:pPr>
              <w:pStyle w:val="TableCompacted"/>
              <w:pPrChange w:id="96" w:author="Melanie Franklin" w:date="2025-09-09T11:58:00Z" w16du:dateUtc="2025-09-09T01:58:00Z">
                <w:pPr>
                  <w:pStyle w:val="TableCompacted"/>
                  <w:spacing w:after="0"/>
                </w:pPr>
              </w:pPrChange>
            </w:pPr>
            <w:proofErr w:type="spellStart"/>
            <w:r w:rsidRPr="0063118D">
              <w:t>rg</w:t>
            </w:r>
            <w:proofErr w:type="spellEnd"/>
            <w:r w:rsidRPr="0063118D">
              <w:t>-</w:t>
            </w:r>
            <w:proofErr w:type="spellStart"/>
            <w:r w:rsidRPr="0063118D">
              <w:t>prd</w:t>
            </w:r>
            <w:proofErr w:type="spellEnd"/>
            <w:r w:rsidRPr="0063118D">
              <w:t>-ae-</w:t>
            </w:r>
            <w:r w:rsidR="00430AAB">
              <w:t>pol</w:t>
            </w:r>
          </w:p>
        </w:tc>
      </w:tr>
    </w:tbl>
    <w:p w14:paraId="3B9CE35B" w14:textId="77777777" w:rsidR="008A08A2" w:rsidRPr="00661BB5" w:rsidRDefault="008A08A2" w:rsidP="00661BB5">
      <w:pPr>
        <w:spacing w:before="240"/>
        <w:rPr>
          <w:color w:val="auto"/>
        </w:rPr>
      </w:pPr>
    </w:p>
    <w:p w14:paraId="0CC5ED73" w14:textId="61C85FBC" w:rsidR="00712BAE" w:rsidRPr="001D4CFA" w:rsidRDefault="00712BAE" w:rsidP="009C6D65">
      <w:pPr>
        <w:pStyle w:val="ListParagraph"/>
        <w:numPr>
          <w:ilvl w:val="0"/>
          <w:numId w:val="19"/>
        </w:numPr>
        <w:spacing w:before="240"/>
        <w:rPr>
          <w:b/>
          <w:bCs/>
          <w:color w:val="auto"/>
        </w:rPr>
      </w:pPr>
      <w:r w:rsidRPr="001D4CFA">
        <w:rPr>
          <w:b/>
          <w:bCs/>
          <w:color w:val="auto"/>
        </w:rPr>
        <w:t>Storage Accounts</w:t>
      </w:r>
      <w:r w:rsidR="001D4CFA" w:rsidRPr="001D4CFA">
        <w:rPr>
          <w:b/>
          <w:bCs/>
          <w:color w:val="auto"/>
        </w:rPr>
        <w:t xml:space="preserve"> (Automatic Failover)</w:t>
      </w:r>
    </w:p>
    <w:p w14:paraId="4F1ADE25" w14:textId="1FDEC408" w:rsidR="004566F6" w:rsidRPr="000D2F40" w:rsidRDefault="009A3CFF" w:rsidP="000D2F40">
      <w:pPr>
        <w:spacing w:before="240"/>
        <w:rPr>
          <w:color w:val="auto"/>
        </w:rPr>
      </w:pPr>
      <w:r>
        <w:rPr>
          <w:color w:val="auto"/>
        </w:rPr>
        <w:t xml:space="preserve">All Production Storage Accounts </w:t>
      </w:r>
      <w:r w:rsidR="004566F6" w:rsidRPr="004566F6">
        <w:rPr>
          <w:color w:val="auto"/>
        </w:rPr>
        <w:t>in this architecture have all been configured with Geo-redundant storage (GRS) enabled. This feature ensures data redundancy by replicating it to 3 locations within the same region, and 3 locations in a region outside of the Production region’s data centre.</w:t>
      </w:r>
      <w:r w:rsidR="009F035D">
        <w:rPr>
          <w:color w:val="auto"/>
        </w:rPr>
        <w:t xml:space="preserve"> In the case of a region failure, Azure will failover </w:t>
      </w:r>
      <w:r w:rsidR="001D4CFA">
        <w:rPr>
          <w:color w:val="auto"/>
        </w:rPr>
        <w:t xml:space="preserve">data </w:t>
      </w:r>
      <w:r w:rsidR="009F035D">
        <w:rPr>
          <w:color w:val="auto"/>
        </w:rPr>
        <w:t>automatically to the secondary region</w:t>
      </w:r>
      <w:r w:rsidR="001D4CFA">
        <w:rPr>
          <w:color w:val="auto"/>
        </w:rPr>
        <w:t xml:space="preserve"> with no manual intervention required.</w:t>
      </w:r>
    </w:p>
    <w:p w14:paraId="265A0992" w14:textId="77777777" w:rsidR="000B1B1A" w:rsidRDefault="000B1B1A" w:rsidP="000B1B1A">
      <w:pPr>
        <w:jc w:val="both"/>
      </w:pPr>
    </w:p>
    <w:p w14:paraId="6E2AF010" w14:textId="499AD9AB" w:rsidR="00251E99" w:rsidRDefault="00CD796E" w:rsidP="000B1B1A">
      <w:pPr>
        <w:jc w:val="both"/>
      </w:pPr>
      <w:r w:rsidRPr="00CD796E">
        <w:rPr>
          <w:b/>
          <w:bCs/>
        </w:rPr>
        <w:t>NOTE</w:t>
      </w:r>
      <w:r>
        <w:t xml:space="preserve">: </w:t>
      </w:r>
      <w:r w:rsidR="00BA4C9C">
        <w:t xml:space="preserve">Use the </w:t>
      </w:r>
      <w:r w:rsidR="005035C3">
        <w:t>run sheet</w:t>
      </w:r>
      <w:r w:rsidR="00BA4C9C">
        <w:t xml:space="preserve"> t</w:t>
      </w:r>
      <w:r w:rsidR="00251E99">
        <w:t xml:space="preserve">o verify successful restoration of the system. </w:t>
      </w:r>
    </w:p>
    <w:p w14:paraId="42BC0F3D" w14:textId="69BBB8D6" w:rsidR="000B1B1A" w:rsidRPr="006B6CFC" w:rsidRDefault="000B1B1A" w:rsidP="006B6CFC">
      <w:pPr>
        <w:pStyle w:val="Heading2"/>
        <w:rPr>
          <w:sz w:val="20"/>
          <w:szCs w:val="22"/>
        </w:rPr>
      </w:pPr>
      <w:bookmarkStart w:id="97" w:name="_Toc200459222"/>
      <w:r w:rsidRPr="006B6CFC">
        <w:rPr>
          <w:sz w:val="20"/>
          <w:szCs w:val="22"/>
        </w:rPr>
        <w:t>Enterprise/Full DR Strategy</w:t>
      </w:r>
      <w:bookmarkEnd w:id="97"/>
    </w:p>
    <w:p w14:paraId="4ACE7A54" w14:textId="056746CD" w:rsidR="00C9684F" w:rsidRDefault="00C9684F" w:rsidP="000B1B1A">
      <w:pPr>
        <w:pStyle w:val="BodyText"/>
      </w:pPr>
      <w:r>
        <w:t xml:space="preserve">Decision to invoke full-scale disaster recovery plans will </w:t>
      </w:r>
      <w:r w:rsidR="00050219">
        <w:t>be communicated to system owners through the GEMS process.</w:t>
      </w:r>
    </w:p>
    <w:p w14:paraId="2988A51B" w14:textId="003872C1" w:rsidR="00E20314" w:rsidRDefault="06A7EB1A" w:rsidP="006C34C1">
      <w:pPr>
        <w:pStyle w:val="Heading1"/>
      </w:pPr>
      <w:bookmarkStart w:id="98" w:name="_Toc229599193"/>
      <w:bookmarkStart w:id="99" w:name="_Toc200459223"/>
      <w:r>
        <w:t>Recovery</w:t>
      </w:r>
      <w:r w:rsidR="372D51AA">
        <w:t xml:space="preserve"> </w:t>
      </w:r>
      <w:r>
        <w:t>Runsheet</w:t>
      </w:r>
      <w:bookmarkEnd w:id="98"/>
      <w:bookmarkEnd w:id="99"/>
      <w:r>
        <w:t xml:space="preserve"> </w:t>
      </w:r>
    </w:p>
    <w:p w14:paraId="55916D82" w14:textId="141DB5AA" w:rsidR="0007579C" w:rsidRPr="005A586C" w:rsidRDefault="004A2E16" w:rsidP="0007579C">
      <w:pPr>
        <w:spacing w:line="240" w:lineRule="auto"/>
        <w:rPr>
          <w:rFonts w:ascii="Verdana" w:hAnsi="Verdana"/>
        </w:rPr>
      </w:pPr>
      <w:r>
        <w:rPr>
          <w:rStyle w:val="ui-provider"/>
        </w:rPr>
        <w:t>System owners or disaster recovery personnel should use th</w:t>
      </w:r>
      <w:r w:rsidR="001A0403">
        <w:rPr>
          <w:rStyle w:val="ui-provider"/>
        </w:rPr>
        <w:t>e DR R</w:t>
      </w:r>
      <w:r>
        <w:rPr>
          <w:rStyle w:val="ui-provider"/>
        </w:rPr>
        <w:t>unsheet to validate the successful recovery of the system.</w:t>
      </w:r>
      <w:r w:rsidR="0007579C">
        <w:rPr>
          <w:rStyle w:val="ui-provider"/>
        </w:rPr>
        <w:t xml:space="preserve"> The DR Runsheet</w:t>
      </w:r>
      <w:r w:rsidR="0007579C" w:rsidRPr="005A586C">
        <w:rPr>
          <w:rFonts w:ascii="Verdana" w:hAnsi="Verdana"/>
        </w:rPr>
        <w:t xml:space="preserve"> is to be used for both planning, testing and actual DR mode. </w:t>
      </w:r>
    </w:p>
    <w:p w14:paraId="491B8F3C" w14:textId="080B548E" w:rsidR="007D3CFE" w:rsidRPr="007D3CFE" w:rsidRDefault="004A2E16" w:rsidP="007D3CFE">
      <w:pPr>
        <w:pStyle w:val="BodyText"/>
        <w:rPr>
          <w:rFonts w:ascii="Verdana" w:hAnsi="Verdana"/>
        </w:rPr>
      </w:pPr>
      <w:r>
        <w:rPr>
          <w:rStyle w:val="ui-provider"/>
        </w:rPr>
        <w:t>Link to separate Recovery Runsheet:</w:t>
      </w:r>
      <w:bookmarkStart w:id="100" w:name="_Toc141105754"/>
      <w:bookmarkStart w:id="101" w:name="_Toc141105791"/>
      <w:bookmarkStart w:id="102" w:name="_Toc141105765"/>
      <w:bookmarkStart w:id="103" w:name="_Toc141105802"/>
      <w:bookmarkStart w:id="104" w:name="_Toc62196869"/>
      <w:bookmarkStart w:id="105" w:name="_Toc441074694"/>
      <w:bookmarkEnd w:id="100"/>
      <w:bookmarkEnd w:id="101"/>
      <w:bookmarkEnd w:id="102"/>
      <w:bookmarkEnd w:id="103"/>
      <w:r w:rsidR="002F50FB">
        <w:rPr>
          <w:rStyle w:val="ui-provider"/>
        </w:rPr>
        <w:t xml:space="preserve"> </w:t>
      </w:r>
      <w:hyperlink r:id="rId43" w:history="1">
        <w:r w:rsidR="007D3CFE" w:rsidRPr="007D3CFE">
          <w:rPr>
            <w:rStyle w:val="Hyperlink"/>
            <w:rFonts w:ascii="Verdana" w:hAnsi="Verdana"/>
          </w:rPr>
          <w:t>IT TEM DR Runsheet - AIS Services.xlsx</w:t>
        </w:r>
      </w:hyperlink>
    </w:p>
    <w:p w14:paraId="7837DEE4" w14:textId="48822FC0" w:rsidR="00190149" w:rsidRDefault="00D7037E" w:rsidP="0089397F">
      <w:pPr>
        <w:pStyle w:val="Heading1"/>
      </w:pPr>
      <w:bookmarkStart w:id="106" w:name="_Toc200459224"/>
      <w:r>
        <w:t>O</w:t>
      </w:r>
      <w:r w:rsidR="7547B763">
        <w:t>utstanding Issues</w:t>
      </w:r>
      <w:bookmarkEnd w:id="104"/>
      <w:bookmarkEnd w:id="106"/>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1E0" w:firstRow="1" w:lastRow="1" w:firstColumn="1" w:lastColumn="1" w:noHBand="0" w:noVBand="0"/>
      </w:tblPr>
      <w:tblGrid>
        <w:gridCol w:w="1425"/>
        <w:gridCol w:w="2398"/>
        <w:gridCol w:w="1134"/>
        <w:gridCol w:w="1842"/>
        <w:gridCol w:w="2831"/>
      </w:tblGrid>
      <w:tr w:rsidR="00F079F2" w:rsidRPr="00812398" w14:paraId="3C953526" w14:textId="77777777" w:rsidTr="00543B13">
        <w:tc>
          <w:tcPr>
            <w:tcW w:w="1425" w:type="dxa"/>
            <w:tcBorders>
              <w:top w:val="single" w:sz="4" w:space="0" w:color="auto"/>
              <w:left w:val="single" w:sz="4" w:space="0" w:color="auto"/>
              <w:bottom w:val="single" w:sz="4" w:space="0" w:color="auto"/>
              <w:right w:val="single" w:sz="6" w:space="0" w:color="auto"/>
              <w:tl2br w:val="nil"/>
              <w:tr2bl w:val="nil"/>
            </w:tcBorders>
            <w:shd w:val="clear" w:color="auto" w:fill="00428B"/>
          </w:tcPr>
          <w:p w14:paraId="126ECE56" w14:textId="4429A63D" w:rsidR="00F079F2" w:rsidRPr="00A15B2E" w:rsidRDefault="00543B13" w:rsidP="00962847">
            <w:pPr>
              <w:pStyle w:val="TableHeader"/>
              <w:jc w:val="center"/>
              <w:rPr>
                <w:rFonts w:asciiTheme="minorHAnsi" w:hAnsiTheme="minorHAnsi"/>
                <w:b w:val="0"/>
                <w:color w:val="FFFFFF"/>
              </w:rPr>
            </w:pPr>
            <w:r w:rsidRPr="00A15B2E">
              <w:rPr>
                <w:rFonts w:asciiTheme="minorHAnsi" w:hAnsiTheme="minorHAnsi"/>
                <w:b w:val="0"/>
                <w:bCs/>
                <w:color w:val="FFFFFF"/>
              </w:rPr>
              <w:t>Issue ID</w:t>
            </w:r>
          </w:p>
        </w:tc>
        <w:tc>
          <w:tcPr>
            <w:tcW w:w="2398" w:type="dxa"/>
            <w:tcBorders>
              <w:top w:val="single" w:sz="4" w:space="0" w:color="auto"/>
              <w:left w:val="single" w:sz="6" w:space="0" w:color="auto"/>
              <w:bottom w:val="single" w:sz="4" w:space="0" w:color="auto"/>
              <w:right w:val="single" w:sz="6" w:space="0" w:color="auto"/>
              <w:tl2br w:val="nil"/>
              <w:tr2bl w:val="nil"/>
            </w:tcBorders>
            <w:shd w:val="clear" w:color="auto" w:fill="00428B"/>
          </w:tcPr>
          <w:p w14:paraId="11726504" w14:textId="17D2AE73" w:rsidR="00543B13" w:rsidRPr="00A15B2E" w:rsidRDefault="00543B13" w:rsidP="00543B13">
            <w:pPr>
              <w:pStyle w:val="TableHeader"/>
              <w:jc w:val="center"/>
              <w:rPr>
                <w:rFonts w:asciiTheme="minorHAnsi" w:hAnsiTheme="minorHAnsi"/>
                <w:b w:val="0"/>
                <w:bCs/>
                <w:color w:val="FFFFFF"/>
              </w:rPr>
            </w:pPr>
            <w:r w:rsidRPr="00A15B2E">
              <w:rPr>
                <w:rFonts w:asciiTheme="minorHAnsi" w:hAnsiTheme="minorHAnsi"/>
                <w:b w:val="0"/>
                <w:bCs/>
                <w:color w:val="FFFFFF"/>
              </w:rPr>
              <w:t>Issue</w:t>
            </w:r>
          </w:p>
        </w:tc>
        <w:tc>
          <w:tcPr>
            <w:tcW w:w="1134" w:type="dxa"/>
            <w:tcBorders>
              <w:top w:val="single" w:sz="4" w:space="0" w:color="auto"/>
              <w:left w:val="single" w:sz="6" w:space="0" w:color="auto"/>
              <w:bottom w:val="single" w:sz="4" w:space="0" w:color="auto"/>
              <w:right w:val="single" w:sz="6" w:space="0" w:color="auto"/>
              <w:tl2br w:val="nil"/>
              <w:tr2bl w:val="nil"/>
            </w:tcBorders>
            <w:shd w:val="clear" w:color="auto" w:fill="00428B"/>
          </w:tcPr>
          <w:p w14:paraId="3FEE764F" w14:textId="7507280D" w:rsidR="00F079F2" w:rsidRPr="00A15B2E" w:rsidRDefault="00F079F2" w:rsidP="00962847">
            <w:pPr>
              <w:pStyle w:val="TableHeader"/>
              <w:jc w:val="center"/>
              <w:rPr>
                <w:rFonts w:asciiTheme="minorHAnsi" w:hAnsiTheme="minorHAnsi"/>
                <w:b w:val="0"/>
                <w:color w:val="FFFFFF"/>
              </w:rPr>
            </w:pPr>
            <w:r w:rsidRPr="00A15B2E">
              <w:rPr>
                <w:rFonts w:asciiTheme="minorHAnsi" w:hAnsiTheme="minorHAnsi"/>
                <w:b w:val="0"/>
                <w:color w:val="FFFFFF"/>
              </w:rPr>
              <w:t>Date</w:t>
            </w:r>
          </w:p>
        </w:tc>
        <w:tc>
          <w:tcPr>
            <w:tcW w:w="1842" w:type="dxa"/>
            <w:tcBorders>
              <w:top w:val="single" w:sz="4" w:space="0" w:color="auto"/>
              <w:left w:val="single" w:sz="6" w:space="0" w:color="auto"/>
              <w:bottom w:val="single" w:sz="4" w:space="0" w:color="auto"/>
              <w:right w:val="single" w:sz="6" w:space="0" w:color="auto"/>
              <w:tl2br w:val="nil"/>
              <w:tr2bl w:val="nil"/>
            </w:tcBorders>
            <w:shd w:val="clear" w:color="auto" w:fill="00428B"/>
          </w:tcPr>
          <w:p w14:paraId="3A3D8FF6" w14:textId="2F711189" w:rsidR="00F079F2" w:rsidRPr="00A15B2E" w:rsidRDefault="00543B13" w:rsidP="00962847">
            <w:pPr>
              <w:pStyle w:val="TableHeader"/>
              <w:jc w:val="center"/>
              <w:rPr>
                <w:rFonts w:asciiTheme="minorHAnsi" w:hAnsiTheme="minorHAnsi"/>
                <w:b w:val="0"/>
                <w:color w:val="FFFFFF"/>
              </w:rPr>
            </w:pPr>
            <w:r w:rsidRPr="00A15B2E">
              <w:rPr>
                <w:rFonts w:asciiTheme="minorHAnsi" w:hAnsiTheme="minorHAnsi"/>
                <w:b w:val="0"/>
                <w:bCs/>
                <w:color w:val="FFFFFF"/>
              </w:rPr>
              <w:t>ETA</w:t>
            </w:r>
          </w:p>
        </w:tc>
        <w:tc>
          <w:tcPr>
            <w:tcW w:w="2831" w:type="dxa"/>
            <w:tcBorders>
              <w:top w:val="single" w:sz="4" w:space="0" w:color="auto"/>
              <w:left w:val="single" w:sz="6" w:space="0" w:color="auto"/>
              <w:bottom w:val="single" w:sz="4" w:space="0" w:color="auto"/>
              <w:right w:val="single" w:sz="4" w:space="0" w:color="auto"/>
              <w:tl2br w:val="nil"/>
              <w:tr2bl w:val="nil"/>
            </w:tcBorders>
            <w:shd w:val="clear" w:color="auto" w:fill="00428B"/>
          </w:tcPr>
          <w:p w14:paraId="66C8B358" w14:textId="09B9B4E4" w:rsidR="00F079F2" w:rsidRPr="00A15B2E" w:rsidRDefault="00543B13" w:rsidP="00962847">
            <w:pPr>
              <w:pStyle w:val="TableHeader"/>
              <w:jc w:val="center"/>
              <w:rPr>
                <w:rFonts w:asciiTheme="minorHAnsi" w:hAnsiTheme="minorHAnsi"/>
                <w:b w:val="0"/>
                <w:color w:val="FFFFFF"/>
              </w:rPr>
            </w:pPr>
            <w:r w:rsidRPr="00A15B2E">
              <w:rPr>
                <w:rFonts w:asciiTheme="minorHAnsi" w:hAnsiTheme="minorHAnsi"/>
                <w:b w:val="0"/>
                <w:bCs/>
                <w:color w:val="FFFFFF"/>
              </w:rPr>
              <w:t xml:space="preserve">Assigned </w:t>
            </w:r>
          </w:p>
        </w:tc>
      </w:tr>
      <w:tr w:rsidR="00E45188" w:rsidRPr="00812398" w14:paraId="11262A24" w14:textId="77777777" w:rsidTr="00543B13">
        <w:tc>
          <w:tcPr>
            <w:tcW w:w="1425" w:type="dxa"/>
          </w:tcPr>
          <w:p w14:paraId="4324C826" w14:textId="7B3F7D36" w:rsidR="00E45188" w:rsidRPr="00812398" w:rsidRDefault="00E45188" w:rsidP="00E45188">
            <w:pPr>
              <w:pStyle w:val="TableText"/>
              <w:jc w:val="center"/>
            </w:pPr>
            <w:r w:rsidRPr="00812398">
              <w:t>1</w:t>
            </w:r>
            <w:r>
              <w:t>.</w:t>
            </w:r>
          </w:p>
        </w:tc>
        <w:tc>
          <w:tcPr>
            <w:tcW w:w="2398" w:type="dxa"/>
          </w:tcPr>
          <w:p w14:paraId="0B409673" w14:textId="244E30B1" w:rsidR="00E45188" w:rsidRPr="00812398" w:rsidRDefault="00E45188" w:rsidP="00E45188">
            <w:pPr>
              <w:pStyle w:val="TableText"/>
            </w:pPr>
            <w:r>
              <w:t>DR has not been fully tested</w:t>
            </w:r>
          </w:p>
        </w:tc>
        <w:tc>
          <w:tcPr>
            <w:tcW w:w="1134" w:type="dxa"/>
          </w:tcPr>
          <w:p w14:paraId="751F2F5F" w14:textId="66AEAFD8" w:rsidR="00E45188" w:rsidRPr="00812398" w:rsidRDefault="00E45188" w:rsidP="00E45188">
            <w:pPr>
              <w:pStyle w:val="TableText"/>
            </w:pPr>
            <w:r>
              <w:t>August 2025</w:t>
            </w:r>
          </w:p>
        </w:tc>
        <w:tc>
          <w:tcPr>
            <w:tcW w:w="1842" w:type="dxa"/>
          </w:tcPr>
          <w:p w14:paraId="486939FC" w14:textId="569CDE7D" w:rsidR="00E45188" w:rsidRPr="00812398" w:rsidRDefault="00E45188" w:rsidP="00E45188">
            <w:pPr>
              <w:pStyle w:val="TableText"/>
            </w:pPr>
            <w:r>
              <w:t>DR test date yet to be scheduled</w:t>
            </w:r>
          </w:p>
        </w:tc>
        <w:tc>
          <w:tcPr>
            <w:tcW w:w="2831" w:type="dxa"/>
          </w:tcPr>
          <w:p w14:paraId="07E256BC" w14:textId="77777777" w:rsidR="00E45188" w:rsidRPr="00812398" w:rsidRDefault="00E45188" w:rsidP="00E45188">
            <w:pPr>
              <w:pStyle w:val="TableText"/>
            </w:pPr>
          </w:p>
        </w:tc>
      </w:tr>
      <w:tr w:rsidR="00E45188" w:rsidRPr="00812398" w14:paraId="6A273C17" w14:textId="77777777" w:rsidTr="00150500">
        <w:tc>
          <w:tcPr>
            <w:tcW w:w="1425" w:type="dxa"/>
            <w:shd w:val="clear" w:color="auto" w:fill="EFF5FB" w:themeFill="background2"/>
          </w:tcPr>
          <w:p w14:paraId="002B5144" w14:textId="4DB38DC8" w:rsidR="00E45188" w:rsidRPr="00812398" w:rsidRDefault="00E45188" w:rsidP="00E45188">
            <w:pPr>
              <w:pStyle w:val="TableText"/>
              <w:jc w:val="center"/>
            </w:pPr>
            <w:r w:rsidRPr="00812398">
              <w:t>2</w:t>
            </w:r>
            <w:r>
              <w:t>.</w:t>
            </w:r>
          </w:p>
        </w:tc>
        <w:tc>
          <w:tcPr>
            <w:tcW w:w="2398" w:type="dxa"/>
            <w:shd w:val="clear" w:color="auto" w:fill="EFF5FB" w:themeFill="background2"/>
          </w:tcPr>
          <w:p w14:paraId="00CCD3E3" w14:textId="77777777" w:rsidR="00E45188" w:rsidRPr="00812398" w:rsidRDefault="00E45188" w:rsidP="00E45188">
            <w:pPr>
              <w:pStyle w:val="TableText"/>
            </w:pPr>
          </w:p>
        </w:tc>
        <w:tc>
          <w:tcPr>
            <w:tcW w:w="1134" w:type="dxa"/>
            <w:shd w:val="clear" w:color="auto" w:fill="EFF5FB" w:themeFill="background2"/>
          </w:tcPr>
          <w:p w14:paraId="18D95B4C" w14:textId="09350C29" w:rsidR="00E45188" w:rsidRPr="00812398" w:rsidRDefault="00E45188" w:rsidP="00E45188">
            <w:pPr>
              <w:pStyle w:val="TableText"/>
            </w:pPr>
          </w:p>
        </w:tc>
        <w:tc>
          <w:tcPr>
            <w:tcW w:w="1842" w:type="dxa"/>
            <w:shd w:val="clear" w:color="auto" w:fill="EFF5FB" w:themeFill="background2"/>
          </w:tcPr>
          <w:p w14:paraId="659031EC" w14:textId="77777777" w:rsidR="00E45188" w:rsidRPr="00812398" w:rsidRDefault="00E45188" w:rsidP="00E45188">
            <w:pPr>
              <w:pStyle w:val="TableText"/>
            </w:pPr>
          </w:p>
        </w:tc>
        <w:tc>
          <w:tcPr>
            <w:tcW w:w="2831" w:type="dxa"/>
            <w:shd w:val="clear" w:color="auto" w:fill="EFF5FB" w:themeFill="background2"/>
          </w:tcPr>
          <w:p w14:paraId="67D82599" w14:textId="77777777" w:rsidR="00E45188" w:rsidRPr="00812398" w:rsidRDefault="00E45188" w:rsidP="00E45188">
            <w:pPr>
              <w:pStyle w:val="TableText"/>
            </w:pPr>
          </w:p>
        </w:tc>
      </w:tr>
      <w:tr w:rsidR="00E45188" w:rsidRPr="00812398" w14:paraId="4B592E62" w14:textId="77777777" w:rsidTr="00543B13">
        <w:tc>
          <w:tcPr>
            <w:tcW w:w="1425" w:type="dxa"/>
          </w:tcPr>
          <w:p w14:paraId="15C995A7" w14:textId="0869B03E" w:rsidR="00E45188" w:rsidRPr="00812398" w:rsidRDefault="00E45188" w:rsidP="00E45188">
            <w:pPr>
              <w:pStyle w:val="TableText"/>
              <w:jc w:val="center"/>
            </w:pPr>
            <w:r>
              <w:t>3.</w:t>
            </w:r>
          </w:p>
        </w:tc>
        <w:tc>
          <w:tcPr>
            <w:tcW w:w="2398" w:type="dxa"/>
          </w:tcPr>
          <w:p w14:paraId="597EBC5D" w14:textId="77777777" w:rsidR="00E45188" w:rsidRPr="00812398" w:rsidRDefault="00E45188" w:rsidP="00E45188">
            <w:pPr>
              <w:pStyle w:val="TableText"/>
            </w:pPr>
          </w:p>
        </w:tc>
        <w:tc>
          <w:tcPr>
            <w:tcW w:w="1134" w:type="dxa"/>
          </w:tcPr>
          <w:p w14:paraId="717EF404" w14:textId="133A9DFA" w:rsidR="00E45188" w:rsidRPr="00812398" w:rsidRDefault="00E45188" w:rsidP="00E45188">
            <w:pPr>
              <w:pStyle w:val="TableText"/>
            </w:pPr>
          </w:p>
        </w:tc>
        <w:tc>
          <w:tcPr>
            <w:tcW w:w="1842" w:type="dxa"/>
          </w:tcPr>
          <w:p w14:paraId="2E64412E" w14:textId="77777777" w:rsidR="00E45188" w:rsidRPr="00812398" w:rsidRDefault="00E45188" w:rsidP="00E45188">
            <w:pPr>
              <w:pStyle w:val="TableText"/>
            </w:pPr>
          </w:p>
        </w:tc>
        <w:tc>
          <w:tcPr>
            <w:tcW w:w="2831" w:type="dxa"/>
          </w:tcPr>
          <w:p w14:paraId="572541C6" w14:textId="71141166" w:rsidR="00E45188" w:rsidRPr="00812398" w:rsidRDefault="00E45188" w:rsidP="00E45188">
            <w:pPr>
              <w:pStyle w:val="TableText"/>
            </w:pPr>
          </w:p>
        </w:tc>
      </w:tr>
    </w:tbl>
    <w:p w14:paraId="45C9AB46" w14:textId="5D17C42F" w:rsidR="0024205F" w:rsidRPr="0024205F" w:rsidRDefault="00000000" w:rsidP="0024205F">
      <w:pPr>
        <w:pStyle w:val="BodyText"/>
      </w:pPr>
      <w:sdt>
        <w:sdtPr>
          <w:id w:val="1229275583"/>
          <w:lock w:val="sdtContentLocked"/>
          <w:placeholder>
            <w:docPart w:val="94CE2D43393C41528BD7F9153DFACAFC"/>
          </w:placeholder>
          <w:showingPlcHdr/>
        </w:sdtPr>
        <w:sdtContent>
          <w:r w:rsidR="00EF585C">
            <w:t xml:space="preserve">Document History </w:t>
          </w:r>
        </w:sdtContent>
      </w:sdt>
      <w:bookmarkEnd w:id="105"/>
    </w:p>
    <w:bookmarkStart w:id="107" w:name="_Toc200459225"/>
    <w:p w14:paraId="3FA50FCC" w14:textId="5525252B" w:rsidR="00190149" w:rsidRPr="00EF585C" w:rsidRDefault="00000000" w:rsidP="00EF585C">
      <w:pPr>
        <w:pStyle w:val="Heading1"/>
      </w:pPr>
      <w:sdt>
        <w:sdtPr>
          <w:id w:val="96373351"/>
          <w:lock w:val="sdtContentLocked"/>
          <w:placeholder>
            <w:docPart w:val="EB96BAF854464E4EB1AED02B27989482"/>
          </w:placeholder>
          <w:showingPlcHdr/>
        </w:sdtPr>
        <w:sdtContent>
          <w:bookmarkStart w:id="108" w:name="_Toc1865410723"/>
          <w:r w:rsidR="37874234">
            <w:t>Document History</w:t>
          </w:r>
          <w:bookmarkEnd w:id="108"/>
          <w:r w:rsidR="37874234">
            <w:t xml:space="preserve"> </w:t>
          </w:r>
        </w:sdtContent>
      </w:sdt>
      <w:bookmarkEnd w:id="107"/>
    </w:p>
    <w:tbl>
      <w:tblPr>
        <w:tblStyle w:val="MWTableGrid"/>
        <w:tblW w:w="5000" w:type="pct"/>
        <w:tblLook w:val="04A0" w:firstRow="1" w:lastRow="0" w:firstColumn="1" w:lastColumn="0" w:noHBand="0" w:noVBand="1"/>
        <w:tblDescription w:val="Document version history."/>
      </w:tblPr>
      <w:tblGrid>
        <w:gridCol w:w="1207"/>
        <w:gridCol w:w="2499"/>
        <w:gridCol w:w="1250"/>
        <w:gridCol w:w="4672"/>
      </w:tblGrid>
      <w:tr w:rsidR="00FE3D6F" w:rsidRPr="00DB352E" w14:paraId="205151D0" w14:textId="77777777" w:rsidTr="00F548D8">
        <w:trPr>
          <w:cnfStyle w:val="100000000000" w:firstRow="1" w:lastRow="0" w:firstColumn="0" w:lastColumn="0" w:oddVBand="0" w:evenVBand="0" w:oddHBand="0" w:evenHBand="0" w:firstRowFirstColumn="0" w:firstRowLastColumn="0" w:lastRowFirstColumn="0" w:lastRowLastColumn="0"/>
          <w:trHeight w:val="384"/>
        </w:trPr>
        <w:tc>
          <w:tcPr>
            <w:tcW w:w="627" w:type="pct"/>
          </w:tcPr>
          <w:p w14:paraId="3A5BCBC4" w14:textId="77777777" w:rsidR="00190149" w:rsidRPr="00A15B2E" w:rsidRDefault="00190149" w:rsidP="00FE3D6F">
            <w:pPr>
              <w:pStyle w:val="TableHeading"/>
              <w:rPr>
                <w:b w:val="0"/>
              </w:rPr>
            </w:pPr>
            <w:bookmarkStart w:id="109" w:name="_VersionTableMarker"/>
            <w:bookmarkEnd w:id="109"/>
            <w:r w:rsidRPr="00A15B2E">
              <w:rPr>
                <w:b w:val="0"/>
              </w:rPr>
              <w:t>Date</w:t>
            </w:r>
          </w:p>
        </w:tc>
        <w:tc>
          <w:tcPr>
            <w:tcW w:w="1298" w:type="pct"/>
          </w:tcPr>
          <w:p w14:paraId="4B731CA8" w14:textId="6149186B" w:rsidR="00190149" w:rsidRPr="00A15B2E" w:rsidRDefault="00190149" w:rsidP="00FE3D6F">
            <w:pPr>
              <w:pStyle w:val="TableHeading"/>
              <w:rPr>
                <w:b w:val="0"/>
              </w:rPr>
            </w:pPr>
            <w:r w:rsidRPr="00A15B2E">
              <w:rPr>
                <w:b w:val="0"/>
              </w:rPr>
              <w:t>Reviewed/Actioned By</w:t>
            </w:r>
          </w:p>
        </w:tc>
        <w:tc>
          <w:tcPr>
            <w:tcW w:w="649" w:type="pct"/>
          </w:tcPr>
          <w:p w14:paraId="1A1F3A84" w14:textId="77777777" w:rsidR="00190149" w:rsidRPr="00A15B2E" w:rsidRDefault="00190149" w:rsidP="00FE3D6F">
            <w:pPr>
              <w:pStyle w:val="TableHeading"/>
              <w:rPr>
                <w:b w:val="0"/>
              </w:rPr>
            </w:pPr>
            <w:r w:rsidRPr="00A15B2E">
              <w:rPr>
                <w:b w:val="0"/>
              </w:rPr>
              <w:t>Version</w:t>
            </w:r>
          </w:p>
        </w:tc>
        <w:tc>
          <w:tcPr>
            <w:tcW w:w="2426" w:type="pct"/>
          </w:tcPr>
          <w:p w14:paraId="3B14997E" w14:textId="77777777" w:rsidR="00190149" w:rsidRPr="00A15B2E" w:rsidRDefault="00190149" w:rsidP="00FE3D6F">
            <w:pPr>
              <w:pStyle w:val="TableHeading"/>
              <w:rPr>
                <w:b w:val="0"/>
              </w:rPr>
            </w:pPr>
            <w:r w:rsidRPr="00A15B2E">
              <w:rPr>
                <w:b w:val="0"/>
              </w:rPr>
              <w:t>Action</w:t>
            </w:r>
          </w:p>
        </w:tc>
      </w:tr>
      <w:tr w:rsidR="00DF66FE" w:rsidRPr="00DB352E" w14:paraId="7501404E" w14:textId="77777777" w:rsidTr="00F548D8">
        <w:trPr>
          <w:trHeight w:val="405"/>
        </w:trPr>
        <w:tc>
          <w:tcPr>
            <w:tcW w:w="627" w:type="pct"/>
          </w:tcPr>
          <w:p w14:paraId="1A315D4C" w14:textId="513DE447" w:rsidR="00DF66FE" w:rsidRDefault="00DF66FE" w:rsidP="006B7AE8">
            <w:pPr>
              <w:pStyle w:val="TableCompacted"/>
            </w:pPr>
            <w:r>
              <w:t>January 2026</w:t>
            </w:r>
          </w:p>
        </w:tc>
        <w:tc>
          <w:tcPr>
            <w:tcW w:w="1298" w:type="pct"/>
          </w:tcPr>
          <w:p w14:paraId="72D4F955" w14:textId="399C0A52" w:rsidR="00DF66FE" w:rsidRDefault="00DF66FE" w:rsidP="006B7AE8">
            <w:pPr>
              <w:pStyle w:val="TableCompacted"/>
            </w:pPr>
            <w:r>
              <w:t>Floyd Reyes</w:t>
            </w:r>
            <w:r>
              <w:br/>
              <w:t>Azure DevOps Engineer</w:t>
            </w:r>
          </w:p>
        </w:tc>
        <w:tc>
          <w:tcPr>
            <w:tcW w:w="649" w:type="pct"/>
          </w:tcPr>
          <w:p w14:paraId="6F6E3214" w14:textId="4B3BB3EF" w:rsidR="00DF66FE" w:rsidRDefault="00DF66FE" w:rsidP="006B7AE8">
            <w:pPr>
              <w:pStyle w:val="TableCompacted"/>
            </w:pPr>
            <w:r>
              <w:t>2</w:t>
            </w:r>
          </w:p>
        </w:tc>
        <w:tc>
          <w:tcPr>
            <w:tcW w:w="2426" w:type="pct"/>
          </w:tcPr>
          <w:p w14:paraId="7184215F" w14:textId="07BDBFF2" w:rsidR="00DF66FE" w:rsidRDefault="00DF66FE" w:rsidP="006B7AE8">
            <w:pPr>
              <w:pStyle w:val="TableCompacted"/>
            </w:pPr>
            <w:r>
              <w:t>Added applications consuming AIS services.</w:t>
            </w:r>
          </w:p>
        </w:tc>
      </w:tr>
      <w:tr w:rsidR="004A2E16" w:rsidRPr="00DB352E" w14:paraId="6D52A604" w14:textId="77777777" w:rsidTr="00F548D8">
        <w:trPr>
          <w:cnfStyle w:val="000000010000" w:firstRow="0" w:lastRow="0" w:firstColumn="0" w:lastColumn="0" w:oddVBand="0" w:evenVBand="0" w:oddHBand="0" w:evenHBand="1" w:firstRowFirstColumn="0" w:firstRowLastColumn="0" w:lastRowFirstColumn="0" w:lastRowLastColumn="0"/>
          <w:trHeight w:val="405"/>
        </w:trPr>
        <w:tc>
          <w:tcPr>
            <w:tcW w:w="627" w:type="pct"/>
          </w:tcPr>
          <w:p w14:paraId="66056BB6" w14:textId="2719A737" w:rsidR="004A2E16" w:rsidRDefault="00F67C13" w:rsidP="006B7AE8">
            <w:pPr>
              <w:pStyle w:val="TableCompacted"/>
            </w:pPr>
            <w:r>
              <w:t>June 2024</w:t>
            </w:r>
          </w:p>
        </w:tc>
        <w:tc>
          <w:tcPr>
            <w:tcW w:w="1298" w:type="pct"/>
          </w:tcPr>
          <w:p w14:paraId="7902138F" w14:textId="5DDC2009" w:rsidR="009C6D65" w:rsidRDefault="009C6D65" w:rsidP="006B7AE8">
            <w:pPr>
              <w:pStyle w:val="TableCompacted"/>
            </w:pPr>
            <w:r>
              <w:t>Cloud Services and Hosting Lead</w:t>
            </w:r>
          </w:p>
        </w:tc>
        <w:tc>
          <w:tcPr>
            <w:tcW w:w="649" w:type="pct"/>
          </w:tcPr>
          <w:p w14:paraId="5FB54B1C" w14:textId="472D518B" w:rsidR="004A2E16" w:rsidRDefault="00D07D73" w:rsidP="006B7AE8">
            <w:pPr>
              <w:pStyle w:val="TableCompacted"/>
            </w:pPr>
            <w:r>
              <w:t>1</w:t>
            </w:r>
          </w:p>
        </w:tc>
        <w:tc>
          <w:tcPr>
            <w:tcW w:w="2426" w:type="pct"/>
          </w:tcPr>
          <w:p w14:paraId="490F5C3F" w14:textId="121A8998" w:rsidR="004A2E16" w:rsidRDefault="00D07D73" w:rsidP="006B7AE8">
            <w:pPr>
              <w:pStyle w:val="TableCompacted"/>
            </w:pPr>
            <w:r>
              <w:t>Initial document created and reviewed</w:t>
            </w:r>
            <w:r w:rsidR="00F80017">
              <w:t>. U</w:t>
            </w:r>
            <w:r w:rsidR="009C6D65">
              <w:t>pdate / Remove non-applicable wordings</w:t>
            </w:r>
            <w:r w:rsidR="00F80017">
              <w:t>. Endorsed.</w:t>
            </w:r>
          </w:p>
        </w:tc>
      </w:tr>
    </w:tbl>
    <w:p w14:paraId="4386DFA4" w14:textId="77777777" w:rsidR="00A77F6B" w:rsidRDefault="00A77F6B" w:rsidP="004A2E16"/>
    <w:sectPr w:rsidR="00A77F6B" w:rsidSect="00464B1B">
      <w:pgSz w:w="11906" w:h="16838" w:code="9"/>
      <w:pgMar w:top="1134" w:right="1134" w:bottom="1134" w:left="1134"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A7548" w14:textId="77777777" w:rsidR="00745DCD" w:rsidRDefault="00745DCD" w:rsidP="00256624">
      <w:r>
        <w:separator/>
      </w:r>
    </w:p>
    <w:p w14:paraId="55D201DA" w14:textId="77777777" w:rsidR="00745DCD" w:rsidRDefault="00745DCD"/>
  </w:endnote>
  <w:endnote w:type="continuationSeparator" w:id="0">
    <w:p w14:paraId="6B64DD5E" w14:textId="77777777" w:rsidR="00745DCD" w:rsidRDefault="00745DCD" w:rsidP="00256624">
      <w:r>
        <w:continuationSeparator/>
      </w:r>
    </w:p>
    <w:p w14:paraId="178D3D7C" w14:textId="77777777" w:rsidR="00745DCD" w:rsidRDefault="00745DCD"/>
  </w:endnote>
  <w:endnote w:type="continuationNotice" w:id="1">
    <w:p w14:paraId="650FC5D4" w14:textId="77777777" w:rsidR="00745DCD" w:rsidRDefault="00745DC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ircular Std Book">
    <w:panose1 w:val="00000000000000000000"/>
    <w:charset w:val="00"/>
    <w:family w:val="swiss"/>
    <w:notTrueType/>
    <w:pitch w:val="variable"/>
    <w:sig w:usb0="8000002F" w:usb1="5000E47B" w:usb2="00000008"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1EBB" w14:textId="77777777" w:rsidR="00F67C13" w:rsidRDefault="00F67C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B2A7" w14:textId="77777777" w:rsidR="00083017" w:rsidRDefault="00083017" w:rsidP="001D1DD7">
    <w:pPr>
      <w:pStyle w:val="FooterLine"/>
    </w:pPr>
  </w:p>
  <w:p w14:paraId="35EE84E3" w14:textId="0EA0EF77" w:rsidR="00083017" w:rsidRDefault="00083017" w:rsidP="001D1DD7">
    <w:pPr>
      <w:pStyle w:val="FooterRight"/>
      <w:framePr w:wrap="around"/>
    </w:pPr>
    <w:r>
      <w:t xml:space="preserve">Doc ID: </w:t>
    </w:r>
    <w:sdt>
      <w:sdtPr>
        <w:alias w:val="DocID"/>
        <w:id w:val="-1153447383"/>
        <w:lock w:val="sdtContentLocked"/>
        <w:placeholder>
          <w:docPart w:val="74F69A8410F048ADB832114ED24C1D9B"/>
        </w:placeholder>
      </w:sdtPr>
      <w:sdtContent>
        <w:fldSimple w:instr="DOCPROPERTY  DocID  \* MERGEFORMAT">
          <w:r w:rsidR="00B60645">
            <w:t>InfloDocID</w:t>
          </w:r>
        </w:fldSimple>
      </w:sdtContent>
    </w:sdt>
  </w:p>
  <w:p w14:paraId="1A6CD89A" w14:textId="3E7C5147" w:rsidR="00083017" w:rsidRDefault="00083017" w:rsidP="001D1DD7">
    <w:pPr>
      <w:pStyle w:val="FooterRight"/>
      <w:framePr w:wrap="around"/>
    </w:pPr>
    <w:r>
      <w:t xml:space="preserve">Page </w:t>
    </w:r>
    <w:r>
      <w:fldChar w:fldCharType="begin"/>
    </w:r>
    <w:r>
      <w:instrText xml:space="preserve"> PAGE \* MERGEFORMAT </w:instrText>
    </w:r>
    <w:r>
      <w:fldChar w:fldCharType="separate"/>
    </w:r>
    <w:r w:rsidR="007D6E94">
      <w:t>9</w:t>
    </w:r>
    <w:r>
      <w:fldChar w:fldCharType="end"/>
    </w:r>
    <w:r>
      <w:t xml:space="preserve"> of </w:t>
    </w:r>
    <w:fldSimple w:instr="NUMPAGES \* MERGEFORMAT">
      <w:r w:rsidR="007D6E94">
        <w:t>9</w:t>
      </w:r>
    </w:fldSimple>
  </w:p>
  <w:p w14:paraId="5CBE4125" w14:textId="04B19D65" w:rsidR="00083017" w:rsidRDefault="00083017" w:rsidP="001D1DD7">
    <w:pPr>
      <w:pStyle w:val="FooterRight"/>
      <w:framePr w:wrap="around"/>
    </w:pPr>
    <w:r>
      <w:t xml:space="preserve">Version: </w:t>
    </w:r>
    <w:sdt>
      <w:sdtPr>
        <w:alias w:val="Version"/>
        <w:id w:val="872356396"/>
        <w:lock w:val="sdtContentLocked"/>
        <w:placeholder>
          <w:docPart w:val="74F69A8410F048ADB832114ED24C1D9B"/>
        </w:placeholder>
      </w:sdtPr>
      <w:sdtContent>
        <w:r>
          <w:fldChar w:fldCharType="begin"/>
        </w:r>
        <w:r>
          <w:instrText xml:space="preserve"> IF  </w:instrText>
        </w:r>
        <w:fldSimple w:instr="DocVariable Version  \* MERGEFORMAT">
          <w:r w:rsidR="00B60645">
            <w:instrText>2</w:instrText>
          </w:r>
        </w:fldSimple>
        <w:r>
          <w:instrText xml:space="preserve"> &lt;&gt; "Error*" </w:instrText>
        </w:r>
        <w:fldSimple w:instr="DocVariable Version  \* MERGEFORMAT">
          <w:r w:rsidR="00B60645">
            <w:instrText>2</w:instrText>
          </w:r>
        </w:fldSimple>
        <w:r>
          <w:fldChar w:fldCharType="separate"/>
        </w:r>
        <w:r w:rsidR="00B60645">
          <w:t>2</w:t>
        </w:r>
        <w:r>
          <w:fldChar w:fldCharType="end"/>
        </w:r>
      </w:sdtContent>
    </w:sdt>
  </w:p>
  <w:p w14:paraId="09D600EF" w14:textId="31A3B80A" w:rsidR="00083017" w:rsidRDefault="00083017" w:rsidP="001D1DD7">
    <w:pPr>
      <w:pStyle w:val="FooterRight"/>
      <w:framePr w:wrap="around"/>
    </w:pPr>
    <w:r>
      <w:t xml:space="preserve">Date: </w:t>
    </w:r>
    <w:sdt>
      <w:sdtPr>
        <w:alias w:val="Date"/>
        <w:id w:val="-47539458"/>
        <w:lock w:val="sdtContentLocked"/>
        <w:placeholder>
          <w:docPart w:val="74F69A8410F048ADB832114ED24C1D9B"/>
        </w:placeholder>
      </w:sdtPr>
      <w:sdtContent>
        <w:r>
          <w:fldChar w:fldCharType="begin"/>
        </w:r>
        <w:r>
          <w:instrText xml:space="preserve"> IF  </w:instrText>
        </w:r>
        <w:fldSimple w:instr="DocVariable DateShort  \* MERGEFORMAT">
          <w:r w:rsidR="00B60645">
            <w:instrText>01/2026</w:instrText>
          </w:r>
        </w:fldSimple>
        <w:r>
          <w:instrText xml:space="preserve"> &lt;&gt; "Error*" </w:instrText>
        </w:r>
        <w:fldSimple w:instr="DocVariable DateShort  \* MERGEFORMAT">
          <w:r w:rsidR="00B60645">
            <w:instrText>01/2026</w:instrText>
          </w:r>
        </w:fldSimple>
        <w:r>
          <w:fldChar w:fldCharType="separate"/>
        </w:r>
        <w:r w:rsidR="00B60645">
          <w:t>01/2026</w:t>
        </w:r>
        <w:r>
          <w:fldChar w:fldCharType="end"/>
        </w:r>
      </w:sdtContent>
    </w:sdt>
  </w:p>
  <w:p w14:paraId="71EE9827" w14:textId="1B3F03B2" w:rsidR="00083017" w:rsidRDefault="00083017" w:rsidP="001D1DD7">
    <w:pPr>
      <w:pStyle w:val="Footer"/>
    </w:pPr>
    <w:r>
      <w:t xml:space="preserve">Doc Name: </w:t>
    </w:r>
    <w:sdt>
      <w:sdtPr>
        <w:alias w:val="DocName"/>
        <w:id w:val="852697367"/>
        <w:lock w:val="sdtContentLocked"/>
        <w:placeholder>
          <w:docPart w:val="74F69A8410F048ADB832114ED24C1D9B"/>
        </w:placeholder>
      </w:sdtPr>
      <w:sdtContent>
        <w:fldSimple w:instr="DOCPROPERTY  DocName  \* MERGEFORMAT">
          <w:r w:rsidR="00B60645">
            <w:t>IT PLA ITDR Plan Template</w:t>
          </w:r>
        </w:fldSimple>
      </w:sdtContent>
    </w:sdt>
  </w:p>
  <w:p w14:paraId="69500D5F" w14:textId="7ADDF61D" w:rsidR="00083017" w:rsidRDefault="00083017" w:rsidP="001D1DD7">
    <w:pPr>
      <w:pStyle w:val="Footer"/>
    </w:pPr>
    <w:r>
      <w:t xml:space="preserve">Author: </w:t>
    </w:r>
    <w:sdt>
      <w:sdtPr>
        <w:alias w:val="Author"/>
        <w:id w:val="-1679575043"/>
        <w:lock w:val="sdtContentLocked"/>
        <w:placeholder>
          <w:docPart w:val="74F69A8410F048ADB832114ED24C1D9B"/>
        </w:placeholder>
      </w:sdtPr>
      <w:sdtContent>
        <w:r>
          <w:fldChar w:fldCharType="begin"/>
        </w:r>
        <w:r>
          <w:instrText xml:space="preserve"> IF  </w:instrText>
        </w:r>
        <w:fldSimple w:instr="DocVariable Author  \* MERGEFORMAT">
          <w:r w:rsidR="00B60645">
            <w:instrText xml:space="preserve">Disaster Recovery &amp; Business Continuity Lead, Information Technology </w:instrText>
          </w:r>
        </w:fldSimple>
        <w:r>
          <w:instrText xml:space="preserve"> &lt;&gt; "Error*" </w:instrText>
        </w:r>
        <w:fldSimple w:instr="DocVariable Author  \* MERGEFORMAT">
          <w:r w:rsidR="00B60645">
            <w:instrText xml:space="preserve">Disaster Recovery &amp; Business Continuity Lead, Information Technology </w:instrText>
          </w:r>
        </w:fldSimple>
        <w:r>
          <w:fldChar w:fldCharType="separate"/>
        </w:r>
        <w:r w:rsidR="00B60645">
          <w:t xml:space="preserve">Disaster Recovery &amp; Business Continuity Lead, Information Technology </w:t>
        </w:r>
        <w:r>
          <w:fldChar w:fldCharType="end"/>
        </w:r>
      </w:sdtContent>
    </w:sdt>
  </w:p>
  <w:p w14:paraId="3F1DE36F" w14:textId="429F00ED" w:rsidR="00083017" w:rsidRDefault="00083017" w:rsidP="001D1DD7">
    <w:pPr>
      <w:pStyle w:val="Footer"/>
    </w:pPr>
    <w:r>
      <w:t xml:space="preserve">Approver: </w:t>
    </w:r>
    <w:sdt>
      <w:sdtPr>
        <w:alias w:val="Approver"/>
        <w:id w:val="-174351012"/>
        <w:lock w:val="sdtContentLocked"/>
        <w:placeholder>
          <w:docPart w:val="74F69A8410F048ADB832114ED24C1D9B"/>
        </w:placeholder>
      </w:sdtPr>
      <w:sdtContent>
        <w:r>
          <w:fldChar w:fldCharType="begin"/>
        </w:r>
        <w:r>
          <w:instrText xml:space="preserve"> IF  </w:instrText>
        </w:r>
        <w:fldSimple w:instr="DocVariable Approver  \* MERGEFORMAT">
          <w:r w:rsidR="00B60645">
            <w:instrText xml:space="preserve">Manager Operations, Information Technology </w:instrText>
          </w:r>
        </w:fldSimple>
        <w:r>
          <w:instrText xml:space="preserve"> &lt;&gt; "Error*" </w:instrText>
        </w:r>
        <w:fldSimple w:instr="DocVariable Approver  \* MERGEFORMAT">
          <w:r w:rsidR="00B60645">
            <w:instrText xml:space="preserve">Manager Operations, Information Technology </w:instrText>
          </w:r>
        </w:fldSimple>
        <w:r>
          <w:fldChar w:fldCharType="separate"/>
        </w:r>
        <w:r w:rsidR="00B60645">
          <w:t xml:space="preserve">Manager Operations, Information Technology </w:t>
        </w:r>
        <w:r>
          <w:fldChar w:fldCharType="end"/>
        </w:r>
      </w:sdtContent>
    </w:sdt>
  </w:p>
  <w:p w14:paraId="78AADEB4" w14:textId="5B1B2713" w:rsidR="00083017" w:rsidRPr="008749F0" w:rsidRDefault="00000000" w:rsidP="00F460BA">
    <w:pPr>
      <w:pStyle w:val="FooterRed"/>
      <w:framePr w:wrap="around"/>
    </w:pPr>
    <w:sdt>
      <w:sdtPr>
        <w:alias w:val="Sensitivity"/>
        <w:id w:val="-1405670809"/>
        <w:lock w:val="contentLocked"/>
      </w:sdtPr>
      <w:sdtContent>
        <w:r w:rsidR="00083017">
          <w:fldChar w:fldCharType="begin"/>
        </w:r>
        <w:r w:rsidR="00083017">
          <w:instrText xml:space="preserve"> IF  </w:instrText>
        </w:r>
        <w:r>
          <w:fldChar w:fldCharType="begin"/>
        </w:r>
        <w:r>
          <w:instrText>DocVariable Sensitivity \* MERGEFORMAT</w:instrText>
        </w:r>
        <w:r>
          <w:fldChar w:fldCharType="separate"/>
        </w:r>
        <w:r w:rsidR="00B60645">
          <w:rPr>
            <w:b w:val="0"/>
            <w:bCs/>
            <w:lang w:val="en-US"/>
          </w:rPr>
          <w:instrText>Error! No document variable supplied.</w:instrText>
        </w:r>
        <w:r>
          <w:fldChar w:fldCharType="end"/>
        </w:r>
        <w:r w:rsidR="00083017">
          <w:instrText xml:space="preserve"> &lt;&gt; "Error*" </w:instrText>
        </w:r>
        <w:fldSimple w:instr="DocVariable Sensitivity  \* MERGEFORMAT">
          <w:r w:rsidR="00613735">
            <w:instrText>OFFICIAL</w:instrText>
          </w:r>
        </w:fldSimple>
        <w:r w:rsidR="00083017">
          <w:fldChar w:fldCharType="end"/>
        </w:r>
      </w:sdtContent>
    </w:sdt>
  </w:p>
  <w:sdt>
    <w:sdtPr>
      <w:rPr>
        <w:rStyle w:val="FooterBold"/>
      </w:rPr>
      <w:alias w:val="Controlled"/>
      <w:id w:val="1454062948"/>
      <w:lock w:val="sdtContentLocked"/>
      <w:placeholder>
        <w:docPart w:val="74F69A8410F048ADB832114ED24C1D9B"/>
      </w:placeholder>
    </w:sdtPr>
    <w:sdtContent>
      <w:p w14:paraId="4E2EA73C" w14:textId="77777777" w:rsidR="00083017" w:rsidRPr="001D1DD7" w:rsidRDefault="00083017" w:rsidP="001D1DD7">
        <w:pPr>
          <w:pStyle w:val="Footer"/>
        </w:pPr>
        <w:r>
          <w:rPr>
            <w:rStyle w:val="FooterBold"/>
          </w:rPr>
          <w:t>Document uncontrolled if printed</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Placeholder"/>
      <w:tblW w:w="0" w:type="auto"/>
      <w:tblBorders>
        <w:top w:val="single" w:sz="4" w:space="0" w:color="00428B" w:themeColor="text2"/>
      </w:tblBorders>
      <w:tblLayout w:type="fixed"/>
      <w:tblCellMar>
        <w:top w:w="113" w:type="dxa"/>
      </w:tblCellMar>
      <w:tblLook w:val="04A0" w:firstRow="1" w:lastRow="0" w:firstColumn="1" w:lastColumn="0" w:noHBand="0" w:noVBand="1"/>
      <w:tblCaption w:val="Table place holding logos and company statement."/>
      <w:tblDescription w:val="Table place holding logos and company statement."/>
    </w:tblPr>
    <w:tblGrid>
      <w:gridCol w:w="1560"/>
      <w:gridCol w:w="5811"/>
      <w:gridCol w:w="2267"/>
    </w:tblGrid>
    <w:tr w:rsidR="00083017" w14:paraId="5BD14B48" w14:textId="77777777" w:rsidTr="00694DFC">
      <w:trPr>
        <w:cantSplit/>
        <w:tblHeader/>
      </w:trPr>
      <w:tc>
        <w:tcPr>
          <w:tcW w:w="1560" w:type="dxa"/>
        </w:tcPr>
        <w:p w14:paraId="2E56D330" w14:textId="77777777" w:rsidR="00083017" w:rsidRPr="00C07135" w:rsidRDefault="00083017" w:rsidP="00673FD1">
          <w:pPr>
            <w:pStyle w:val="FooterMW"/>
          </w:pPr>
          <w:r w:rsidRPr="00C07135">
            <w:rPr>
              <w:lang w:eastAsia="en-AU"/>
            </w:rPr>
            <w:drawing>
              <wp:inline distT="0" distB="0" distL="0" distR="0" wp14:anchorId="2826BA86" wp14:editId="70CE61A5">
                <wp:extent cx="762635" cy="427990"/>
                <wp:effectExtent l="0" t="0" r="0" b="0"/>
                <wp:docPr id="6" name="Picture 6"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ori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635" cy="427990"/>
                        </a:xfrm>
                        <a:prstGeom prst="rect">
                          <a:avLst/>
                        </a:prstGeom>
                        <a:extLst>
                          <a:ext uri="{FAA26D3D-D897-4be2-8F04-BA451C77F1D7}">
                            <ma14:placeholderFlag xmlns:a14="http://schemas.microsoft.com/office/drawing/2010/main"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tc>
      <w:tc>
        <w:tcPr>
          <w:tcW w:w="5811" w:type="dxa"/>
        </w:tcPr>
        <w:p w14:paraId="53F09F52" w14:textId="77777777" w:rsidR="00083017" w:rsidRPr="00C07135" w:rsidRDefault="00083017" w:rsidP="00673FD1">
          <w:pPr>
            <w:pStyle w:val="FooterMW"/>
          </w:pPr>
          <w:r w:rsidRPr="004C0DD8">
            <w:t>Melbourne Water makes a vital contribution to the famous Melbourne lifestyle through the supply of high-quality water, reliable sewerage services, integrated drainage and flood management services and by enhancing our waterways and land for greater community use.</w:t>
          </w:r>
        </w:p>
      </w:tc>
      <w:tc>
        <w:tcPr>
          <w:tcW w:w="2267" w:type="dxa"/>
        </w:tcPr>
        <w:p w14:paraId="511CE02F" w14:textId="77777777" w:rsidR="00083017" w:rsidRPr="00C07135" w:rsidRDefault="00083017" w:rsidP="00673FD1">
          <w:pPr>
            <w:pStyle w:val="FooterMW"/>
            <w:jc w:val="right"/>
          </w:pPr>
          <w:r w:rsidRPr="00C07135">
            <w:rPr>
              <w:lang w:eastAsia="en-AU"/>
            </w:rPr>
            <w:drawing>
              <wp:inline distT="0" distB="0" distL="0" distR="0" wp14:anchorId="3884F545" wp14:editId="5FC23B7F">
                <wp:extent cx="1247775" cy="424180"/>
                <wp:effectExtent l="0" t="0" r="9525" b="0"/>
                <wp:docPr id="26" name="Picture 26" descr="Melbourn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rotWithShape="1">
                        <a:blip r:embed="rId2" cstate="print">
                          <a:extLst>
                            <a:ext uri="{28A0092B-C50C-407E-A947-70E740481C1C}">
                              <a14:useLocalDpi xmlns:a14="http://schemas.microsoft.com/office/drawing/2010/main" val="0"/>
                            </a:ext>
                          </a:extLst>
                        </a:blip>
                        <a:srcRect r="36979"/>
                        <a:stretch/>
                      </pic:blipFill>
                      <pic:spPr bwMode="auto">
                        <a:xfrm>
                          <a:off x="0" y="0"/>
                          <a:ext cx="1247775" cy="4241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41EBB1" w14:textId="49C0CCC7" w:rsidR="00083017" w:rsidRDefault="00083017" w:rsidP="00673FD1">
    <w:pPr>
      <w:pStyle w:val="Footer"/>
    </w:pPr>
    <w:r>
      <w:fldChar w:fldCharType="begin"/>
    </w:r>
    <w:r>
      <w:instrText xml:space="preserve"> IF </w:instrText>
    </w:r>
    <w:r>
      <w:fldChar w:fldCharType="begin"/>
    </w:r>
    <w:r>
      <w:instrText xml:space="preserve"> DOCVARIABLE Status </w:instrText>
    </w:r>
    <w:r>
      <w:fldChar w:fldCharType="separate"/>
    </w:r>
    <w:r w:rsidR="00B60645">
      <w:instrText>DRAFT</w:instrText>
    </w:r>
    <w:r>
      <w:fldChar w:fldCharType="end"/>
    </w:r>
    <w:r>
      <w:instrText xml:space="preserve"> &lt;&gt; "Error*" "</w:instrText>
    </w:r>
    <w:r>
      <w:fldChar w:fldCharType="begin"/>
    </w:r>
    <w:r>
      <w:instrText xml:space="preserve"> DOCVARIABLE Status </w:instrText>
    </w:r>
    <w:r>
      <w:fldChar w:fldCharType="separate"/>
    </w:r>
    <w:r w:rsidR="00B60645">
      <w:instrText>DRAFT</w:instrText>
    </w:r>
    <w:r>
      <w:fldChar w:fldCharType="end"/>
    </w:r>
    <w:r>
      <w:instrText xml:space="preserve">" "" </w:instrText>
    </w:r>
    <w:r>
      <w:fldChar w:fldCharType="separate"/>
    </w:r>
    <w:r w:rsidR="00B60645">
      <w:t>DRAFT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F367" w14:textId="77777777" w:rsidR="00745DCD" w:rsidRDefault="00745DCD" w:rsidP="00256624">
      <w:r>
        <w:separator/>
      </w:r>
    </w:p>
    <w:p w14:paraId="2DD990EF" w14:textId="77777777" w:rsidR="00745DCD" w:rsidRDefault="00745DCD"/>
  </w:footnote>
  <w:footnote w:type="continuationSeparator" w:id="0">
    <w:p w14:paraId="40DF43B6" w14:textId="77777777" w:rsidR="00745DCD" w:rsidRDefault="00745DCD" w:rsidP="00256624">
      <w:r>
        <w:continuationSeparator/>
      </w:r>
    </w:p>
    <w:p w14:paraId="50356EB7" w14:textId="77777777" w:rsidR="00745DCD" w:rsidRDefault="00745DCD"/>
  </w:footnote>
  <w:footnote w:type="continuationNotice" w:id="1">
    <w:p w14:paraId="702B5443" w14:textId="77777777" w:rsidR="00745DCD" w:rsidRDefault="00745DC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74D0" w14:textId="7C32816C" w:rsidR="00083017" w:rsidRDefault="007977C5">
    <w:pPr>
      <w:pStyle w:val="Header"/>
    </w:pPr>
    <w:r>
      <w:rPr>
        <w:noProof/>
        <w:lang w:eastAsia="en-AU"/>
      </w:rPr>
      <mc:AlternateContent>
        <mc:Choice Requires="wps">
          <w:drawing>
            <wp:anchor distT="0" distB="0" distL="0" distR="0" simplePos="0" relativeHeight="251658246" behindDoc="0" locked="0" layoutInCell="1" allowOverlap="1" wp14:anchorId="389BF5BC" wp14:editId="2465DD76">
              <wp:simplePos x="635" y="635"/>
              <wp:positionH relativeFrom="page">
                <wp:align>center</wp:align>
              </wp:positionH>
              <wp:positionV relativeFrom="page">
                <wp:align>top</wp:align>
              </wp:positionV>
              <wp:extent cx="1115695" cy="355600"/>
              <wp:effectExtent l="0" t="0" r="8255" b="6350"/>
              <wp:wrapNone/>
              <wp:docPr id="637587109" name="Text Box 11"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6FC1ABF0" w14:textId="73EE0C59" w:rsidR="007977C5" w:rsidRPr="007977C5" w:rsidRDefault="007977C5" w:rsidP="007977C5">
                          <w:pPr>
                            <w:rPr>
                              <w:rFonts w:ascii="Calibri" w:eastAsia="Calibri" w:hAnsi="Calibri" w:cs="Calibri"/>
                              <w:noProof/>
                              <w:color w:val="FF0000"/>
                            </w:rPr>
                          </w:pPr>
                          <w:r w:rsidRPr="007977C5">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9BF5BC" id="_x0000_t202" coordsize="21600,21600" o:spt="202" path="m,l,21600r21600,l21600,xe">
              <v:stroke joinstyle="miter"/>
              <v:path gradientshapeok="t" o:connecttype="rect"/>
            </v:shapetype>
            <v:shape id="Text Box 11" o:spid="_x0000_s1026" type="#_x0000_t202" alt="Confidential - NCS AU" style="position:absolute;margin-left:0;margin-top:0;width:87.85pt;height:28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" filled="f" stroked="f">
              <v:textbox style="mso-fit-shape-to-text:t" inset="0,15pt,0,0">
                <w:txbxContent>
                  <w:p w14:paraId="6FC1ABF0" w14:textId="73EE0C59" w:rsidR="007977C5" w:rsidRPr="007977C5" w:rsidRDefault="007977C5" w:rsidP="007977C5">
                    <w:pPr>
                      <w:rPr>
                        <w:rFonts w:ascii="Calibri" w:eastAsia="Calibri" w:hAnsi="Calibri" w:cs="Calibri"/>
                        <w:noProof/>
                        <w:color w:val="FF0000"/>
                      </w:rPr>
                    </w:pPr>
                    <w:r w:rsidRPr="007977C5">
                      <w:rPr>
                        <w:rFonts w:ascii="Calibri" w:eastAsia="Calibri" w:hAnsi="Calibri" w:cs="Calibri"/>
                        <w:noProof/>
                        <w:color w:val="FF0000"/>
                      </w:rPr>
                      <w:t>Confidential - NCS AU</w:t>
                    </w:r>
                  </w:p>
                </w:txbxContent>
              </v:textbox>
              <w10:wrap anchorx="page" anchory="page"/>
            </v:shape>
          </w:pict>
        </mc:Fallback>
      </mc:AlternateContent>
    </w:r>
    <w:r w:rsidR="00083017">
      <w:rPr>
        <w:noProof/>
        <w:lang w:eastAsia="en-AU"/>
      </w:rPr>
      <mc:AlternateContent>
        <mc:Choice Requires="wps">
          <w:drawing>
            <wp:anchor distT="0" distB="0" distL="114300" distR="114300" simplePos="0" relativeHeight="251658242" behindDoc="1" locked="0" layoutInCell="0" allowOverlap="1" wp14:anchorId="6E18DB81" wp14:editId="4AA9C57F">
              <wp:simplePos x="0" y="0"/>
              <wp:positionH relativeFrom="page">
                <wp:align>center</wp:align>
              </wp:positionH>
              <wp:positionV relativeFrom="page">
                <wp:align>center</wp:align>
              </wp:positionV>
              <wp:extent cx="6471285" cy="2157095"/>
              <wp:effectExtent l="0" t="1876425" r="0" b="151955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285"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284EA1" w14:textId="77777777" w:rsidR="00083017" w:rsidRDefault="00083017" w:rsidP="00962847">
                          <w:pPr>
                            <w:jc w:val="center"/>
                            <w:rPr>
                              <w:sz w:val="24"/>
                              <w:szCs w:val="24"/>
                            </w:rPr>
                          </w:pPr>
                          <w:r>
                            <w:rPr>
                              <w:rFonts w:ascii="Verdana" w:eastAsia="Verdana" w:hAnsi="Verdana"/>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E18DB81" id="Text Box 5" o:spid="_x0000_s1027" type="#_x0000_t202" style="position:absolute;margin-left:0;margin-top:0;width:509.55pt;height:169.85pt;rotation:-45;z-index:-25165823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" o:allowincell="f" filled="f" stroked="f">
              <v:stroke joinstyle="round"/>
              <o:lock v:ext="edit" shapetype="t"/>
              <v:textbox style="mso-fit-shape-to-text:t">
                <w:txbxContent>
                  <w:p w14:paraId="36284EA1" w14:textId="77777777" w:rsidR="00083017" w:rsidRDefault="00083017" w:rsidP="00962847">
                    <w:pPr>
                      <w:jc w:val="center"/>
                      <w:rPr>
                        <w:sz w:val="24"/>
                        <w:szCs w:val="24"/>
                      </w:rPr>
                    </w:pPr>
                    <w:r>
                      <w:rPr>
                        <w:rFonts w:ascii="Verdana" w:eastAsia="Verdana" w:hAnsi="Verdana"/>
                        <w:color w:val="C0C0C0"/>
                        <w:sz w:val="72"/>
                        <w:szCs w:val="72"/>
                        <w14:textFill>
                          <w14:solidFill>
                            <w14:srgbClr w14:val="C0C0C0">
                              <w14:alpha w14:val="50000"/>
                            </w14:srgbClr>
                          </w14:solidFill>
                        </w14:textFill>
                      </w:rPr>
                      <w:t>DRAFT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6EE0" w14:textId="273FADB0" w:rsidR="00083017" w:rsidRDefault="007977C5" w:rsidP="001D1DD7">
    <w:pPr>
      <w:pStyle w:val="HeaderLogo"/>
      <w:framePr w:wrap="around"/>
    </w:pPr>
    <w:r>
      <mc:AlternateContent>
        <mc:Choice Requires="wps">
          <w:drawing>
            <wp:anchor distT="0" distB="0" distL="0" distR="0" simplePos="0" relativeHeight="251658247" behindDoc="0" locked="0" layoutInCell="1" allowOverlap="1" wp14:anchorId="50F705E3" wp14:editId="29751667">
              <wp:simplePos x="5581015" y="180975"/>
              <wp:positionH relativeFrom="page">
                <wp:align>center</wp:align>
              </wp:positionH>
              <wp:positionV relativeFrom="page">
                <wp:align>top</wp:align>
              </wp:positionV>
              <wp:extent cx="1115695" cy="355600"/>
              <wp:effectExtent l="0" t="0" r="8255" b="6350"/>
              <wp:wrapNone/>
              <wp:docPr id="977233227" name="Text Box 12"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086B2E9D" w14:textId="12E800B3" w:rsidR="007977C5" w:rsidRPr="007977C5" w:rsidRDefault="007977C5" w:rsidP="007977C5">
                          <w:pPr>
                            <w:rPr>
                              <w:rFonts w:ascii="Calibri" w:eastAsia="Calibri" w:hAnsi="Calibri" w:cs="Calibri"/>
                              <w:noProof/>
                              <w:color w:val="FF0000"/>
                            </w:rPr>
                          </w:pPr>
                          <w:r w:rsidRPr="007977C5">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F705E3" id="_x0000_t202" coordsize="21600,21600" o:spt="202" path="m,l,21600r21600,l21600,xe">
              <v:stroke joinstyle="miter"/>
              <v:path gradientshapeok="t" o:connecttype="rect"/>
            </v:shapetype>
            <v:shape id="Text Box 12" o:spid="_x0000_s1028" type="#_x0000_t202" alt="Confidential - NCS AU" style="position:absolute;margin-left:0;margin-top:0;width:87.85pt;height:28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" filled="f" stroked="f">
              <v:textbox style="mso-fit-shape-to-text:t" inset="0,15pt,0,0">
                <w:txbxContent>
                  <w:p w14:paraId="086B2E9D" w14:textId="12E800B3" w:rsidR="007977C5" w:rsidRPr="007977C5" w:rsidRDefault="007977C5" w:rsidP="007977C5">
                    <w:pPr>
                      <w:rPr>
                        <w:rFonts w:ascii="Calibri" w:eastAsia="Calibri" w:hAnsi="Calibri" w:cs="Calibri"/>
                        <w:noProof/>
                        <w:color w:val="FF0000"/>
                      </w:rPr>
                    </w:pPr>
                    <w:r w:rsidRPr="007977C5">
                      <w:rPr>
                        <w:rFonts w:ascii="Calibri" w:eastAsia="Calibri" w:hAnsi="Calibri" w:cs="Calibri"/>
                        <w:noProof/>
                        <w:color w:val="FF0000"/>
                      </w:rPr>
                      <w:t>Confidential - NCS AU</w:t>
                    </w:r>
                  </w:p>
                </w:txbxContent>
              </v:textbox>
              <w10:wrap anchorx="page" anchory="page"/>
            </v:shape>
          </w:pict>
        </mc:Fallback>
      </mc:AlternateContent>
    </w:r>
    <w:r w:rsidR="00083017" w:rsidRPr="00441DAC">
      <w:drawing>
        <wp:inline distT="0" distB="0" distL="0" distR="0" wp14:anchorId="5BD797C3" wp14:editId="78E5EFA0">
          <wp:extent cx="1980000" cy="424800"/>
          <wp:effectExtent l="0" t="0" r="0" b="0"/>
          <wp:docPr id="24" name="Picture 24" descr="Melbourne Water Enhancing Life and Liv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0000" cy="424800"/>
                  </a:xfrm>
                  <a:prstGeom prst="rect">
                    <a:avLst/>
                  </a:prstGeom>
                </pic:spPr>
              </pic:pic>
            </a:graphicData>
          </a:graphic>
        </wp:inline>
      </w:drawing>
    </w:r>
  </w:p>
  <w:sdt>
    <w:sdtPr>
      <w:alias w:val="Title"/>
      <w:id w:val="-532651687"/>
      <w:lock w:val="sdtLocked"/>
      <w:placeholder>
        <w:docPart w:val="74F69A8410F048ADB832114ED24C1D9B"/>
      </w:placeholder>
      <w:dataBinding w:xpath="/ns1:coreProperties[1]/ns0:title[1]" w:storeItemID="{6C3C8BC8-F283-45AE-878A-BAB7291924A1}"/>
      <w:text/>
    </w:sdtPr>
    <w:sdtContent>
      <w:p w14:paraId="34E06AF5" w14:textId="497CF54C" w:rsidR="00083017" w:rsidRDefault="00BC1F54" w:rsidP="001D1DD7">
        <w:pPr>
          <w:pStyle w:val="Headertitle"/>
        </w:pPr>
        <w:r>
          <w:t>IT DR Plan AIS Services</w:t>
        </w:r>
      </w:p>
    </w:sdtContent>
  </w:sdt>
  <w:sdt>
    <w:sdtPr>
      <w:alias w:val="Document Type"/>
      <w:tag w:val="Document Type"/>
      <w:id w:val="-276558829"/>
      <w:lock w:val="sdtLocked"/>
      <w:dataBinding w:xpath="/ns1:coreProperties[1]/ns1:category[1]" w:storeItemID="{6C3C8BC8-F283-45AE-878A-BAB7291924A1}"/>
      <w:dropDownList w:lastValue="Plan">
        <w:listItem w:displayText="Charter" w:value="Charter"/>
        <w:listItem w:displayText="Framework" w:value="Framework"/>
        <w:listItem w:displayText="Guideline" w:value="Guideline"/>
        <w:listItem w:displayText="Manual" w:value="Manual"/>
        <w:listItem w:displayText="Non Board Policy" w:value="Non Board Policy"/>
        <w:listItem w:displayText="Plan" w:value="Plan"/>
        <w:listItem w:displayText="Procedure" w:value="Procedure"/>
        <w:listItem w:displayText="Specification" w:value="Specification"/>
        <w:listItem w:displayText="Standard" w:value="Standard"/>
        <w:listItem w:displayText="Strategy" w:value="Strategy"/>
      </w:dropDownList>
    </w:sdtPr>
    <w:sdtContent>
      <w:p w14:paraId="2073FBEB" w14:textId="5FFF5C3E" w:rsidR="00083017" w:rsidRDefault="00B60645" w:rsidP="001D1DD7">
        <w:pPr>
          <w:pStyle w:val="Header"/>
        </w:pPr>
        <w:r>
          <w:t>Plan</w:t>
        </w:r>
      </w:p>
    </w:sdtContent>
  </w:sdt>
  <w:p w14:paraId="1C9421B7" w14:textId="7DC60592" w:rsidR="00083017" w:rsidRPr="001D1DD7" w:rsidRDefault="00083017" w:rsidP="001D1DD7">
    <w:pPr>
      <w:pStyle w:val="HeaderLine"/>
    </w:pPr>
    <w:r>
      <w:rPr>
        <w:noProof/>
        <w:lang w:eastAsia="en-AU"/>
      </w:rPr>
      <mc:AlternateContent>
        <mc:Choice Requires="wps">
          <w:drawing>
            <wp:anchor distT="0" distB="0" distL="114300" distR="114300" simplePos="0" relativeHeight="251658243" behindDoc="0" locked="0" layoutInCell="0" allowOverlap="1" wp14:anchorId="14335F65" wp14:editId="62D22EAD">
              <wp:simplePos x="0" y="0"/>
              <wp:positionH relativeFrom="page">
                <wp:posOffset>0</wp:posOffset>
              </wp:positionH>
              <wp:positionV relativeFrom="page">
                <wp:posOffset>190500</wp:posOffset>
              </wp:positionV>
              <wp:extent cx="7560310" cy="273050"/>
              <wp:effectExtent l="0" t="0" r="0" b="12700"/>
              <wp:wrapNone/>
              <wp:docPr id="4" name="Text Box 4" descr="{&quot;HashCode&quot;:43151792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45646A" w14:textId="77777777" w:rsidR="00083017" w:rsidRPr="00DE425A" w:rsidRDefault="00083017" w:rsidP="00DE425A">
                          <w:pPr>
                            <w:jc w:val="center"/>
                            <w:rPr>
                              <w:rFonts w:ascii="Calibri" w:hAnsi="Calibri" w:cs="Calibri"/>
                              <w:color w:val="FF0000"/>
                              <w:sz w:val="28"/>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14335F65" id="Text Box 4" o:spid="_x0000_s1029" type="#_x0000_t202" alt="{&quot;HashCode&quot;:431517927,&quot;Height&quot;:841.0,&quot;Width&quot;:595.0,&quot;Placement&quot;:&quot;Header&quot;,&quot;Index&quot;:&quot;Primary&quot;,&quot;Section&quot;:1,&quot;Top&quot;:0.0,&quot;Left&quot;:0.0}" style="position:absolute;margin-left:0;margin-top:15pt;width:595.3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PSw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MJj3oRcyvg4ulsuUhKqyLKzNxvJYOmIWkX3p&#10;XpmzJ/gDEvcIg7hY8Y6FPrdHe7kPIJtEUcS3R/MEOyoyMXd6PVHyb/9T1uWNL34B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HEU9LAXAgAAKwQAAA4AAAAAAAAAAAAAAAAALgIAAGRycy9lMm9Eb2MueG1sUEsBAi0AFAAGAAgA&#10;AAAhAEsiCebcAAAABwEAAA8AAAAAAAAAAAAAAAAAcQQAAGRycy9kb3ducmV2LnhtbFBLBQYAAAAA&#10;BAAEAPMAAAB6BQAAAAA=&#10;" o:allowincell="f" filled="f" stroked="f" strokeweight=".5pt">
              <v:textbox inset=",0,,0">
                <w:txbxContent>
                  <w:p w14:paraId="2345646A" w14:textId="77777777" w:rsidR="00083017" w:rsidRPr="00DE425A" w:rsidRDefault="00083017" w:rsidP="00DE425A">
                    <w:pPr>
                      <w:jc w:val="center"/>
                      <w:rPr>
                        <w:rFonts w:ascii="Calibri" w:hAnsi="Calibri" w:cs="Calibri"/>
                        <w:color w:val="FF0000"/>
                        <w:sz w:val="28"/>
                      </w:rPr>
                    </w:pPr>
                  </w:p>
                </w:txbxContent>
              </v:textbox>
              <w10:wrap anchorx="page" anchory="page"/>
            </v:shape>
          </w:pict>
        </mc:Fallback>
      </mc:AlternateContent>
    </w:r>
    <w:r>
      <w:rPr>
        <w:noProof/>
        <w:lang w:eastAsia="en-AU"/>
      </w:rPr>
      <mc:AlternateContent>
        <mc:Choice Requires="wps">
          <w:drawing>
            <wp:anchor distT="0" distB="0" distL="114300" distR="114300" simplePos="0" relativeHeight="251658240" behindDoc="1" locked="0" layoutInCell="0" allowOverlap="1" wp14:anchorId="6E0A66AF" wp14:editId="201247B4">
              <wp:simplePos x="0" y="0"/>
              <wp:positionH relativeFrom="page">
                <wp:align>center</wp:align>
              </wp:positionH>
              <wp:positionV relativeFrom="page">
                <wp:align>center</wp:align>
              </wp:positionV>
              <wp:extent cx="6471285" cy="2157095"/>
              <wp:effectExtent l="0" t="1876425" r="0" b="151955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285"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DF0DBB" w14:textId="77777777" w:rsidR="00083017" w:rsidRDefault="00083017" w:rsidP="00962847">
                          <w:pPr>
                            <w:jc w:val="center"/>
                            <w:rPr>
                              <w:sz w:val="24"/>
                              <w:szCs w:val="24"/>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E0A66AF" id="_x0000_s1030" type="#_x0000_t202" style="position:absolute;margin-left:0;margin-top:0;width:509.55pt;height:169.85pt;rotation:-45;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" o:allowincell="f" filled="f" stroked="f">
              <v:stroke joinstyle="round"/>
              <o:lock v:ext="edit" shapetype="t"/>
              <v:textbox style="mso-fit-shape-to-text:t">
                <w:txbxContent>
                  <w:p w14:paraId="3EDF0DBB" w14:textId="77777777" w:rsidR="00083017" w:rsidRDefault="00083017" w:rsidP="00962847">
                    <w:pPr>
                      <w:jc w:val="center"/>
                      <w:rPr>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23F0" w14:textId="4DF74CDD" w:rsidR="00083017" w:rsidRDefault="007977C5">
    <w:pPr>
      <w:pStyle w:val="Header"/>
    </w:pPr>
    <w:r>
      <w:rPr>
        <w:noProof/>
        <w:lang w:eastAsia="en-AU"/>
      </w:rPr>
      <mc:AlternateContent>
        <mc:Choice Requires="wps">
          <w:drawing>
            <wp:anchor distT="0" distB="0" distL="0" distR="0" simplePos="0" relativeHeight="251658245" behindDoc="0" locked="0" layoutInCell="1" allowOverlap="1" wp14:anchorId="234C983F" wp14:editId="7474D95A">
              <wp:simplePos x="723900" y="182880"/>
              <wp:positionH relativeFrom="page">
                <wp:align>center</wp:align>
              </wp:positionH>
              <wp:positionV relativeFrom="page">
                <wp:align>top</wp:align>
              </wp:positionV>
              <wp:extent cx="1115695" cy="355600"/>
              <wp:effectExtent l="0" t="0" r="8255" b="6350"/>
              <wp:wrapNone/>
              <wp:docPr id="428099891" name="Text Box 10"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470B7346" w14:textId="77777777" w:rsidR="007977C5" w:rsidRPr="007977C5" w:rsidRDefault="007977C5" w:rsidP="007977C5">
                          <w:pPr>
                            <w:rPr>
                              <w:rFonts w:ascii="Calibri" w:eastAsia="Calibri" w:hAnsi="Calibri" w:cs="Calibri"/>
                              <w:noProof/>
                              <w:color w:val="FF0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4C983F" id="_x0000_t202" coordsize="21600,21600" o:spt="202" path="m,l,21600r21600,l21600,xe">
              <v:stroke joinstyle="miter"/>
              <v:path gradientshapeok="t" o:connecttype="rect"/>
            </v:shapetype>
            <v:shape id="Text Box 10" o:spid="_x0000_s1031" type="#_x0000_t202" alt="Confidential - NCS AU" style="position:absolute;margin-left:0;margin-top:0;width:87.85pt;height:28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" filled="f" stroked="f">
              <v:textbox style="mso-fit-shape-to-text:t" inset="0,15pt,0,0">
                <w:txbxContent>
                  <w:p w14:paraId="470B7346" w14:textId="77777777" w:rsidR="007977C5" w:rsidRPr="007977C5" w:rsidRDefault="007977C5" w:rsidP="007977C5">
                    <w:pPr>
                      <w:rPr>
                        <w:rFonts w:ascii="Calibri" w:eastAsia="Calibri" w:hAnsi="Calibri" w:cs="Calibri"/>
                        <w:noProof/>
                        <w:color w:val="FF0000"/>
                      </w:rPr>
                    </w:pPr>
                  </w:p>
                </w:txbxContent>
              </v:textbox>
              <w10:wrap anchorx="page" anchory="page"/>
            </v:shape>
          </w:pict>
        </mc:Fallback>
      </mc:AlternateContent>
    </w:r>
    <w:r w:rsidR="00083017">
      <w:rPr>
        <w:noProof/>
        <w:lang w:eastAsia="en-AU"/>
      </w:rPr>
      <mc:AlternateContent>
        <mc:Choice Requires="wps">
          <w:drawing>
            <wp:anchor distT="0" distB="0" distL="114300" distR="114300" simplePos="0" relativeHeight="251658244" behindDoc="0" locked="0" layoutInCell="0" allowOverlap="1" wp14:anchorId="12B07C1D" wp14:editId="0661774C">
              <wp:simplePos x="0" y="0"/>
              <wp:positionH relativeFrom="page">
                <wp:posOffset>0</wp:posOffset>
              </wp:positionH>
              <wp:positionV relativeFrom="page">
                <wp:posOffset>190500</wp:posOffset>
              </wp:positionV>
              <wp:extent cx="7560310" cy="273050"/>
              <wp:effectExtent l="0" t="0" r="0" b="12700"/>
              <wp:wrapNone/>
              <wp:docPr id="7" name="Text Box 7" descr="{&quot;HashCode&quot;:431517927,&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2B08B1D" w14:textId="77777777" w:rsidR="00083017" w:rsidRPr="00BC28F6" w:rsidRDefault="00083017" w:rsidP="00BC28F6">
                          <w:pPr>
                            <w:jc w:val="center"/>
                            <w:rPr>
                              <w:rFonts w:ascii="Calibri" w:hAnsi="Calibri" w:cs="Calibri"/>
                              <w:color w:val="FF0000"/>
                              <w:sz w:val="28"/>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12B07C1D" id="Text Box 7" o:spid="_x0000_s1032" type="#_x0000_t202" alt="{&quot;HashCode&quot;:431517927,&quot;Height&quot;:841.0,&quot;Width&quot;:595.0,&quot;Placement&quot;:&quot;Header&quot;,&quot;Index&quot;:&quot;FirstPage&quot;,&quot;Section&quot;:1,&quot;Top&quot;:0.0,&quot;Left&quot;:0.0}" style="position:absolute;margin-left:0;margin-top:15pt;width:595.3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uB3Fg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" o:allowincell="f" filled="f" stroked="f" strokeweight=".5pt">
              <v:textbox inset=",0,,0">
                <w:txbxContent>
                  <w:p w14:paraId="72B08B1D" w14:textId="77777777" w:rsidR="00083017" w:rsidRPr="00BC28F6" w:rsidRDefault="00083017" w:rsidP="00BC28F6">
                    <w:pPr>
                      <w:jc w:val="center"/>
                      <w:rPr>
                        <w:rFonts w:ascii="Calibri" w:hAnsi="Calibri" w:cs="Calibri"/>
                        <w:color w:val="FF0000"/>
                        <w:sz w:val="28"/>
                      </w:rPr>
                    </w:pPr>
                  </w:p>
                </w:txbxContent>
              </v:textbox>
              <w10:wrap anchorx="page" anchory="page"/>
            </v:shape>
          </w:pict>
        </mc:Fallback>
      </mc:AlternateContent>
    </w:r>
    <w:r w:rsidR="00083017">
      <w:rPr>
        <w:noProof/>
        <w:lang w:eastAsia="en-AU"/>
      </w:rPr>
      <mc:AlternateContent>
        <mc:Choice Requires="wps">
          <w:drawing>
            <wp:anchor distT="0" distB="0" distL="114300" distR="114300" simplePos="0" relativeHeight="251658241" behindDoc="1" locked="0" layoutInCell="0" allowOverlap="1" wp14:anchorId="78558F3E" wp14:editId="056528F9">
              <wp:simplePos x="0" y="0"/>
              <wp:positionH relativeFrom="page">
                <wp:align>center</wp:align>
              </wp:positionH>
              <wp:positionV relativeFrom="page">
                <wp:align>center</wp:align>
              </wp:positionV>
              <wp:extent cx="6471285" cy="2157095"/>
              <wp:effectExtent l="0" t="1876425" r="0" b="15195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285"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A580B4" w14:textId="77777777" w:rsidR="00083017" w:rsidRDefault="00083017" w:rsidP="00962847">
                          <w:pPr>
                            <w:jc w:val="center"/>
                            <w:rPr>
                              <w:sz w:val="24"/>
                              <w:szCs w:val="24"/>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8558F3E" id="Text Box 3" o:spid="_x0000_s1033" type="#_x0000_t202" style="position:absolute;margin-left:0;margin-top:0;width:509.55pt;height:169.85pt;rotation:-45;z-index:-251658239;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" o:allowincell="f" filled="f" stroked="f">
              <v:stroke joinstyle="round"/>
              <o:lock v:ext="edit" shapetype="t"/>
              <v:textbox style="mso-fit-shape-to-text:t">
                <w:txbxContent>
                  <w:p w14:paraId="1BA580B4" w14:textId="77777777" w:rsidR="00083017" w:rsidRDefault="00083017" w:rsidP="00962847">
                    <w:pPr>
                      <w:jc w:val="center"/>
                      <w:rPr>
                        <w:sz w:val="24"/>
                        <w:szCs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3D864C8"/>
    <w:lvl w:ilvl="0">
      <w:start w:val="1"/>
      <w:numFmt w:val="decimal"/>
      <w:pStyle w:val="ListNumber3"/>
      <w:lvlText w:val="%1."/>
      <w:lvlJc w:val="left"/>
      <w:pPr>
        <w:tabs>
          <w:tab w:val="num" w:pos="360"/>
        </w:tabs>
        <w:ind w:left="360" w:hanging="360"/>
      </w:pPr>
    </w:lvl>
  </w:abstractNum>
  <w:abstractNum w:abstractNumId="1"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6587FCA"/>
    <w:multiLevelType w:val="hybridMultilevel"/>
    <w:tmpl w:val="944CC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962614"/>
    <w:multiLevelType w:val="multilevel"/>
    <w:tmpl w:val="F38E5484"/>
    <w:name w:val="Headings"/>
    <w:lvl w:ilvl="0">
      <w:start w:val="1"/>
      <w:numFmt w:val="decimal"/>
      <w:suff w:val="space"/>
      <w:lvlText w:val="%1."/>
      <w:lvlJc w:val="left"/>
      <w:pPr>
        <w:ind w:left="454" w:hanging="454"/>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A2436E9"/>
    <w:multiLevelType w:val="hybridMultilevel"/>
    <w:tmpl w:val="C1648A42"/>
    <w:lvl w:ilvl="0" w:tplc="0C09000F">
      <w:start w:val="1"/>
      <w:numFmt w:val="decimal"/>
      <w:pStyle w:val="FastmanBullet"/>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9C4689"/>
    <w:multiLevelType w:val="hybridMultilevel"/>
    <w:tmpl w:val="853CD550"/>
    <w:lvl w:ilvl="0" w:tplc="0C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8" w15:restartNumberingAfterBreak="0">
    <w:nsid w:val="14890D1D"/>
    <w:multiLevelType w:val="multilevel"/>
    <w:tmpl w:val="224E9608"/>
    <w:lvl w:ilvl="0">
      <w:start w:val="7"/>
      <w:numFmt w:val="bullet"/>
      <w:pStyle w:val="ListBullet"/>
      <w:lvlText w:val="•"/>
      <w:lvlJc w:val="left"/>
      <w:pPr>
        <w:tabs>
          <w:tab w:val="num" w:pos="851"/>
        </w:tabs>
        <w:ind w:left="851" w:hanging="284"/>
      </w:pPr>
      <w:rPr>
        <w:rFonts w:ascii="Times New Roman" w:hAnsi="Times New Roman" w:cs="Times New Roman" w:hint="default"/>
        <w:color w:val="auto"/>
        <w:position w:val="0"/>
        <w:sz w:val="20"/>
      </w:rPr>
    </w:lvl>
    <w:lvl w:ilvl="1">
      <w:start w:val="5"/>
      <w:numFmt w:val="bullet"/>
      <w:pStyle w:val="ListBullet2"/>
      <w:lvlText w:val="–"/>
      <w:lvlJc w:val="left"/>
      <w:pPr>
        <w:tabs>
          <w:tab w:val="num" w:pos="1134"/>
        </w:tabs>
        <w:ind w:left="1134" w:hanging="283"/>
      </w:pPr>
      <w:rPr>
        <w:rFonts w:ascii="Circular Std Book" w:hAnsi="Circular Std Book" w:hint="default"/>
        <w:b w:val="0"/>
        <w:i w:val="0"/>
        <w:color w:val="auto"/>
        <w:position w:val="0"/>
        <w:sz w:val="20"/>
      </w:rPr>
    </w:lvl>
    <w:lvl w:ilvl="2">
      <w:start w:val="1"/>
      <w:numFmt w:val="bullet"/>
      <w:pStyle w:val="ListBullet3"/>
      <w:lvlText w:val="&gt;"/>
      <w:lvlJc w:val="left"/>
      <w:pPr>
        <w:tabs>
          <w:tab w:val="num" w:pos="1418"/>
        </w:tabs>
        <w:ind w:left="1418" w:hanging="284"/>
      </w:pPr>
      <w:rPr>
        <w:rFonts w:ascii="Arial" w:hAnsi="Arial" w:hint="default"/>
        <w:b w:val="0"/>
        <w:i w:val="0"/>
        <w:color w:val="auto"/>
        <w:position w:val="2"/>
        <w:sz w:val="20"/>
      </w:rPr>
    </w:lvl>
    <w:lvl w:ilvl="3">
      <w:start w:val="1"/>
      <w:numFmt w:val="bullet"/>
      <w:lvlText w:val="–"/>
      <w:lvlJc w:val="left"/>
      <w:pPr>
        <w:tabs>
          <w:tab w:val="num" w:pos="2359"/>
        </w:tabs>
        <w:ind w:left="2359" w:hanging="357"/>
      </w:pPr>
      <w:rPr>
        <w:rFonts w:ascii="Arial" w:hAnsi="Arial" w:hint="default"/>
        <w:color w:val="auto"/>
      </w:rPr>
    </w:lvl>
    <w:lvl w:ilvl="4">
      <w:start w:val="1"/>
      <w:numFmt w:val="bullet"/>
      <w:lvlText w:val="–"/>
      <w:lvlJc w:val="left"/>
      <w:pPr>
        <w:tabs>
          <w:tab w:val="num" w:pos="2716"/>
        </w:tabs>
        <w:ind w:left="2716" w:hanging="357"/>
      </w:pPr>
      <w:rPr>
        <w:rFonts w:ascii="Arial" w:hAnsi="Arial" w:hint="default"/>
        <w:color w:val="auto"/>
      </w:rPr>
    </w:lvl>
    <w:lvl w:ilvl="5">
      <w:start w:val="1"/>
      <w:numFmt w:val="none"/>
      <w:lvlText w:val=""/>
      <w:lvlJc w:val="left"/>
      <w:pPr>
        <w:tabs>
          <w:tab w:val="num" w:pos="2976"/>
        </w:tabs>
        <w:ind w:left="3117" w:hanging="425"/>
      </w:pPr>
      <w:rPr>
        <w:rFonts w:hint="default"/>
      </w:rPr>
    </w:lvl>
    <w:lvl w:ilvl="6">
      <w:start w:val="1"/>
      <w:numFmt w:val="none"/>
      <w:lvlText w:val=""/>
      <w:lvlJc w:val="left"/>
      <w:pPr>
        <w:tabs>
          <w:tab w:val="num" w:pos="3401"/>
        </w:tabs>
        <w:ind w:left="3542" w:hanging="425"/>
      </w:pPr>
      <w:rPr>
        <w:rFonts w:hint="default"/>
      </w:rPr>
    </w:lvl>
    <w:lvl w:ilvl="7">
      <w:start w:val="1"/>
      <w:numFmt w:val="none"/>
      <w:lvlText w:val=""/>
      <w:lvlJc w:val="left"/>
      <w:pPr>
        <w:tabs>
          <w:tab w:val="num" w:pos="3826"/>
        </w:tabs>
        <w:ind w:left="3967" w:hanging="425"/>
      </w:pPr>
      <w:rPr>
        <w:rFonts w:hint="default"/>
      </w:rPr>
    </w:lvl>
    <w:lvl w:ilvl="8">
      <w:start w:val="1"/>
      <w:numFmt w:val="none"/>
      <w:lvlText w:val=""/>
      <w:lvlJc w:val="left"/>
      <w:pPr>
        <w:tabs>
          <w:tab w:val="num" w:pos="4251"/>
        </w:tabs>
        <w:ind w:left="4392" w:hanging="425"/>
      </w:pPr>
      <w:rPr>
        <w:rFonts w:hint="default"/>
      </w:rPr>
    </w:lvl>
  </w:abstractNum>
  <w:abstractNum w:abstractNumId="9"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0" w15:restartNumberingAfterBreak="0">
    <w:nsid w:val="2911260D"/>
    <w:multiLevelType w:val="multilevel"/>
    <w:tmpl w:val="A368767C"/>
    <w:name w:val="NotesNumbering"/>
    <w:lvl w:ilvl="0">
      <w:start w:val="1"/>
      <w:numFmt w:val="decimal"/>
      <w:pStyle w:val="NotesNumbered"/>
      <w:lvlText w:val="%1."/>
      <w:lvlJc w:val="left"/>
      <w:pPr>
        <w:tabs>
          <w:tab w:val="num" w:pos="284"/>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C36401D"/>
    <w:multiLevelType w:val="hybridMultilevel"/>
    <w:tmpl w:val="AA028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976934"/>
    <w:multiLevelType w:val="multilevel"/>
    <w:tmpl w:val="C9881CB4"/>
    <w:name w:val="TableBullets"/>
    <w:styleLink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13"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4" w15:restartNumberingAfterBreak="0">
    <w:nsid w:val="45E4753D"/>
    <w:multiLevelType w:val="multilevel"/>
    <w:tmpl w:val="AD32C268"/>
    <w:lvl w:ilvl="0">
      <w:start w:val="1"/>
      <w:numFmt w:val="decimal"/>
      <w:pStyle w:val="HighlightBoxNumbering"/>
      <w:lvlText w:val="%1."/>
      <w:lvlJc w:val="left"/>
      <w:pPr>
        <w:ind w:left="680" w:hanging="453"/>
      </w:pPr>
      <w:rPr>
        <w:rFonts w:hint="default"/>
      </w:rPr>
    </w:lvl>
    <w:lvl w:ilvl="1">
      <w:start w:val="1"/>
      <w:numFmt w:val="lowerLetter"/>
      <w:lvlText w:val="%2."/>
      <w:lvlJc w:val="left"/>
      <w:pPr>
        <w:ind w:left="1667" w:hanging="360"/>
      </w:pPr>
      <w:rPr>
        <w:rFonts w:hint="default"/>
      </w:rPr>
    </w:lvl>
    <w:lvl w:ilvl="2">
      <w:start w:val="1"/>
      <w:numFmt w:val="lowerRoman"/>
      <w:lvlText w:val="%3."/>
      <w:lvlJc w:val="right"/>
      <w:pPr>
        <w:ind w:left="2387" w:hanging="180"/>
      </w:pPr>
      <w:rPr>
        <w:rFonts w:hint="default"/>
      </w:rPr>
    </w:lvl>
    <w:lvl w:ilvl="3">
      <w:start w:val="1"/>
      <w:numFmt w:val="decimal"/>
      <w:lvlText w:val="%4."/>
      <w:lvlJc w:val="left"/>
      <w:pPr>
        <w:ind w:left="3107" w:hanging="360"/>
      </w:pPr>
      <w:rPr>
        <w:rFonts w:hint="default"/>
      </w:rPr>
    </w:lvl>
    <w:lvl w:ilvl="4">
      <w:start w:val="1"/>
      <w:numFmt w:val="lowerLetter"/>
      <w:lvlText w:val="%5."/>
      <w:lvlJc w:val="left"/>
      <w:pPr>
        <w:ind w:left="3827" w:hanging="360"/>
      </w:pPr>
      <w:rPr>
        <w:rFonts w:hint="default"/>
      </w:rPr>
    </w:lvl>
    <w:lvl w:ilvl="5">
      <w:start w:val="1"/>
      <w:numFmt w:val="lowerRoman"/>
      <w:lvlText w:val="%6."/>
      <w:lvlJc w:val="right"/>
      <w:pPr>
        <w:ind w:left="4547" w:hanging="180"/>
      </w:pPr>
      <w:rPr>
        <w:rFonts w:hint="default"/>
      </w:rPr>
    </w:lvl>
    <w:lvl w:ilvl="6">
      <w:start w:val="1"/>
      <w:numFmt w:val="decimal"/>
      <w:lvlText w:val="%7."/>
      <w:lvlJc w:val="left"/>
      <w:pPr>
        <w:ind w:left="5267" w:hanging="360"/>
      </w:pPr>
      <w:rPr>
        <w:rFonts w:hint="default"/>
      </w:rPr>
    </w:lvl>
    <w:lvl w:ilvl="7">
      <w:start w:val="1"/>
      <w:numFmt w:val="lowerLetter"/>
      <w:lvlText w:val="%8."/>
      <w:lvlJc w:val="left"/>
      <w:pPr>
        <w:ind w:left="5987" w:hanging="360"/>
      </w:pPr>
      <w:rPr>
        <w:rFonts w:hint="default"/>
      </w:rPr>
    </w:lvl>
    <w:lvl w:ilvl="8">
      <w:start w:val="1"/>
      <w:numFmt w:val="lowerRoman"/>
      <w:lvlText w:val="%9."/>
      <w:lvlJc w:val="right"/>
      <w:pPr>
        <w:ind w:left="6707" w:hanging="180"/>
      </w:pPr>
      <w:rPr>
        <w:rFonts w:hint="default"/>
      </w:rPr>
    </w:lvl>
  </w:abstractNum>
  <w:abstractNum w:abstractNumId="15" w15:restartNumberingAfterBreak="0">
    <w:nsid w:val="4C063496"/>
    <w:multiLevelType w:val="multilevel"/>
    <w:tmpl w:val="9ADC5578"/>
    <w:styleLink w:val="TableNumbering"/>
    <w:lvl w:ilvl="0">
      <w:start w:val="1"/>
      <w:numFmt w:val="decimal"/>
      <w:lvlText w:val="%1."/>
      <w:lvlJc w:val="left"/>
      <w:pPr>
        <w:ind w:left="680" w:hanging="567"/>
      </w:pPr>
      <w:rPr>
        <w:rFonts w:hint="default"/>
      </w:rPr>
    </w:lvl>
    <w:lvl w:ilvl="1">
      <w:start w:val="1"/>
      <w:numFmt w:val="decimal"/>
      <w:lvlText w:val="%1.%2"/>
      <w:lvlJc w:val="left"/>
      <w:pPr>
        <w:ind w:left="680" w:hanging="567"/>
      </w:pPr>
      <w:rPr>
        <w:rFonts w:hint="default"/>
      </w:rPr>
    </w:lvl>
    <w:lvl w:ilvl="2">
      <w:start w:val="1"/>
      <w:numFmt w:val="decimal"/>
      <w:lvlText w:val="%1.%2.%3"/>
      <w:lvlJc w:val="left"/>
      <w:pPr>
        <w:ind w:left="680" w:hanging="567"/>
      </w:pPr>
      <w:rPr>
        <w:rFonts w:hint="default"/>
      </w:rPr>
    </w:lvl>
    <w:lvl w:ilvl="3">
      <w:start w:val="1"/>
      <w:numFmt w:val="none"/>
      <w:lvlText w:val=""/>
      <w:lvlJc w:val="left"/>
      <w:pPr>
        <w:ind w:left="1019" w:hanging="906"/>
      </w:pPr>
      <w:rPr>
        <w:rFonts w:hint="default"/>
      </w:rPr>
    </w:lvl>
    <w:lvl w:ilvl="4">
      <w:start w:val="1"/>
      <w:numFmt w:val="none"/>
      <w:lvlText w:val=""/>
      <w:lvlJc w:val="left"/>
      <w:pPr>
        <w:ind w:left="1132" w:hanging="1019"/>
      </w:pPr>
      <w:rPr>
        <w:rFonts w:hint="default"/>
      </w:rPr>
    </w:lvl>
    <w:lvl w:ilvl="5">
      <w:start w:val="1"/>
      <w:numFmt w:val="none"/>
      <w:lvlText w:val=""/>
      <w:lvlJc w:val="left"/>
      <w:pPr>
        <w:ind w:left="1245" w:hanging="1132"/>
      </w:pPr>
      <w:rPr>
        <w:rFonts w:hint="default"/>
      </w:rPr>
    </w:lvl>
    <w:lvl w:ilvl="6">
      <w:start w:val="1"/>
      <w:numFmt w:val="none"/>
      <w:lvlText w:val=""/>
      <w:lvlJc w:val="left"/>
      <w:pPr>
        <w:ind w:left="1358" w:hanging="1245"/>
      </w:pPr>
      <w:rPr>
        <w:rFonts w:hint="default"/>
      </w:rPr>
    </w:lvl>
    <w:lvl w:ilvl="7">
      <w:start w:val="1"/>
      <w:numFmt w:val="none"/>
      <w:lvlText w:val=""/>
      <w:lvlJc w:val="left"/>
      <w:pPr>
        <w:tabs>
          <w:tab w:val="num" w:pos="5103"/>
        </w:tabs>
        <w:ind w:left="1471" w:hanging="1358"/>
      </w:pPr>
      <w:rPr>
        <w:rFonts w:hint="default"/>
      </w:rPr>
    </w:lvl>
    <w:lvl w:ilvl="8">
      <w:start w:val="1"/>
      <w:numFmt w:val="none"/>
      <w:lvlText w:val=""/>
      <w:lvlJc w:val="left"/>
      <w:pPr>
        <w:ind w:left="1584" w:hanging="1471"/>
      </w:pPr>
      <w:rPr>
        <w:rFonts w:hint="default"/>
      </w:rPr>
    </w:lvl>
  </w:abstractNum>
  <w:abstractNum w:abstractNumId="16"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17" w15:restartNumberingAfterBreak="0">
    <w:nsid w:val="57231450"/>
    <w:multiLevelType w:val="multilevel"/>
    <w:tmpl w:val="62A6DFD8"/>
    <w:lvl w:ilvl="0">
      <w:start w:val="1"/>
      <w:numFmt w:val="bullet"/>
      <w:pStyle w:val="HighlightBoxBullet"/>
      <w:lvlText w:val="•"/>
      <w:lvlJc w:val="left"/>
      <w:pPr>
        <w:ind w:left="510" w:hanging="283"/>
      </w:pPr>
      <w:rPr>
        <w:rFonts w:ascii="Times New Roman" w:hAnsi="Times New Roman" w:cs="Times New Roman" w:hint="default"/>
        <w:color w:val="auto"/>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18" w15:restartNumberingAfterBreak="0">
    <w:nsid w:val="58741D25"/>
    <w:multiLevelType w:val="multilevel"/>
    <w:tmpl w:val="10107B4A"/>
    <w:name w:val="TableNumbering"/>
    <w:styleLink w:val="TableFootnotes"/>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19"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20"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D0540A9"/>
    <w:multiLevelType w:val="multilevel"/>
    <w:tmpl w:val="680ADD20"/>
    <w:name w:val="MyAppendicesNumbering"/>
    <w:lvl w:ilvl="0">
      <w:start w:val="1"/>
      <w:numFmt w:val="upperLetter"/>
      <w:lvlText w:val="Appendix %1 "/>
      <w:lvlJc w:val="left"/>
      <w:pPr>
        <w:tabs>
          <w:tab w:val="num" w:pos="1701"/>
        </w:tabs>
        <w:ind w:left="1701" w:hanging="1701"/>
      </w:pPr>
      <w:rPr>
        <w:rFonts w:asciiTheme="majorHAnsi" w:hAnsiTheme="majorHAnsi" w:hint="default"/>
        <w:b/>
        <w:i w:val="0"/>
        <w:sz w:val="28"/>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22" w15:restartNumberingAfterBreak="0">
    <w:nsid w:val="5DF54278"/>
    <w:multiLevelType w:val="multilevel"/>
    <w:tmpl w:val="91388BFA"/>
    <w:lvl w:ilvl="0">
      <w:start w:val="1"/>
      <w:numFmt w:val="decimal"/>
      <w:pStyle w:val="ProcessStep"/>
      <w:lvlText w:val="Step %1: "/>
      <w:lvlJc w:val="left"/>
      <w:pPr>
        <w:tabs>
          <w:tab w:val="num" w:pos="1134"/>
        </w:tabs>
        <w:ind w:left="1134" w:hanging="1134"/>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15:restartNumberingAfterBreak="0">
    <w:nsid w:val="62A64CE7"/>
    <w:multiLevelType w:val="multilevel"/>
    <w:tmpl w:val="DDEA12EE"/>
    <w:lvl w:ilvl="0">
      <w:start w:val="1"/>
      <w:numFmt w:val="decimal"/>
      <w:pStyle w:val="KReportHeading1"/>
      <w:lvlText w:val="%1"/>
      <w:lvlJc w:val="left"/>
      <w:pPr>
        <w:tabs>
          <w:tab w:val="num" w:pos="397"/>
        </w:tabs>
        <w:ind w:left="290" w:hanging="437"/>
      </w:pPr>
      <w:rPr>
        <w:rFonts w:ascii="Trebuchet MS" w:hAnsi="Trebuchet MS" w:hint="default"/>
        <w:b w:val="0"/>
        <w:i w:val="0"/>
        <w:color w:val="FFFFFF"/>
        <w:sz w:val="16"/>
      </w:rPr>
    </w:lvl>
    <w:lvl w:ilvl="1">
      <w:start w:val="1"/>
      <w:numFmt w:val="decimal"/>
      <w:pStyle w:val="KReportHeading2"/>
      <w:lvlText w:val="%1.%2"/>
      <w:lvlJc w:val="left"/>
      <w:pPr>
        <w:tabs>
          <w:tab w:val="num" w:pos="437"/>
        </w:tabs>
        <w:ind w:left="434" w:hanging="434"/>
      </w:pPr>
      <w:rPr>
        <w:rFonts w:ascii="Trebuchet MS" w:hAnsi="Trebuchet MS" w:hint="default"/>
        <w:b w:val="0"/>
        <w:i w:val="0"/>
        <w:color w:val="0C5476"/>
        <w:sz w:val="16"/>
      </w:rPr>
    </w:lvl>
    <w:lvl w:ilvl="2">
      <w:start w:val="1"/>
      <w:numFmt w:val="decimal"/>
      <w:pStyle w:val="KReportHeading3"/>
      <w:lvlText w:val="%1.%2.%3"/>
      <w:lvlJc w:val="left"/>
      <w:pPr>
        <w:tabs>
          <w:tab w:val="num" w:pos="567"/>
        </w:tabs>
        <w:ind w:left="567" w:hanging="567"/>
      </w:pPr>
      <w:rPr>
        <w:rFonts w:ascii="Trebuchet MS" w:hAnsi="Trebuchet MS" w:hint="default"/>
        <w:b w:val="0"/>
        <w:i w:val="0"/>
        <w:color w:val="0C5476"/>
        <w:sz w:val="16"/>
      </w:rPr>
    </w:lvl>
    <w:lvl w:ilvl="3">
      <w:start w:val="1"/>
      <w:numFmt w:val="decimal"/>
      <w:suff w:val="nothing"/>
      <w:lvlText w:val="%1.%2.%3.%4"/>
      <w:lvlJc w:val="left"/>
      <w:pPr>
        <w:ind w:left="722" w:hanging="722"/>
      </w:pPr>
      <w:rPr>
        <w:rFonts w:ascii="Trebuchet MS" w:hAnsi="Trebuchet MS" w:hint="default"/>
        <w:b w:val="0"/>
        <w:i w:val="0"/>
        <w:color w:val="333333"/>
        <w:sz w:val="16"/>
      </w:rPr>
    </w:lvl>
    <w:lvl w:ilvl="4">
      <w:start w:val="1"/>
      <w:numFmt w:val="decimal"/>
      <w:lvlText w:val="%1.%2.%3.%4.%5"/>
      <w:lvlJc w:val="left"/>
      <w:pPr>
        <w:tabs>
          <w:tab w:val="num" w:pos="866"/>
        </w:tabs>
        <w:ind w:left="866" w:hanging="1008"/>
      </w:pPr>
      <w:rPr>
        <w:rFonts w:hint="default"/>
      </w:rPr>
    </w:lvl>
    <w:lvl w:ilvl="5">
      <w:start w:val="1"/>
      <w:numFmt w:val="decimal"/>
      <w:lvlText w:val="%1.%2.%3.%4.%5.%6"/>
      <w:lvlJc w:val="left"/>
      <w:pPr>
        <w:tabs>
          <w:tab w:val="num" w:pos="1010"/>
        </w:tabs>
        <w:ind w:left="1010" w:hanging="1152"/>
      </w:pPr>
      <w:rPr>
        <w:rFonts w:hint="default"/>
      </w:rPr>
    </w:lvl>
    <w:lvl w:ilvl="6">
      <w:start w:val="1"/>
      <w:numFmt w:val="decimal"/>
      <w:lvlText w:val="%1.%2.%3.%4.%5.%6.%7"/>
      <w:lvlJc w:val="left"/>
      <w:pPr>
        <w:tabs>
          <w:tab w:val="num" w:pos="1154"/>
        </w:tabs>
        <w:ind w:left="1154" w:hanging="1296"/>
      </w:pPr>
      <w:rPr>
        <w:rFonts w:hint="default"/>
      </w:rPr>
    </w:lvl>
    <w:lvl w:ilvl="7">
      <w:start w:val="1"/>
      <w:numFmt w:val="decimal"/>
      <w:lvlText w:val="%1.%2.%3.%4.%5.%6.%7.%8"/>
      <w:lvlJc w:val="left"/>
      <w:pPr>
        <w:tabs>
          <w:tab w:val="num" w:pos="1298"/>
        </w:tabs>
        <w:ind w:left="1298" w:hanging="1440"/>
      </w:pPr>
      <w:rPr>
        <w:rFonts w:hint="default"/>
      </w:rPr>
    </w:lvl>
    <w:lvl w:ilvl="8">
      <w:start w:val="1"/>
      <w:numFmt w:val="decimal"/>
      <w:lvlText w:val="%1.%2.%3.%4.%5.%6.%7.%8.%9"/>
      <w:lvlJc w:val="left"/>
      <w:pPr>
        <w:tabs>
          <w:tab w:val="num" w:pos="1442"/>
        </w:tabs>
        <w:ind w:left="1442" w:hanging="1584"/>
      </w:pPr>
      <w:rPr>
        <w:rFonts w:hint="default"/>
      </w:rPr>
    </w:lvl>
  </w:abstractNum>
  <w:abstractNum w:abstractNumId="24" w15:restartNumberingAfterBreak="0">
    <w:nsid w:val="6D760FF1"/>
    <w:multiLevelType w:val="hybridMultilevel"/>
    <w:tmpl w:val="76DC6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46D5B89"/>
    <w:multiLevelType w:val="hybridMultilevel"/>
    <w:tmpl w:val="D6A89E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4E24B28"/>
    <w:multiLevelType w:val="multilevel"/>
    <w:tmpl w:val="DFFA3972"/>
    <w:lvl w:ilvl="0">
      <w:start w:val="1"/>
      <w:numFmt w:val="decimal"/>
      <w:lvlRestart w:val="0"/>
      <w:pStyle w:val="Heading1"/>
      <w:lvlText w:val="%1."/>
      <w:lvlJc w:val="left"/>
      <w:pPr>
        <w:tabs>
          <w:tab w:val="num" w:pos="907"/>
        </w:tabs>
        <w:ind w:left="907" w:hanging="907"/>
      </w:pPr>
      <w:rPr>
        <w:rFonts w:hint="default"/>
        <w:sz w:val="24"/>
      </w:rPr>
    </w:lvl>
    <w:lvl w:ilvl="1">
      <w:start w:val="1"/>
      <w:numFmt w:val="decimal"/>
      <w:pStyle w:val="Heading2"/>
      <w:lvlText w:val="%1.%2"/>
      <w:lvlJc w:val="left"/>
      <w:pPr>
        <w:tabs>
          <w:tab w:val="num" w:pos="907"/>
        </w:tabs>
        <w:ind w:left="907" w:hanging="907"/>
      </w:pPr>
      <w:rPr>
        <w:rFonts w:hint="default"/>
        <w:i w:val="0"/>
        <w:iCs/>
        <w:sz w:val="20"/>
        <w:szCs w:val="18"/>
      </w:rPr>
    </w:lvl>
    <w:lvl w:ilvl="2">
      <w:start w:val="1"/>
      <w:numFmt w:val="decimal"/>
      <w:pStyle w:val="Heading3"/>
      <w:lvlText w:val="%1.%2.%3"/>
      <w:lvlJc w:val="left"/>
      <w:pPr>
        <w:tabs>
          <w:tab w:val="num" w:pos="907"/>
        </w:tabs>
        <w:ind w:left="907" w:hanging="907"/>
      </w:pPr>
      <w:rPr>
        <w:rFonts w:hint="default"/>
        <w:sz w:val="20"/>
      </w:rPr>
    </w:lvl>
    <w:lvl w:ilvl="3">
      <w:start w:val="1"/>
      <w:numFmt w:val="none"/>
      <w:suff w:val="nothing"/>
      <w:lvlText w:val=""/>
      <w:lvlJc w:val="left"/>
      <w:pPr>
        <w:tabs>
          <w:tab w:val="num" w:pos="0"/>
        </w:tabs>
        <w:ind w:left="0" w:firstLine="0"/>
      </w:pPr>
      <w:rPr>
        <w:rFonts w:hint="default"/>
        <w:sz w:val="20"/>
      </w:rPr>
    </w:lvl>
    <w:lvl w:ilvl="4">
      <w:start w:val="1"/>
      <w:numFmt w:val="none"/>
      <w:suff w:val="nothing"/>
      <w:lvlText w:val=""/>
      <w:lvlJc w:val="left"/>
      <w:pPr>
        <w:tabs>
          <w:tab w:val="num" w:pos="0"/>
        </w:tabs>
        <w:ind w:left="0" w:firstLine="0"/>
      </w:pPr>
      <w:rPr>
        <w:rFonts w:hint="default"/>
        <w:sz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6CC3FF0"/>
    <w:multiLevelType w:val="hybridMultilevel"/>
    <w:tmpl w:val="57A0FF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E030DAE"/>
    <w:multiLevelType w:val="multilevel"/>
    <w:tmpl w:val="BCBE5CD2"/>
    <w:name w:val="ListNumbering"/>
    <w:lvl w:ilvl="0">
      <w:start w:val="1"/>
      <w:numFmt w:val="decimal"/>
      <w:lvlText w:val="%1."/>
      <w:lvlJc w:val="left"/>
      <w:pPr>
        <w:tabs>
          <w:tab w:val="num" w:pos="454"/>
        </w:tabs>
        <w:ind w:left="454" w:hanging="454"/>
      </w:pPr>
      <w:rPr>
        <w:rFonts w:hint="default"/>
        <w:b w:val="0"/>
        <w:i w:val="0"/>
        <w:color w:val="auto"/>
        <w:sz w:val="20"/>
      </w:rPr>
    </w:lvl>
    <w:lvl w:ilvl="1">
      <w:start w:val="1"/>
      <w:numFmt w:val="lowerLetter"/>
      <w:lvlText w:val="%2."/>
      <w:lvlJc w:val="left"/>
      <w:pPr>
        <w:tabs>
          <w:tab w:val="num" w:pos="908"/>
        </w:tabs>
        <w:ind w:left="908" w:hanging="454"/>
      </w:pPr>
      <w:rPr>
        <w:rFonts w:hint="default"/>
        <w:b w:val="0"/>
        <w:i w:val="0"/>
        <w:color w:val="auto"/>
        <w:sz w:val="20"/>
      </w:rPr>
    </w:lvl>
    <w:lvl w:ilvl="2">
      <w:start w:val="1"/>
      <w:numFmt w:val="lowerRoman"/>
      <w:lvlText w:val="%3."/>
      <w:lvlJc w:val="left"/>
      <w:pPr>
        <w:tabs>
          <w:tab w:val="num" w:pos="1362"/>
        </w:tabs>
        <w:ind w:left="1362" w:hanging="454"/>
      </w:pPr>
      <w:rPr>
        <w:rFonts w:hint="default"/>
        <w:b w:val="0"/>
        <w:i w:val="0"/>
        <w:color w:val="auto"/>
        <w:sz w:val="20"/>
      </w:rPr>
    </w:lvl>
    <w:lvl w:ilvl="3">
      <w:start w:val="1"/>
      <w:numFmt w:val="upperLetter"/>
      <w:pStyle w:val="ListNumber4"/>
      <w:lvlText w:val="%4."/>
      <w:lvlJc w:val="left"/>
      <w:pPr>
        <w:tabs>
          <w:tab w:val="num" w:pos="1816"/>
        </w:tabs>
        <w:ind w:left="1816" w:hanging="454"/>
      </w:pPr>
      <w:rPr>
        <w:rFonts w:hint="default"/>
        <w:b w:val="0"/>
        <w:i w:val="0"/>
        <w:color w:val="auto"/>
      </w:rPr>
    </w:lvl>
    <w:lvl w:ilvl="4">
      <w:start w:val="1"/>
      <w:numFmt w:val="upperRoman"/>
      <w:pStyle w:val="ListNumber5"/>
      <w:lvlText w:val="%5."/>
      <w:lvlJc w:val="left"/>
      <w:pPr>
        <w:tabs>
          <w:tab w:val="num" w:pos="2270"/>
        </w:tabs>
        <w:ind w:left="2270" w:hanging="454"/>
      </w:pPr>
      <w:rPr>
        <w:rFonts w:hint="default"/>
        <w:b w:val="0"/>
        <w:i w:val="0"/>
        <w:color w:val="auto"/>
      </w:rPr>
    </w:lvl>
    <w:lvl w:ilvl="5">
      <w:start w:val="1"/>
      <w:numFmt w:val="none"/>
      <w:lvlText w:val=""/>
      <w:lvlJc w:val="right"/>
      <w:pPr>
        <w:tabs>
          <w:tab w:val="num" w:pos="2724"/>
        </w:tabs>
        <w:ind w:left="2724" w:hanging="454"/>
      </w:pPr>
      <w:rPr>
        <w:rFonts w:hint="default"/>
      </w:rPr>
    </w:lvl>
    <w:lvl w:ilvl="6">
      <w:start w:val="1"/>
      <w:numFmt w:val="none"/>
      <w:lvlText w:val=""/>
      <w:lvlJc w:val="left"/>
      <w:pPr>
        <w:tabs>
          <w:tab w:val="num" w:pos="3178"/>
        </w:tabs>
        <w:ind w:left="3178" w:hanging="454"/>
      </w:pPr>
      <w:rPr>
        <w:rFonts w:hint="default"/>
      </w:rPr>
    </w:lvl>
    <w:lvl w:ilvl="7">
      <w:start w:val="1"/>
      <w:numFmt w:val="none"/>
      <w:lvlText w:val=""/>
      <w:lvlJc w:val="left"/>
      <w:pPr>
        <w:tabs>
          <w:tab w:val="num" w:pos="3632"/>
        </w:tabs>
        <w:ind w:left="3632" w:hanging="454"/>
      </w:pPr>
      <w:rPr>
        <w:rFonts w:hint="default"/>
      </w:rPr>
    </w:lvl>
    <w:lvl w:ilvl="8">
      <w:start w:val="1"/>
      <w:numFmt w:val="none"/>
      <w:lvlText w:val=""/>
      <w:lvlJc w:val="right"/>
      <w:pPr>
        <w:tabs>
          <w:tab w:val="num" w:pos="4086"/>
        </w:tabs>
        <w:ind w:left="4086" w:hanging="454"/>
      </w:pPr>
      <w:rPr>
        <w:rFonts w:hint="default"/>
      </w:rPr>
    </w:lvl>
  </w:abstractNum>
  <w:num w:numId="1" w16cid:durableId="589461035">
    <w:abstractNumId w:val="9"/>
  </w:num>
  <w:num w:numId="2" w16cid:durableId="1765146625">
    <w:abstractNumId w:val="28"/>
  </w:num>
  <w:num w:numId="3" w16cid:durableId="979074378">
    <w:abstractNumId w:val="1"/>
  </w:num>
  <w:num w:numId="4" w16cid:durableId="898900461">
    <w:abstractNumId w:val="10"/>
  </w:num>
  <w:num w:numId="5" w16cid:durableId="2082362759">
    <w:abstractNumId w:val="12"/>
  </w:num>
  <w:num w:numId="6" w16cid:durableId="1276131211">
    <w:abstractNumId w:val="18"/>
  </w:num>
  <w:num w:numId="7" w16cid:durableId="1243031531">
    <w:abstractNumId w:val="15"/>
  </w:num>
  <w:num w:numId="8" w16cid:durableId="1182088368">
    <w:abstractNumId w:val="8"/>
  </w:num>
  <w:num w:numId="9" w16cid:durableId="1080447736">
    <w:abstractNumId w:val="17"/>
  </w:num>
  <w:num w:numId="10" w16cid:durableId="462846809">
    <w:abstractNumId w:val="14"/>
  </w:num>
  <w:num w:numId="11" w16cid:durableId="990597981">
    <w:abstractNumId w:val="26"/>
  </w:num>
  <w:num w:numId="12" w16cid:durableId="230775409">
    <w:abstractNumId w:val="23"/>
  </w:num>
  <w:num w:numId="13" w16cid:durableId="947270671">
    <w:abstractNumId w:val="22"/>
  </w:num>
  <w:num w:numId="14" w16cid:durableId="1457678312">
    <w:abstractNumId w:val="0"/>
  </w:num>
  <w:num w:numId="15" w16cid:durableId="148374549">
    <w:abstractNumId w:val="26"/>
    <w:lvlOverride w:ilvl="0">
      <w:startOverride w:val="7"/>
    </w:lvlOverride>
    <w:lvlOverride w:ilvl="1">
      <w:startOverride w:val="5"/>
    </w:lvlOverride>
  </w:num>
  <w:num w:numId="16" w16cid:durableId="660230549">
    <w:abstractNumId w:val="5"/>
  </w:num>
  <w:num w:numId="17" w16cid:durableId="1794867059">
    <w:abstractNumId w:val="6"/>
  </w:num>
  <w:num w:numId="18" w16cid:durableId="532688654">
    <w:abstractNumId w:val="27"/>
  </w:num>
  <w:num w:numId="19" w16cid:durableId="1926722704">
    <w:abstractNumId w:val="3"/>
  </w:num>
  <w:num w:numId="20" w16cid:durableId="1976448557">
    <w:abstractNumId w:val="11"/>
  </w:num>
  <w:num w:numId="21" w16cid:durableId="1176188553">
    <w:abstractNumId w:val="24"/>
  </w:num>
  <w:num w:numId="22" w16cid:durableId="1114133849">
    <w:abstractNumId w:val="25"/>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anie Franklin">
    <w15:presenceInfo w15:providerId="AD" w15:userId="S::melanie.franklin@melbournewater.com.au::f0fd52db-cfee-4b8d-94ab-4c7529691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attachedTemplate r:id="rId1"/>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Manager Operations, Information Technology "/>
    <w:docVar w:name="Author" w:val="Disaster Recovery &amp; Business Continuity Lead, Information Technology "/>
    <w:docVar w:name="CustomTemplates" w:val="True"/>
    <w:docVar w:name="Date" w:val="Date"/>
    <w:docVar w:name="DateLong" w:val="January 2026"/>
    <w:docVar w:name="DateShort" w:val="01/2026"/>
    <w:docVar w:name="DocNameDocTypeAbbr" w:val="ERROR"/>
    <w:docVar w:name="DocNameMainFolder" w:val="16. Our Technology"/>
    <w:docVar w:name="DocNamePrefix" w:val="~"/>
    <w:docVar w:name="DocNameType" w:val="ANZ"/>
    <w:docVar w:name="Heading1Numbered" w:val="True"/>
    <w:docVar w:name="Heading2Numbered" w:val="True"/>
    <w:docVar w:name="Heading3Numbered" w:val="True"/>
    <w:docVar w:name="Heading4Numbered" w:val="False"/>
    <w:docVar w:name="Heading5Numbered" w:val="False"/>
    <w:docVar w:name="NodeApprover" w:val=" "/>
    <w:docVar w:name="NodeAuthor" w:val=" "/>
    <w:docVar w:name="Para" w:val="_x000d_"/>
    <w:docVar w:name="Status" w:val="DRAFT"/>
    <w:docVar w:name="UserModifiedTitle" w:val="ITDR Plan Template"/>
    <w:docVar w:name="Version" w:val="2"/>
    <w:docVar w:name="WebPublished" w:val="False"/>
    <w:docVar w:name="WSPAuthor" w:val=" "/>
    <w:docVar w:name="WSPContentType" w:val="~"/>
    <w:docVar w:name="WSPDiscipline" w:val="~"/>
    <w:docVar w:name="WSPDocDescription" w:val=" "/>
    <w:docVar w:name="WSPDocNamingDate" w:val=" "/>
    <w:docVar w:name="WSPDocNo" w:val="~"/>
    <w:docVar w:name="WSPGeneralOurRef" w:val=" "/>
    <w:docVar w:name="WSPOfficeCode" w:val=" "/>
    <w:docVar w:name="WSPProjectCode" w:val="~"/>
    <w:docVar w:name="xAppendixName" w:val="Appendix"/>
  </w:docVars>
  <w:rsids>
    <w:rsidRoot w:val="00A527EB"/>
    <w:rsid w:val="00000194"/>
    <w:rsid w:val="0000042D"/>
    <w:rsid w:val="0000108E"/>
    <w:rsid w:val="000015E7"/>
    <w:rsid w:val="00001617"/>
    <w:rsid w:val="00002181"/>
    <w:rsid w:val="00002D28"/>
    <w:rsid w:val="0000324E"/>
    <w:rsid w:val="0000342B"/>
    <w:rsid w:val="000035F6"/>
    <w:rsid w:val="00003698"/>
    <w:rsid w:val="00003CC7"/>
    <w:rsid w:val="00003D77"/>
    <w:rsid w:val="00004327"/>
    <w:rsid w:val="00004731"/>
    <w:rsid w:val="00004810"/>
    <w:rsid w:val="00004A68"/>
    <w:rsid w:val="00004CD8"/>
    <w:rsid w:val="00005BDE"/>
    <w:rsid w:val="0000624C"/>
    <w:rsid w:val="00006685"/>
    <w:rsid w:val="0000763F"/>
    <w:rsid w:val="00007AB9"/>
    <w:rsid w:val="000103D1"/>
    <w:rsid w:val="000105A9"/>
    <w:rsid w:val="00010678"/>
    <w:rsid w:val="000109BA"/>
    <w:rsid w:val="00011014"/>
    <w:rsid w:val="000124F6"/>
    <w:rsid w:val="000125A5"/>
    <w:rsid w:val="00012B1B"/>
    <w:rsid w:val="000136FD"/>
    <w:rsid w:val="0001378E"/>
    <w:rsid w:val="000144FC"/>
    <w:rsid w:val="00014935"/>
    <w:rsid w:val="00014A13"/>
    <w:rsid w:val="00014E52"/>
    <w:rsid w:val="00015358"/>
    <w:rsid w:val="00015B58"/>
    <w:rsid w:val="00015EBA"/>
    <w:rsid w:val="000160DB"/>
    <w:rsid w:val="00020425"/>
    <w:rsid w:val="0002048A"/>
    <w:rsid w:val="000216E3"/>
    <w:rsid w:val="00021D31"/>
    <w:rsid w:val="00021EF5"/>
    <w:rsid w:val="0002247E"/>
    <w:rsid w:val="00022833"/>
    <w:rsid w:val="00022A23"/>
    <w:rsid w:val="000230C8"/>
    <w:rsid w:val="000235F9"/>
    <w:rsid w:val="00023619"/>
    <w:rsid w:val="00023CE1"/>
    <w:rsid w:val="0002411B"/>
    <w:rsid w:val="00024215"/>
    <w:rsid w:val="0002449C"/>
    <w:rsid w:val="00025171"/>
    <w:rsid w:val="00025834"/>
    <w:rsid w:val="000265EA"/>
    <w:rsid w:val="00026A54"/>
    <w:rsid w:val="00026AAE"/>
    <w:rsid w:val="00026F2E"/>
    <w:rsid w:val="00027E35"/>
    <w:rsid w:val="00030E53"/>
    <w:rsid w:val="00032335"/>
    <w:rsid w:val="000330FE"/>
    <w:rsid w:val="00033A35"/>
    <w:rsid w:val="000343D3"/>
    <w:rsid w:val="00035205"/>
    <w:rsid w:val="000369D0"/>
    <w:rsid w:val="00036D45"/>
    <w:rsid w:val="00036E3F"/>
    <w:rsid w:val="000374E9"/>
    <w:rsid w:val="00037F48"/>
    <w:rsid w:val="00040F79"/>
    <w:rsid w:val="000414D9"/>
    <w:rsid w:val="00041613"/>
    <w:rsid w:val="0004272A"/>
    <w:rsid w:val="00042B96"/>
    <w:rsid w:val="00042C57"/>
    <w:rsid w:val="00042CAD"/>
    <w:rsid w:val="000435F4"/>
    <w:rsid w:val="00044414"/>
    <w:rsid w:val="00044C3F"/>
    <w:rsid w:val="0004727E"/>
    <w:rsid w:val="000478C8"/>
    <w:rsid w:val="00050219"/>
    <w:rsid w:val="000502EC"/>
    <w:rsid w:val="00050413"/>
    <w:rsid w:val="00050713"/>
    <w:rsid w:val="00051D5C"/>
    <w:rsid w:val="000522E6"/>
    <w:rsid w:val="000523D0"/>
    <w:rsid w:val="00052454"/>
    <w:rsid w:val="0005252A"/>
    <w:rsid w:val="00052752"/>
    <w:rsid w:val="00052874"/>
    <w:rsid w:val="00052AD0"/>
    <w:rsid w:val="00052CFF"/>
    <w:rsid w:val="00054709"/>
    <w:rsid w:val="00054A3D"/>
    <w:rsid w:val="00054A59"/>
    <w:rsid w:val="00055680"/>
    <w:rsid w:val="00055818"/>
    <w:rsid w:val="00055E75"/>
    <w:rsid w:val="00056024"/>
    <w:rsid w:val="00056488"/>
    <w:rsid w:val="0005684D"/>
    <w:rsid w:val="00057289"/>
    <w:rsid w:val="0005736B"/>
    <w:rsid w:val="000574CC"/>
    <w:rsid w:val="00057AD3"/>
    <w:rsid w:val="000600E8"/>
    <w:rsid w:val="000603C5"/>
    <w:rsid w:val="000603FE"/>
    <w:rsid w:val="000609F3"/>
    <w:rsid w:val="00060AE0"/>
    <w:rsid w:val="00060B9F"/>
    <w:rsid w:val="00060DBD"/>
    <w:rsid w:val="00061241"/>
    <w:rsid w:val="000613A1"/>
    <w:rsid w:val="0006180F"/>
    <w:rsid w:val="00061A10"/>
    <w:rsid w:val="00062186"/>
    <w:rsid w:val="00062265"/>
    <w:rsid w:val="00062465"/>
    <w:rsid w:val="000634B5"/>
    <w:rsid w:val="00064492"/>
    <w:rsid w:val="00064D1E"/>
    <w:rsid w:val="00065C6F"/>
    <w:rsid w:val="00066A4B"/>
    <w:rsid w:val="00067890"/>
    <w:rsid w:val="00067A55"/>
    <w:rsid w:val="00070288"/>
    <w:rsid w:val="000707CE"/>
    <w:rsid w:val="00070DCD"/>
    <w:rsid w:val="00071996"/>
    <w:rsid w:val="00072D51"/>
    <w:rsid w:val="00072D98"/>
    <w:rsid w:val="00072EB9"/>
    <w:rsid w:val="00073146"/>
    <w:rsid w:val="000744D0"/>
    <w:rsid w:val="00074968"/>
    <w:rsid w:val="00074EF6"/>
    <w:rsid w:val="000751C8"/>
    <w:rsid w:val="0007579C"/>
    <w:rsid w:val="000758DA"/>
    <w:rsid w:val="0007600B"/>
    <w:rsid w:val="000761DD"/>
    <w:rsid w:val="000764DD"/>
    <w:rsid w:val="00076886"/>
    <w:rsid w:val="00076CEC"/>
    <w:rsid w:val="00077B0F"/>
    <w:rsid w:val="00080978"/>
    <w:rsid w:val="00081024"/>
    <w:rsid w:val="00081BE6"/>
    <w:rsid w:val="0008214A"/>
    <w:rsid w:val="000823AD"/>
    <w:rsid w:val="00082A84"/>
    <w:rsid w:val="00082CAC"/>
    <w:rsid w:val="00083017"/>
    <w:rsid w:val="00083764"/>
    <w:rsid w:val="0008393D"/>
    <w:rsid w:val="00084AFC"/>
    <w:rsid w:val="000851D5"/>
    <w:rsid w:val="0008552F"/>
    <w:rsid w:val="000857C6"/>
    <w:rsid w:val="00086400"/>
    <w:rsid w:val="00086C5B"/>
    <w:rsid w:val="0009036F"/>
    <w:rsid w:val="0009062A"/>
    <w:rsid w:val="00090B4E"/>
    <w:rsid w:val="00090CC2"/>
    <w:rsid w:val="00090D68"/>
    <w:rsid w:val="0009129D"/>
    <w:rsid w:val="00091C1F"/>
    <w:rsid w:val="00091E67"/>
    <w:rsid w:val="0009483F"/>
    <w:rsid w:val="0009488C"/>
    <w:rsid w:val="00094CBA"/>
    <w:rsid w:val="00094DB3"/>
    <w:rsid w:val="00095A8D"/>
    <w:rsid w:val="0009624E"/>
    <w:rsid w:val="000972DE"/>
    <w:rsid w:val="00097E43"/>
    <w:rsid w:val="000A0092"/>
    <w:rsid w:val="000A043A"/>
    <w:rsid w:val="000A088D"/>
    <w:rsid w:val="000A0D29"/>
    <w:rsid w:val="000A0D39"/>
    <w:rsid w:val="000A0D42"/>
    <w:rsid w:val="000A0E56"/>
    <w:rsid w:val="000A1A10"/>
    <w:rsid w:val="000A2A5F"/>
    <w:rsid w:val="000A2B96"/>
    <w:rsid w:val="000A2DE7"/>
    <w:rsid w:val="000A3221"/>
    <w:rsid w:val="000A3D5F"/>
    <w:rsid w:val="000A52B9"/>
    <w:rsid w:val="000A5BBE"/>
    <w:rsid w:val="000A60D6"/>
    <w:rsid w:val="000A61A1"/>
    <w:rsid w:val="000A64D2"/>
    <w:rsid w:val="000A6FBE"/>
    <w:rsid w:val="000A6FFA"/>
    <w:rsid w:val="000B0394"/>
    <w:rsid w:val="000B07C0"/>
    <w:rsid w:val="000B088D"/>
    <w:rsid w:val="000B14C9"/>
    <w:rsid w:val="000B1B1A"/>
    <w:rsid w:val="000B1CA1"/>
    <w:rsid w:val="000B2A53"/>
    <w:rsid w:val="000B33BD"/>
    <w:rsid w:val="000B3935"/>
    <w:rsid w:val="000B3E29"/>
    <w:rsid w:val="000B3E5A"/>
    <w:rsid w:val="000B4796"/>
    <w:rsid w:val="000B492B"/>
    <w:rsid w:val="000B4FB2"/>
    <w:rsid w:val="000B568F"/>
    <w:rsid w:val="000B59CB"/>
    <w:rsid w:val="000B59E0"/>
    <w:rsid w:val="000B5AC1"/>
    <w:rsid w:val="000B64BB"/>
    <w:rsid w:val="000B65EC"/>
    <w:rsid w:val="000B65EE"/>
    <w:rsid w:val="000B6911"/>
    <w:rsid w:val="000B6ED3"/>
    <w:rsid w:val="000C0337"/>
    <w:rsid w:val="000C036C"/>
    <w:rsid w:val="000C0436"/>
    <w:rsid w:val="000C043D"/>
    <w:rsid w:val="000C269E"/>
    <w:rsid w:val="000C3390"/>
    <w:rsid w:val="000C3726"/>
    <w:rsid w:val="000C3B03"/>
    <w:rsid w:val="000C467B"/>
    <w:rsid w:val="000C4B51"/>
    <w:rsid w:val="000C4F8F"/>
    <w:rsid w:val="000C68A5"/>
    <w:rsid w:val="000C6965"/>
    <w:rsid w:val="000C6B3C"/>
    <w:rsid w:val="000C6C3C"/>
    <w:rsid w:val="000C782D"/>
    <w:rsid w:val="000C7BB4"/>
    <w:rsid w:val="000C7CCF"/>
    <w:rsid w:val="000D01DB"/>
    <w:rsid w:val="000D0881"/>
    <w:rsid w:val="000D1433"/>
    <w:rsid w:val="000D1A1B"/>
    <w:rsid w:val="000D1DA0"/>
    <w:rsid w:val="000D2F40"/>
    <w:rsid w:val="000D3881"/>
    <w:rsid w:val="000D3C12"/>
    <w:rsid w:val="000D3FCF"/>
    <w:rsid w:val="000D5967"/>
    <w:rsid w:val="000D5974"/>
    <w:rsid w:val="000D5AA5"/>
    <w:rsid w:val="000D5D54"/>
    <w:rsid w:val="000D63BD"/>
    <w:rsid w:val="000D661A"/>
    <w:rsid w:val="000D66AF"/>
    <w:rsid w:val="000D6B59"/>
    <w:rsid w:val="000D73BF"/>
    <w:rsid w:val="000D74C8"/>
    <w:rsid w:val="000D7F5B"/>
    <w:rsid w:val="000E0068"/>
    <w:rsid w:val="000E020E"/>
    <w:rsid w:val="000E0964"/>
    <w:rsid w:val="000E10D8"/>
    <w:rsid w:val="000E13B1"/>
    <w:rsid w:val="000E18A6"/>
    <w:rsid w:val="000E1F07"/>
    <w:rsid w:val="000E2171"/>
    <w:rsid w:val="000E217D"/>
    <w:rsid w:val="000E2789"/>
    <w:rsid w:val="000E2E35"/>
    <w:rsid w:val="000E2F22"/>
    <w:rsid w:val="000E322C"/>
    <w:rsid w:val="000E3FAD"/>
    <w:rsid w:val="000E4A03"/>
    <w:rsid w:val="000E4C6C"/>
    <w:rsid w:val="000E50BE"/>
    <w:rsid w:val="000E5431"/>
    <w:rsid w:val="000E5511"/>
    <w:rsid w:val="000E5B48"/>
    <w:rsid w:val="000E6E33"/>
    <w:rsid w:val="000F0EC3"/>
    <w:rsid w:val="000F1017"/>
    <w:rsid w:val="000F1268"/>
    <w:rsid w:val="000F2561"/>
    <w:rsid w:val="000F3362"/>
    <w:rsid w:val="000F35F3"/>
    <w:rsid w:val="000F3A44"/>
    <w:rsid w:val="000F47F5"/>
    <w:rsid w:val="000F4D26"/>
    <w:rsid w:val="000F53CD"/>
    <w:rsid w:val="000F59FB"/>
    <w:rsid w:val="000F5E55"/>
    <w:rsid w:val="000F6093"/>
    <w:rsid w:val="000F635D"/>
    <w:rsid w:val="000F64C8"/>
    <w:rsid w:val="000F7466"/>
    <w:rsid w:val="0010073C"/>
    <w:rsid w:val="001017EB"/>
    <w:rsid w:val="00102229"/>
    <w:rsid w:val="00102A8B"/>
    <w:rsid w:val="00102BF8"/>
    <w:rsid w:val="001042E1"/>
    <w:rsid w:val="00104C07"/>
    <w:rsid w:val="00104C17"/>
    <w:rsid w:val="00104C3A"/>
    <w:rsid w:val="00105153"/>
    <w:rsid w:val="00107025"/>
    <w:rsid w:val="0010728D"/>
    <w:rsid w:val="00107B03"/>
    <w:rsid w:val="00107BF2"/>
    <w:rsid w:val="00107FB8"/>
    <w:rsid w:val="0011087C"/>
    <w:rsid w:val="001113BD"/>
    <w:rsid w:val="0011143F"/>
    <w:rsid w:val="00111A2B"/>
    <w:rsid w:val="00111BEC"/>
    <w:rsid w:val="00112051"/>
    <w:rsid w:val="00112085"/>
    <w:rsid w:val="001126E4"/>
    <w:rsid w:val="00112A6E"/>
    <w:rsid w:val="00112EDB"/>
    <w:rsid w:val="0011371C"/>
    <w:rsid w:val="00113CB2"/>
    <w:rsid w:val="00114377"/>
    <w:rsid w:val="00114516"/>
    <w:rsid w:val="00114FDA"/>
    <w:rsid w:val="00115D06"/>
    <w:rsid w:val="00115FB1"/>
    <w:rsid w:val="00116264"/>
    <w:rsid w:val="00116378"/>
    <w:rsid w:val="001169D2"/>
    <w:rsid w:val="00117297"/>
    <w:rsid w:val="001176AC"/>
    <w:rsid w:val="001179D9"/>
    <w:rsid w:val="00117CE2"/>
    <w:rsid w:val="00120FE2"/>
    <w:rsid w:val="00121249"/>
    <w:rsid w:val="00121956"/>
    <w:rsid w:val="001221BD"/>
    <w:rsid w:val="00122F2A"/>
    <w:rsid w:val="001230A0"/>
    <w:rsid w:val="001237E1"/>
    <w:rsid w:val="001248FD"/>
    <w:rsid w:val="00124AB9"/>
    <w:rsid w:val="00124DC4"/>
    <w:rsid w:val="00126067"/>
    <w:rsid w:val="001267D3"/>
    <w:rsid w:val="00126BA4"/>
    <w:rsid w:val="00126C1E"/>
    <w:rsid w:val="00126F98"/>
    <w:rsid w:val="00127007"/>
    <w:rsid w:val="00127493"/>
    <w:rsid w:val="00127FE4"/>
    <w:rsid w:val="0013035E"/>
    <w:rsid w:val="0013044E"/>
    <w:rsid w:val="00130C1B"/>
    <w:rsid w:val="0013154A"/>
    <w:rsid w:val="00131CAF"/>
    <w:rsid w:val="00131D3A"/>
    <w:rsid w:val="001320DB"/>
    <w:rsid w:val="00133A9E"/>
    <w:rsid w:val="00133CEB"/>
    <w:rsid w:val="00134BD6"/>
    <w:rsid w:val="00135064"/>
    <w:rsid w:val="00135C0B"/>
    <w:rsid w:val="00136735"/>
    <w:rsid w:val="00136E73"/>
    <w:rsid w:val="001377E3"/>
    <w:rsid w:val="00137A24"/>
    <w:rsid w:val="00137B93"/>
    <w:rsid w:val="00140CED"/>
    <w:rsid w:val="00140FC3"/>
    <w:rsid w:val="001415F0"/>
    <w:rsid w:val="00141805"/>
    <w:rsid w:val="00142081"/>
    <w:rsid w:val="00142311"/>
    <w:rsid w:val="00142329"/>
    <w:rsid w:val="00142467"/>
    <w:rsid w:val="001427BE"/>
    <w:rsid w:val="001435DF"/>
    <w:rsid w:val="00145AAD"/>
    <w:rsid w:val="00145D1F"/>
    <w:rsid w:val="001460AC"/>
    <w:rsid w:val="00146947"/>
    <w:rsid w:val="00147141"/>
    <w:rsid w:val="0014722D"/>
    <w:rsid w:val="001503CE"/>
    <w:rsid w:val="00150500"/>
    <w:rsid w:val="001505E6"/>
    <w:rsid w:val="00150982"/>
    <w:rsid w:val="001534FF"/>
    <w:rsid w:val="001536B2"/>
    <w:rsid w:val="001536E5"/>
    <w:rsid w:val="0015413E"/>
    <w:rsid w:val="00155B41"/>
    <w:rsid w:val="00155BD6"/>
    <w:rsid w:val="00155C8C"/>
    <w:rsid w:val="0015669A"/>
    <w:rsid w:val="001571C1"/>
    <w:rsid w:val="001572A5"/>
    <w:rsid w:val="0015765D"/>
    <w:rsid w:val="00157C62"/>
    <w:rsid w:val="00157F04"/>
    <w:rsid w:val="0016003B"/>
    <w:rsid w:val="001603DB"/>
    <w:rsid w:val="00160A6B"/>
    <w:rsid w:val="00161258"/>
    <w:rsid w:val="00161AF4"/>
    <w:rsid w:val="00161CE3"/>
    <w:rsid w:val="00162271"/>
    <w:rsid w:val="00162508"/>
    <w:rsid w:val="00162633"/>
    <w:rsid w:val="0016268C"/>
    <w:rsid w:val="0016271B"/>
    <w:rsid w:val="0016280C"/>
    <w:rsid w:val="00162E85"/>
    <w:rsid w:val="00163F75"/>
    <w:rsid w:val="00164716"/>
    <w:rsid w:val="0016492D"/>
    <w:rsid w:val="001652A9"/>
    <w:rsid w:val="00165A17"/>
    <w:rsid w:val="00166097"/>
    <w:rsid w:val="00166E6D"/>
    <w:rsid w:val="001670E0"/>
    <w:rsid w:val="00167716"/>
    <w:rsid w:val="00167A7D"/>
    <w:rsid w:val="00167C0F"/>
    <w:rsid w:val="0017091D"/>
    <w:rsid w:val="00170AE8"/>
    <w:rsid w:val="00170F22"/>
    <w:rsid w:val="0017148F"/>
    <w:rsid w:val="0017203A"/>
    <w:rsid w:val="001726D4"/>
    <w:rsid w:val="00172E85"/>
    <w:rsid w:val="00173C56"/>
    <w:rsid w:val="001750A0"/>
    <w:rsid w:val="00175A3B"/>
    <w:rsid w:val="00175DE5"/>
    <w:rsid w:val="0017616E"/>
    <w:rsid w:val="00176C42"/>
    <w:rsid w:val="001773FE"/>
    <w:rsid w:val="001775C4"/>
    <w:rsid w:val="00177E3C"/>
    <w:rsid w:val="00177E6D"/>
    <w:rsid w:val="00180CA0"/>
    <w:rsid w:val="00181210"/>
    <w:rsid w:val="001818D8"/>
    <w:rsid w:val="00182487"/>
    <w:rsid w:val="001826B4"/>
    <w:rsid w:val="001827CC"/>
    <w:rsid w:val="001830A0"/>
    <w:rsid w:val="001833CB"/>
    <w:rsid w:val="00183E7D"/>
    <w:rsid w:val="0018426D"/>
    <w:rsid w:val="00184490"/>
    <w:rsid w:val="001844C6"/>
    <w:rsid w:val="001845EF"/>
    <w:rsid w:val="00184B03"/>
    <w:rsid w:val="00184D9E"/>
    <w:rsid w:val="00185903"/>
    <w:rsid w:val="00185B33"/>
    <w:rsid w:val="00185C87"/>
    <w:rsid w:val="00186157"/>
    <w:rsid w:val="001864AC"/>
    <w:rsid w:val="00186C8F"/>
    <w:rsid w:val="00186F31"/>
    <w:rsid w:val="00186FCB"/>
    <w:rsid w:val="00187175"/>
    <w:rsid w:val="0018722F"/>
    <w:rsid w:val="001874D7"/>
    <w:rsid w:val="00187785"/>
    <w:rsid w:val="00190149"/>
    <w:rsid w:val="0019068B"/>
    <w:rsid w:val="0019073C"/>
    <w:rsid w:val="00191308"/>
    <w:rsid w:val="00191EFB"/>
    <w:rsid w:val="00191F8C"/>
    <w:rsid w:val="001924B6"/>
    <w:rsid w:val="00193539"/>
    <w:rsid w:val="001936D3"/>
    <w:rsid w:val="001942E7"/>
    <w:rsid w:val="00194680"/>
    <w:rsid w:val="00194B60"/>
    <w:rsid w:val="0019513B"/>
    <w:rsid w:val="001951EE"/>
    <w:rsid w:val="001952B5"/>
    <w:rsid w:val="00195D19"/>
    <w:rsid w:val="001962B6"/>
    <w:rsid w:val="00196EBA"/>
    <w:rsid w:val="001A00F5"/>
    <w:rsid w:val="001A0403"/>
    <w:rsid w:val="001A0643"/>
    <w:rsid w:val="001A0BD5"/>
    <w:rsid w:val="001A1980"/>
    <w:rsid w:val="001A1EA4"/>
    <w:rsid w:val="001A21D0"/>
    <w:rsid w:val="001A2247"/>
    <w:rsid w:val="001A303E"/>
    <w:rsid w:val="001A3352"/>
    <w:rsid w:val="001A3695"/>
    <w:rsid w:val="001A41C8"/>
    <w:rsid w:val="001A4964"/>
    <w:rsid w:val="001A68B2"/>
    <w:rsid w:val="001A68D3"/>
    <w:rsid w:val="001A6E0C"/>
    <w:rsid w:val="001A7088"/>
    <w:rsid w:val="001A7730"/>
    <w:rsid w:val="001A7F19"/>
    <w:rsid w:val="001B0207"/>
    <w:rsid w:val="001B0880"/>
    <w:rsid w:val="001B0C6C"/>
    <w:rsid w:val="001B1992"/>
    <w:rsid w:val="001B19A8"/>
    <w:rsid w:val="001B1B2B"/>
    <w:rsid w:val="001B2571"/>
    <w:rsid w:val="001B3E69"/>
    <w:rsid w:val="001B3FB3"/>
    <w:rsid w:val="001B4BC0"/>
    <w:rsid w:val="001B5851"/>
    <w:rsid w:val="001B5A2F"/>
    <w:rsid w:val="001B6D41"/>
    <w:rsid w:val="001B7095"/>
    <w:rsid w:val="001B709D"/>
    <w:rsid w:val="001B7936"/>
    <w:rsid w:val="001B795B"/>
    <w:rsid w:val="001B7E38"/>
    <w:rsid w:val="001C0B73"/>
    <w:rsid w:val="001C12FD"/>
    <w:rsid w:val="001C139D"/>
    <w:rsid w:val="001C145F"/>
    <w:rsid w:val="001C147E"/>
    <w:rsid w:val="001C21BB"/>
    <w:rsid w:val="001C256E"/>
    <w:rsid w:val="001C31A5"/>
    <w:rsid w:val="001C31C0"/>
    <w:rsid w:val="001C31D8"/>
    <w:rsid w:val="001C3353"/>
    <w:rsid w:val="001C3632"/>
    <w:rsid w:val="001C4A4D"/>
    <w:rsid w:val="001C563E"/>
    <w:rsid w:val="001C5C2F"/>
    <w:rsid w:val="001C60E7"/>
    <w:rsid w:val="001C6511"/>
    <w:rsid w:val="001C6988"/>
    <w:rsid w:val="001C74DC"/>
    <w:rsid w:val="001C77E3"/>
    <w:rsid w:val="001D0263"/>
    <w:rsid w:val="001D1709"/>
    <w:rsid w:val="001D1DD7"/>
    <w:rsid w:val="001D335C"/>
    <w:rsid w:val="001D39F8"/>
    <w:rsid w:val="001D3B02"/>
    <w:rsid w:val="001D4095"/>
    <w:rsid w:val="001D45D6"/>
    <w:rsid w:val="001D4CFA"/>
    <w:rsid w:val="001D5ACC"/>
    <w:rsid w:val="001D5BFB"/>
    <w:rsid w:val="001D63D0"/>
    <w:rsid w:val="001D6A54"/>
    <w:rsid w:val="001D7027"/>
    <w:rsid w:val="001D770D"/>
    <w:rsid w:val="001D7B60"/>
    <w:rsid w:val="001D7D12"/>
    <w:rsid w:val="001E0285"/>
    <w:rsid w:val="001E04BC"/>
    <w:rsid w:val="001E0517"/>
    <w:rsid w:val="001E0813"/>
    <w:rsid w:val="001E0FB5"/>
    <w:rsid w:val="001E2412"/>
    <w:rsid w:val="001E2692"/>
    <w:rsid w:val="001E3629"/>
    <w:rsid w:val="001E3E6C"/>
    <w:rsid w:val="001E46A5"/>
    <w:rsid w:val="001E47CD"/>
    <w:rsid w:val="001E6421"/>
    <w:rsid w:val="001E6674"/>
    <w:rsid w:val="001E709C"/>
    <w:rsid w:val="001E7346"/>
    <w:rsid w:val="001E747A"/>
    <w:rsid w:val="001E751A"/>
    <w:rsid w:val="001F0045"/>
    <w:rsid w:val="001F020A"/>
    <w:rsid w:val="001F24E4"/>
    <w:rsid w:val="001F2D3A"/>
    <w:rsid w:val="001F2E62"/>
    <w:rsid w:val="001F302E"/>
    <w:rsid w:val="001F33DC"/>
    <w:rsid w:val="001F34DD"/>
    <w:rsid w:val="001F34DF"/>
    <w:rsid w:val="001F3570"/>
    <w:rsid w:val="001F4068"/>
    <w:rsid w:val="001F44D3"/>
    <w:rsid w:val="001F5040"/>
    <w:rsid w:val="001F542F"/>
    <w:rsid w:val="001F5BF9"/>
    <w:rsid w:val="001F7233"/>
    <w:rsid w:val="001F797E"/>
    <w:rsid w:val="001F7D31"/>
    <w:rsid w:val="00200041"/>
    <w:rsid w:val="00201104"/>
    <w:rsid w:val="002018DF"/>
    <w:rsid w:val="00201E91"/>
    <w:rsid w:val="0020269C"/>
    <w:rsid w:val="00202D57"/>
    <w:rsid w:val="00202EB9"/>
    <w:rsid w:val="0020441F"/>
    <w:rsid w:val="002049CE"/>
    <w:rsid w:val="00204AEE"/>
    <w:rsid w:val="0020508C"/>
    <w:rsid w:val="002071C2"/>
    <w:rsid w:val="00207596"/>
    <w:rsid w:val="002076AE"/>
    <w:rsid w:val="00211075"/>
    <w:rsid w:val="0021156C"/>
    <w:rsid w:val="00212084"/>
    <w:rsid w:val="0021238E"/>
    <w:rsid w:val="0021300F"/>
    <w:rsid w:val="00213164"/>
    <w:rsid w:val="00213228"/>
    <w:rsid w:val="0021332D"/>
    <w:rsid w:val="00213688"/>
    <w:rsid w:val="0021450C"/>
    <w:rsid w:val="002146AD"/>
    <w:rsid w:val="002156AD"/>
    <w:rsid w:val="002159B6"/>
    <w:rsid w:val="00215B4C"/>
    <w:rsid w:val="00215BDF"/>
    <w:rsid w:val="00217258"/>
    <w:rsid w:val="00217936"/>
    <w:rsid w:val="002215D0"/>
    <w:rsid w:val="00221EC3"/>
    <w:rsid w:val="00222DB0"/>
    <w:rsid w:val="00223264"/>
    <w:rsid w:val="00224159"/>
    <w:rsid w:val="00224438"/>
    <w:rsid w:val="00224AD0"/>
    <w:rsid w:val="00226225"/>
    <w:rsid w:val="002262AB"/>
    <w:rsid w:val="00226D10"/>
    <w:rsid w:val="002272A4"/>
    <w:rsid w:val="00230200"/>
    <w:rsid w:val="002304D5"/>
    <w:rsid w:val="00231978"/>
    <w:rsid w:val="00232CFD"/>
    <w:rsid w:val="00232D3E"/>
    <w:rsid w:val="00232E57"/>
    <w:rsid w:val="00232FA2"/>
    <w:rsid w:val="002331F5"/>
    <w:rsid w:val="00233B50"/>
    <w:rsid w:val="0023422F"/>
    <w:rsid w:val="00234BD6"/>
    <w:rsid w:val="00234E68"/>
    <w:rsid w:val="0023613D"/>
    <w:rsid w:val="0023624D"/>
    <w:rsid w:val="00236B7B"/>
    <w:rsid w:val="0023777F"/>
    <w:rsid w:val="002379FF"/>
    <w:rsid w:val="00237C75"/>
    <w:rsid w:val="0024008B"/>
    <w:rsid w:val="00240884"/>
    <w:rsid w:val="00240BBE"/>
    <w:rsid w:val="002410F0"/>
    <w:rsid w:val="00241406"/>
    <w:rsid w:val="0024188F"/>
    <w:rsid w:val="00241D61"/>
    <w:rsid w:val="00241F9B"/>
    <w:rsid w:val="0024205F"/>
    <w:rsid w:val="0024248C"/>
    <w:rsid w:val="002425B0"/>
    <w:rsid w:val="00243399"/>
    <w:rsid w:val="00243A45"/>
    <w:rsid w:val="002448CB"/>
    <w:rsid w:val="00244F68"/>
    <w:rsid w:val="00245388"/>
    <w:rsid w:val="002457D3"/>
    <w:rsid w:val="0024688B"/>
    <w:rsid w:val="00246F10"/>
    <w:rsid w:val="00246FC9"/>
    <w:rsid w:val="002470DD"/>
    <w:rsid w:val="0024716E"/>
    <w:rsid w:val="00247620"/>
    <w:rsid w:val="00247856"/>
    <w:rsid w:val="00247C04"/>
    <w:rsid w:val="00247DAF"/>
    <w:rsid w:val="0025065A"/>
    <w:rsid w:val="002507C9"/>
    <w:rsid w:val="00251E99"/>
    <w:rsid w:val="0025234C"/>
    <w:rsid w:val="00252368"/>
    <w:rsid w:val="00252AB5"/>
    <w:rsid w:val="00252F18"/>
    <w:rsid w:val="0025313A"/>
    <w:rsid w:val="00253193"/>
    <w:rsid w:val="00253DDB"/>
    <w:rsid w:val="00254639"/>
    <w:rsid w:val="00255A0D"/>
    <w:rsid w:val="0025626D"/>
    <w:rsid w:val="002564E3"/>
    <w:rsid w:val="00256560"/>
    <w:rsid w:val="00256624"/>
    <w:rsid w:val="002568B8"/>
    <w:rsid w:val="00256B92"/>
    <w:rsid w:val="0025721A"/>
    <w:rsid w:val="00257713"/>
    <w:rsid w:val="0025776D"/>
    <w:rsid w:val="00257AA4"/>
    <w:rsid w:val="00257F30"/>
    <w:rsid w:val="002602FE"/>
    <w:rsid w:val="0026084A"/>
    <w:rsid w:val="00260B17"/>
    <w:rsid w:val="00260CB3"/>
    <w:rsid w:val="00260EAA"/>
    <w:rsid w:val="00261704"/>
    <w:rsid w:val="00262ACE"/>
    <w:rsid w:val="002632D6"/>
    <w:rsid w:val="00263AC5"/>
    <w:rsid w:val="00263D7E"/>
    <w:rsid w:val="00263F07"/>
    <w:rsid w:val="0026560A"/>
    <w:rsid w:val="00265C0D"/>
    <w:rsid w:val="0026655E"/>
    <w:rsid w:val="002706E3"/>
    <w:rsid w:val="00270DAD"/>
    <w:rsid w:val="002715E9"/>
    <w:rsid w:val="0027203B"/>
    <w:rsid w:val="0027240B"/>
    <w:rsid w:val="0027266B"/>
    <w:rsid w:val="002741AE"/>
    <w:rsid w:val="002745AE"/>
    <w:rsid w:val="002747F1"/>
    <w:rsid w:val="00274C38"/>
    <w:rsid w:val="00274DED"/>
    <w:rsid w:val="00275FFD"/>
    <w:rsid w:val="00277193"/>
    <w:rsid w:val="002773CD"/>
    <w:rsid w:val="0027759D"/>
    <w:rsid w:val="002776B5"/>
    <w:rsid w:val="002777CC"/>
    <w:rsid w:val="002802B7"/>
    <w:rsid w:val="00280615"/>
    <w:rsid w:val="00280DDD"/>
    <w:rsid w:val="00281BB2"/>
    <w:rsid w:val="00282904"/>
    <w:rsid w:val="00282A5A"/>
    <w:rsid w:val="00282D86"/>
    <w:rsid w:val="00283087"/>
    <w:rsid w:val="002833F4"/>
    <w:rsid w:val="00283819"/>
    <w:rsid w:val="00283EA9"/>
    <w:rsid w:val="00284511"/>
    <w:rsid w:val="00284DAE"/>
    <w:rsid w:val="00284E00"/>
    <w:rsid w:val="002857D1"/>
    <w:rsid w:val="00287A8A"/>
    <w:rsid w:val="00287DF6"/>
    <w:rsid w:val="00290D36"/>
    <w:rsid w:val="00290EEF"/>
    <w:rsid w:val="002913BC"/>
    <w:rsid w:val="002915A6"/>
    <w:rsid w:val="002918EE"/>
    <w:rsid w:val="00292367"/>
    <w:rsid w:val="0029298A"/>
    <w:rsid w:val="00292A04"/>
    <w:rsid w:val="00292AF3"/>
    <w:rsid w:val="00292C90"/>
    <w:rsid w:val="0029336B"/>
    <w:rsid w:val="00293BC2"/>
    <w:rsid w:val="00294F68"/>
    <w:rsid w:val="00294F8C"/>
    <w:rsid w:val="002953E2"/>
    <w:rsid w:val="0029576F"/>
    <w:rsid w:val="00295A1A"/>
    <w:rsid w:val="00296015"/>
    <w:rsid w:val="00296AFC"/>
    <w:rsid w:val="00297C2D"/>
    <w:rsid w:val="002A0705"/>
    <w:rsid w:val="002A0A44"/>
    <w:rsid w:val="002A11B8"/>
    <w:rsid w:val="002A175E"/>
    <w:rsid w:val="002A1E0E"/>
    <w:rsid w:val="002A2710"/>
    <w:rsid w:val="002A37BE"/>
    <w:rsid w:val="002A41C8"/>
    <w:rsid w:val="002A5019"/>
    <w:rsid w:val="002A59E7"/>
    <w:rsid w:val="002A5D00"/>
    <w:rsid w:val="002A5EB4"/>
    <w:rsid w:val="002A68E1"/>
    <w:rsid w:val="002A6A93"/>
    <w:rsid w:val="002A7021"/>
    <w:rsid w:val="002A72D9"/>
    <w:rsid w:val="002A74F8"/>
    <w:rsid w:val="002A7D81"/>
    <w:rsid w:val="002B06B4"/>
    <w:rsid w:val="002B0CCC"/>
    <w:rsid w:val="002B118F"/>
    <w:rsid w:val="002B1D16"/>
    <w:rsid w:val="002B23F8"/>
    <w:rsid w:val="002B2730"/>
    <w:rsid w:val="002B303A"/>
    <w:rsid w:val="002B3219"/>
    <w:rsid w:val="002B39ED"/>
    <w:rsid w:val="002B45DD"/>
    <w:rsid w:val="002B4A7C"/>
    <w:rsid w:val="002B4BB9"/>
    <w:rsid w:val="002B6B22"/>
    <w:rsid w:val="002B71AF"/>
    <w:rsid w:val="002B742D"/>
    <w:rsid w:val="002B78E8"/>
    <w:rsid w:val="002B790E"/>
    <w:rsid w:val="002B7B5A"/>
    <w:rsid w:val="002B7C01"/>
    <w:rsid w:val="002C02B3"/>
    <w:rsid w:val="002C0468"/>
    <w:rsid w:val="002C065E"/>
    <w:rsid w:val="002C134B"/>
    <w:rsid w:val="002C2F08"/>
    <w:rsid w:val="002C3408"/>
    <w:rsid w:val="002C37A5"/>
    <w:rsid w:val="002C3C22"/>
    <w:rsid w:val="002C3F2F"/>
    <w:rsid w:val="002C49EC"/>
    <w:rsid w:val="002C66C6"/>
    <w:rsid w:val="002C66CD"/>
    <w:rsid w:val="002C6756"/>
    <w:rsid w:val="002C6E0A"/>
    <w:rsid w:val="002C6E41"/>
    <w:rsid w:val="002C6ED8"/>
    <w:rsid w:val="002C77C5"/>
    <w:rsid w:val="002C793D"/>
    <w:rsid w:val="002C7E7F"/>
    <w:rsid w:val="002D029E"/>
    <w:rsid w:val="002D0F64"/>
    <w:rsid w:val="002D1A49"/>
    <w:rsid w:val="002D1E83"/>
    <w:rsid w:val="002D21C9"/>
    <w:rsid w:val="002D2577"/>
    <w:rsid w:val="002D2A80"/>
    <w:rsid w:val="002D2D1D"/>
    <w:rsid w:val="002D34FF"/>
    <w:rsid w:val="002D3864"/>
    <w:rsid w:val="002D4C53"/>
    <w:rsid w:val="002D573A"/>
    <w:rsid w:val="002D5C63"/>
    <w:rsid w:val="002D660A"/>
    <w:rsid w:val="002D671D"/>
    <w:rsid w:val="002D6FC9"/>
    <w:rsid w:val="002D72A2"/>
    <w:rsid w:val="002D7A73"/>
    <w:rsid w:val="002D7AA5"/>
    <w:rsid w:val="002E0433"/>
    <w:rsid w:val="002E08B5"/>
    <w:rsid w:val="002E0ED2"/>
    <w:rsid w:val="002E1FDE"/>
    <w:rsid w:val="002E2553"/>
    <w:rsid w:val="002E3000"/>
    <w:rsid w:val="002E34C5"/>
    <w:rsid w:val="002E3829"/>
    <w:rsid w:val="002E3B87"/>
    <w:rsid w:val="002E3BE0"/>
    <w:rsid w:val="002E4684"/>
    <w:rsid w:val="002E48D8"/>
    <w:rsid w:val="002E4E4D"/>
    <w:rsid w:val="002E5067"/>
    <w:rsid w:val="002E51DE"/>
    <w:rsid w:val="002E5E0C"/>
    <w:rsid w:val="002E6528"/>
    <w:rsid w:val="002E6B07"/>
    <w:rsid w:val="002E7162"/>
    <w:rsid w:val="002E74B4"/>
    <w:rsid w:val="002E76EA"/>
    <w:rsid w:val="002E7A1C"/>
    <w:rsid w:val="002F121C"/>
    <w:rsid w:val="002F2623"/>
    <w:rsid w:val="002F26C1"/>
    <w:rsid w:val="002F358F"/>
    <w:rsid w:val="002F3731"/>
    <w:rsid w:val="002F454B"/>
    <w:rsid w:val="002F49B1"/>
    <w:rsid w:val="002F4E2E"/>
    <w:rsid w:val="002F4F4A"/>
    <w:rsid w:val="002F50FB"/>
    <w:rsid w:val="002F5527"/>
    <w:rsid w:val="002F5685"/>
    <w:rsid w:val="002F56E8"/>
    <w:rsid w:val="002F6454"/>
    <w:rsid w:val="002F647B"/>
    <w:rsid w:val="002F6EC1"/>
    <w:rsid w:val="002F6FE9"/>
    <w:rsid w:val="002F7063"/>
    <w:rsid w:val="002F7C3F"/>
    <w:rsid w:val="003009DC"/>
    <w:rsid w:val="0030143F"/>
    <w:rsid w:val="00301647"/>
    <w:rsid w:val="00302532"/>
    <w:rsid w:val="0030259D"/>
    <w:rsid w:val="00302A0A"/>
    <w:rsid w:val="0030427C"/>
    <w:rsid w:val="00305F51"/>
    <w:rsid w:val="00306F51"/>
    <w:rsid w:val="003101CD"/>
    <w:rsid w:val="00311430"/>
    <w:rsid w:val="00311635"/>
    <w:rsid w:val="0031174D"/>
    <w:rsid w:val="0031211F"/>
    <w:rsid w:val="00312DAD"/>
    <w:rsid w:val="00314694"/>
    <w:rsid w:val="00315198"/>
    <w:rsid w:val="003157CE"/>
    <w:rsid w:val="00315978"/>
    <w:rsid w:val="00315D27"/>
    <w:rsid w:val="00315FCC"/>
    <w:rsid w:val="0031629F"/>
    <w:rsid w:val="00316457"/>
    <w:rsid w:val="0031669E"/>
    <w:rsid w:val="00316DFD"/>
    <w:rsid w:val="00316FCD"/>
    <w:rsid w:val="003171E6"/>
    <w:rsid w:val="003172A7"/>
    <w:rsid w:val="00317D2D"/>
    <w:rsid w:val="00317F2B"/>
    <w:rsid w:val="0032168A"/>
    <w:rsid w:val="00322D99"/>
    <w:rsid w:val="00324134"/>
    <w:rsid w:val="003248EB"/>
    <w:rsid w:val="00324C40"/>
    <w:rsid w:val="00324CA1"/>
    <w:rsid w:val="00324E40"/>
    <w:rsid w:val="00325018"/>
    <w:rsid w:val="00325069"/>
    <w:rsid w:val="00325207"/>
    <w:rsid w:val="003258B1"/>
    <w:rsid w:val="00325AB7"/>
    <w:rsid w:val="00325E0A"/>
    <w:rsid w:val="00325F59"/>
    <w:rsid w:val="0032635A"/>
    <w:rsid w:val="00326715"/>
    <w:rsid w:val="00326E64"/>
    <w:rsid w:val="00326F8E"/>
    <w:rsid w:val="0032768B"/>
    <w:rsid w:val="003277B4"/>
    <w:rsid w:val="0033001F"/>
    <w:rsid w:val="00330029"/>
    <w:rsid w:val="00330851"/>
    <w:rsid w:val="00330DA3"/>
    <w:rsid w:val="00331625"/>
    <w:rsid w:val="00331904"/>
    <w:rsid w:val="00331931"/>
    <w:rsid w:val="00332913"/>
    <w:rsid w:val="003337C6"/>
    <w:rsid w:val="00333E2E"/>
    <w:rsid w:val="00334522"/>
    <w:rsid w:val="003347F7"/>
    <w:rsid w:val="00334C2F"/>
    <w:rsid w:val="00335067"/>
    <w:rsid w:val="00335781"/>
    <w:rsid w:val="00336145"/>
    <w:rsid w:val="003361AD"/>
    <w:rsid w:val="0033700D"/>
    <w:rsid w:val="003400DE"/>
    <w:rsid w:val="00340140"/>
    <w:rsid w:val="00340882"/>
    <w:rsid w:val="00340B2F"/>
    <w:rsid w:val="00340F88"/>
    <w:rsid w:val="00341D4C"/>
    <w:rsid w:val="003420F8"/>
    <w:rsid w:val="003425C3"/>
    <w:rsid w:val="00343100"/>
    <w:rsid w:val="00343131"/>
    <w:rsid w:val="00343F93"/>
    <w:rsid w:val="00344B39"/>
    <w:rsid w:val="003450F5"/>
    <w:rsid w:val="003457D0"/>
    <w:rsid w:val="00346ADF"/>
    <w:rsid w:val="00346D69"/>
    <w:rsid w:val="003471A2"/>
    <w:rsid w:val="003474A8"/>
    <w:rsid w:val="00347812"/>
    <w:rsid w:val="00347930"/>
    <w:rsid w:val="0035068B"/>
    <w:rsid w:val="00350742"/>
    <w:rsid w:val="00351409"/>
    <w:rsid w:val="00351449"/>
    <w:rsid w:val="00351818"/>
    <w:rsid w:val="003518C7"/>
    <w:rsid w:val="00351A4E"/>
    <w:rsid w:val="0035206E"/>
    <w:rsid w:val="003523CE"/>
    <w:rsid w:val="00352E07"/>
    <w:rsid w:val="003530AA"/>
    <w:rsid w:val="00354371"/>
    <w:rsid w:val="00354D59"/>
    <w:rsid w:val="003554B5"/>
    <w:rsid w:val="0035621A"/>
    <w:rsid w:val="003571CF"/>
    <w:rsid w:val="003577BC"/>
    <w:rsid w:val="00357829"/>
    <w:rsid w:val="00357844"/>
    <w:rsid w:val="00357E3F"/>
    <w:rsid w:val="003600A7"/>
    <w:rsid w:val="00360448"/>
    <w:rsid w:val="003606FF"/>
    <w:rsid w:val="00361ECA"/>
    <w:rsid w:val="0036258B"/>
    <w:rsid w:val="003631DD"/>
    <w:rsid w:val="00363249"/>
    <w:rsid w:val="00363724"/>
    <w:rsid w:val="003642C1"/>
    <w:rsid w:val="00364AAB"/>
    <w:rsid w:val="00364D51"/>
    <w:rsid w:val="00365388"/>
    <w:rsid w:val="00366961"/>
    <w:rsid w:val="00366E1B"/>
    <w:rsid w:val="00366EE5"/>
    <w:rsid w:val="00366EEA"/>
    <w:rsid w:val="0036701E"/>
    <w:rsid w:val="003677E3"/>
    <w:rsid w:val="00370000"/>
    <w:rsid w:val="00370698"/>
    <w:rsid w:val="00370C11"/>
    <w:rsid w:val="00371F0D"/>
    <w:rsid w:val="003723C8"/>
    <w:rsid w:val="003737BA"/>
    <w:rsid w:val="00374265"/>
    <w:rsid w:val="00374655"/>
    <w:rsid w:val="003752DA"/>
    <w:rsid w:val="003752E2"/>
    <w:rsid w:val="003753F7"/>
    <w:rsid w:val="003756A1"/>
    <w:rsid w:val="003763C4"/>
    <w:rsid w:val="00377787"/>
    <w:rsid w:val="00377962"/>
    <w:rsid w:val="00377D64"/>
    <w:rsid w:val="00377E23"/>
    <w:rsid w:val="003803CA"/>
    <w:rsid w:val="00381933"/>
    <w:rsid w:val="00382199"/>
    <w:rsid w:val="003824AA"/>
    <w:rsid w:val="003824E3"/>
    <w:rsid w:val="0038276F"/>
    <w:rsid w:val="00382B69"/>
    <w:rsid w:val="00382E95"/>
    <w:rsid w:val="0038372A"/>
    <w:rsid w:val="00383FF6"/>
    <w:rsid w:val="00384928"/>
    <w:rsid w:val="00386640"/>
    <w:rsid w:val="00386D52"/>
    <w:rsid w:val="003871CD"/>
    <w:rsid w:val="00387259"/>
    <w:rsid w:val="00387E1C"/>
    <w:rsid w:val="00390250"/>
    <w:rsid w:val="003906F3"/>
    <w:rsid w:val="0039209F"/>
    <w:rsid w:val="00392D40"/>
    <w:rsid w:val="0039477E"/>
    <w:rsid w:val="00394AAB"/>
    <w:rsid w:val="00395054"/>
    <w:rsid w:val="00395AF9"/>
    <w:rsid w:val="00396434"/>
    <w:rsid w:val="00396D03"/>
    <w:rsid w:val="003972DF"/>
    <w:rsid w:val="00397E8D"/>
    <w:rsid w:val="003A2945"/>
    <w:rsid w:val="003A2AA6"/>
    <w:rsid w:val="003A41B0"/>
    <w:rsid w:val="003A4229"/>
    <w:rsid w:val="003A45F0"/>
    <w:rsid w:val="003A4666"/>
    <w:rsid w:val="003A5500"/>
    <w:rsid w:val="003A579D"/>
    <w:rsid w:val="003A5DC4"/>
    <w:rsid w:val="003A686B"/>
    <w:rsid w:val="003A75A9"/>
    <w:rsid w:val="003A7E6D"/>
    <w:rsid w:val="003B00CC"/>
    <w:rsid w:val="003B0A21"/>
    <w:rsid w:val="003B0D4F"/>
    <w:rsid w:val="003B0F7A"/>
    <w:rsid w:val="003B16F2"/>
    <w:rsid w:val="003B1A31"/>
    <w:rsid w:val="003B1D62"/>
    <w:rsid w:val="003B1E75"/>
    <w:rsid w:val="003B1EC5"/>
    <w:rsid w:val="003B211F"/>
    <w:rsid w:val="003B270E"/>
    <w:rsid w:val="003B2C1B"/>
    <w:rsid w:val="003B2E0D"/>
    <w:rsid w:val="003B2F88"/>
    <w:rsid w:val="003B4070"/>
    <w:rsid w:val="003B48A5"/>
    <w:rsid w:val="003B5109"/>
    <w:rsid w:val="003B53BD"/>
    <w:rsid w:val="003B617F"/>
    <w:rsid w:val="003B6A36"/>
    <w:rsid w:val="003B6EC3"/>
    <w:rsid w:val="003B74BE"/>
    <w:rsid w:val="003B75ED"/>
    <w:rsid w:val="003B76E6"/>
    <w:rsid w:val="003B76E7"/>
    <w:rsid w:val="003B7D6D"/>
    <w:rsid w:val="003B7E79"/>
    <w:rsid w:val="003C0608"/>
    <w:rsid w:val="003C147A"/>
    <w:rsid w:val="003C1718"/>
    <w:rsid w:val="003C1871"/>
    <w:rsid w:val="003C2557"/>
    <w:rsid w:val="003C25F9"/>
    <w:rsid w:val="003C2C0D"/>
    <w:rsid w:val="003C2C66"/>
    <w:rsid w:val="003C300B"/>
    <w:rsid w:val="003C3247"/>
    <w:rsid w:val="003C384A"/>
    <w:rsid w:val="003C3A4C"/>
    <w:rsid w:val="003C3B57"/>
    <w:rsid w:val="003C467E"/>
    <w:rsid w:val="003C4BFF"/>
    <w:rsid w:val="003C5A07"/>
    <w:rsid w:val="003C63AF"/>
    <w:rsid w:val="003C651E"/>
    <w:rsid w:val="003C6656"/>
    <w:rsid w:val="003C6D48"/>
    <w:rsid w:val="003C772F"/>
    <w:rsid w:val="003D1B95"/>
    <w:rsid w:val="003D1F42"/>
    <w:rsid w:val="003D3825"/>
    <w:rsid w:val="003D3914"/>
    <w:rsid w:val="003D44EC"/>
    <w:rsid w:val="003D4D6D"/>
    <w:rsid w:val="003D5307"/>
    <w:rsid w:val="003D56C9"/>
    <w:rsid w:val="003D70B4"/>
    <w:rsid w:val="003D70C8"/>
    <w:rsid w:val="003D7460"/>
    <w:rsid w:val="003E0211"/>
    <w:rsid w:val="003E06E6"/>
    <w:rsid w:val="003E197B"/>
    <w:rsid w:val="003E1BAD"/>
    <w:rsid w:val="003E23AD"/>
    <w:rsid w:val="003E329B"/>
    <w:rsid w:val="003E3C18"/>
    <w:rsid w:val="003E3CFE"/>
    <w:rsid w:val="003E4809"/>
    <w:rsid w:val="003E48F1"/>
    <w:rsid w:val="003E496B"/>
    <w:rsid w:val="003E5011"/>
    <w:rsid w:val="003E51F2"/>
    <w:rsid w:val="003E55A4"/>
    <w:rsid w:val="003E5D28"/>
    <w:rsid w:val="003E706E"/>
    <w:rsid w:val="003F009A"/>
    <w:rsid w:val="003F03AF"/>
    <w:rsid w:val="003F0C6C"/>
    <w:rsid w:val="003F19AE"/>
    <w:rsid w:val="003F1A32"/>
    <w:rsid w:val="003F1B72"/>
    <w:rsid w:val="003F22B5"/>
    <w:rsid w:val="003F2CA8"/>
    <w:rsid w:val="003F2E06"/>
    <w:rsid w:val="003F3078"/>
    <w:rsid w:val="003F3133"/>
    <w:rsid w:val="003F3427"/>
    <w:rsid w:val="003F38A2"/>
    <w:rsid w:val="003F3A15"/>
    <w:rsid w:val="003F5238"/>
    <w:rsid w:val="003F6F2E"/>
    <w:rsid w:val="003F70FF"/>
    <w:rsid w:val="003F754F"/>
    <w:rsid w:val="003F782D"/>
    <w:rsid w:val="0040043A"/>
    <w:rsid w:val="0040078D"/>
    <w:rsid w:val="004007D5"/>
    <w:rsid w:val="00400869"/>
    <w:rsid w:val="00400A71"/>
    <w:rsid w:val="00400FC6"/>
    <w:rsid w:val="00401116"/>
    <w:rsid w:val="004015D5"/>
    <w:rsid w:val="00401AB9"/>
    <w:rsid w:val="004025F2"/>
    <w:rsid w:val="004028C9"/>
    <w:rsid w:val="0040292D"/>
    <w:rsid w:val="004040A4"/>
    <w:rsid w:val="00405CF4"/>
    <w:rsid w:val="0040658D"/>
    <w:rsid w:val="00406935"/>
    <w:rsid w:val="004069E0"/>
    <w:rsid w:val="00407207"/>
    <w:rsid w:val="0040743E"/>
    <w:rsid w:val="00407885"/>
    <w:rsid w:val="004100F3"/>
    <w:rsid w:val="0041027A"/>
    <w:rsid w:val="004102AD"/>
    <w:rsid w:val="00410A54"/>
    <w:rsid w:val="00412176"/>
    <w:rsid w:val="00412267"/>
    <w:rsid w:val="00413361"/>
    <w:rsid w:val="0041339D"/>
    <w:rsid w:val="0041446C"/>
    <w:rsid w:val="0041458F"/>
    <w:rsid w:val="004146DF"/>
    <w:rsid w:val="00414C7D"/>
    <w:rsid w:val="00414FD9"/>
    <w:rsid w:val="00415BB8"/>
    <w:rsid w:val="00416CDD"/>
    <w:rsid w:val="00417333"/>
    <w:rsid w:val="004178B0"/>
    <w:rsid w:val="00417AA9"/>
    <w:rsid w:val="00417EBE"/>
    <w:rsid w:val="00420403"/>
    <w:rsid w:val="00420997"/>
    <w:rsid w:val="00421166"/>
    <w:rsid w:val="00421DE4"/>
    <w:rsid w:val="00421FC3"/>
    <w:rsid w:val="00422729"/>
    <w:rsid w:val="004232D6"/>
    <w:rsid w:val="00424509"/>
    <w:rsid w:val="00424AE4"/>
    <w:rsid w:val="0042583F"/>
    <w:rsid w:val="004259F1"/>
    <w:rsid w:val="00425A8F"/>
    <w:rsid w:val="00425C2B"/>
    <w:rsid w:val="004261DC"/>
    <w:rsid w:val="00427EBA"/>
    <w:rsid w:val="00427FBE"/>
    <w:rsid w:val="004300A8"/>
    <w:rsid w:val="004305A6"/>
    <w:rsid w:val="00430641"/>
    <w:rsid w:val="004306AF"/>
    <w:rsid w:val="0043090F"/>
    <w:rsid w:val="00430AAB"/>
    <w:rsid w:val="00430E9E"/>
    <w:rsid w:val="00431319"/>
    <w:rsid w:val="00431B86"/>
    <w:rsid w:val="00431CCA"/>
    <w:rsid w:val="00431D9C"/>
    <w:rsid w:val="004327E1"/>
    <w:rsid w:val="00433390"/>
    <w:rsid w:val="004335DB"/>
    <w:rsid w:val="004338E4"/>
    <w:rsid w:val="00433A59"/>
    <w:rsid w:val="00433E63"/>
    <w:rsid w:val="00433F43"/>
    <w:rsid w:val="004346A8"/>
    <w:rsid w:val="0043488F"/>
    <w:rsid w:val="00436175"/>
    <w:rsid w:val="00436318"/>
    <w:rsid w:val="00436BB2"/>
    <w:rsid w:val="0043750B"/>
    <w:rsid w:val="00437842"/>
    <w:rsid w:val="004402C7"/>
    <w:rsid w:val="00440316"/>
    <w:rsid w:val="0044085B"/>
    <w:rsid w:val="00441256"/>
    <w:rsid w:val="0044145F"/>
    <w:rsid w:val="004416FF"/>
    <w:rsid w:val="00441DAC"/>
    <w:rsid w:val="00441E39"/>
    <w:rsid w:val="0044211A"/>
    <w:rsid w:val="0044285B"/>
    <w:rsid w:val="00442C10"/>
    <w:rsid w:val="004435BE"/>
    <w:rsid w:val="004436F9"/>
    <w:rsid w:val="00443710"/>
    <w:rsid w:val="00443B85"/>
    <w:rsid w:val="004440AF"/>
    <w:rsid w:val="0044516E"/>
    <w:rsid w:val="0044598B"/>
    <w:rsid w:val="004459EA"/>
    <w:rsid w:val="004463B0"/>
    <w:rsid w:val="004467C8"/>
    <w:rsid w:val="00446F27"/>
    <w:rsid w:val="00450BDB"/>
    <w:rsid w:val="00451C92"/>
    <w:rsid w:val="00452294"/>
    <w:rsid w:val="00452568"/>
    <w:rsid w:val="004547DD"/>
    <w:rsid w:val="004551B7"/>
    <w:rsid w:val="00455347"/>
    <w:rsid w:val="00455993"/>
    <w:rsid w:val="00455994"/>
    <w:rsid w:val="00456263"/>
    <w:rsid w:val="00456480"/>
    <w:rsid w:val="004566F6"/>
    <w:rsid w:val="004568DE"/>
    <w:rsid w:val="00456BFF"/>
    <w:rsid w:val="00457058"/>
    <w:rsid w:val="00457538"/>
    <w:rsid w:val="00457877"/>
    <w:rsid w:val="0045796F"/>
    <w:rsid w:val="004601DE"/>
    <w:rsid w:val="004602CC"/>
    <w:rsid w:val="004609A6"/>
    <w:rsid w:val="00460B70"/>
    <w:rsid w:val="00461991"/>
    <w:rsid w:val="004620C7"/>
    <w:rsid w:val="00462768"/>
    <w:rsid w:val="00462790"/>
    <w:rsid w:val="00463088"/>
    <w:rsid w:val="0046381F"/>
    <w:rsid w:val="00463D8C"/>
    <w:rsid w:val="00463E1E"/>
    <w:rsid w:val="00463F41"/>
    <w:rsid w:val="00464B1B"/>
    <w:rsid w:val="004650BA"/>
    <w:rsid w:val="0046565C"/>
    <w:rsid w:val="0046595F"/>
    <w:rsid w:val="004660A8"/>
    <w:rsid w:val="00466199"/>
    <w:rsid w:val="004664F8"/>
    <w:rsid w:val="00466AE5"/>
    <w:rsid w:val="00467742"/>
    <w:rsid w:val="0046781A"/>
    <w:rsid w:val="00467EAC"/>
    <w:rsid w:val="00470806"/>
    <w:rsid w:val="004719A3"/>
    <w:rsid w:val="004723C2"/>
    <w:rsid w:val="00472723"/>
    <w:rsid w:val="00472EC8"/>
    <w:rsid w:val="00472EE1"/>
    <w:rsid w:val="004730E9"/>
    <w:rsid w:val="00473D1F"/>
    <w:rsid w:val="004744DC"/>
    <w:rsid w:val="00474F40"/>
    <w:rsid w:val="00475145"/>
    <w:rsid w:val="00475624"/>
    <w:rsid w:val="00475F11"/>
    <w:rsid w:val="00475F2F"/>
    <w:rsid w:val="004761DE"/>
    <w:rsid w:val="00476309"/>
    <w:rsid w:val="00476705"/>
    <w:rsid w:val="004774D7"/>
    <w:rsid w:val="004775DE"/>
    <w:rsid w:val="00477ADB"/>
    <w:rsid w:val="004814F3"/>
    <w:rsid w:val="00481819"/>
    <w:rsid w:val="00481A08"/>
    <w:rsid w:val="00481D35"/>
    <w:rsid w:val="004822E2"/>
    <w:rsid w:val="004823E7"/>
    <w:rsid w:val="0048263F"/>
    <w:rsid w:val="00482CED"/>
    <w:rsid w:val="00482D14"/>
    <w:rsid w:val="00482F65"/>
    <w:rsid w:val="00483113"/>
    <w:rsid w:val="00483669"/>
    <w:rsid w:val="0048370C"/>
    <w:rsid w:val="00484056"/>
    <w:rsid w:val="00484109"/>
    <w:rsid w:val="00484423"/>
    <w:rsid w:val="00484F7A"/>
    <w:rsid w:val="00485BF8"/>
    <w:rsid w:val="00485F8C"/>
    <w:rsid w:val="004861DE"/>
    <w:rsid w:val="0048667B"/>
    <w:rsid w:val="0048749F"/>
    <w:rsid w:val="00487817"/>
    <w:rsid w:val="004879A3"/>
    <w:rsid w:val="004879B7"/>
    <w:rsid w:val="00487ACF"/>
    <w:rsid w:val="00487D35"/>
    <w:rsid w:val="00490510"/>
    <w:rsid w:val="00490B0D"/>
    <w:rsid w:val="00492312"/>
    <w:rsid w:val="00492958"/>
    <w:rsid w:val="00494963"/>
    <w:rsid w:val="00494A15"/>
    <w:rsid w:val="00494D37"/>
    <w:rsid w:val="00495038"/>
    <w:rsid w:val="00495569"/>
    <w:rsid w:val="00495DFF"/>
    <w:rsid w:val="00495FAD"/>
    <w:rsid w:val="00497425"/>
    <w:rsid w:val="004A02BF"/>
    <w:rsid w:val="004A09E1"/>
    <w:rsid w:val="004A2E16"/>
    <w:rsid w:val="004A3025"/>
    <w:rsid w:val="004A32E1"/>
    <w:rsid w:val="004A39D0"/>
    <w:rsid w:val="004A4508"/>
    <w:rsid w:val="004A45C9"/>
    <w:rsid w:val="004A4BD2"/>
    <w:rsid w:val="004A58A3"/>
    <w:rsid w:val="004A6AD1"/>
    <w:rsid w:val="004A71F7"/>
    <w:rsid w:val="004A7706"/>
    <w:rsid w:val="004A7993"/>
    <w:rsid w:val="004B10CE"/>
    <w:rsid w:val="004B1D19"/>
    <w:rsid w:val="004B20D9"/>
    <w:rsid w:val="004B261F"/>
    <w:rsid w:val="004B2721"/>
    <w:rsid w:val="004B40AB"/>
    <w:rsid w:val="004B484A"/>
    <w:rsid w:val="004B56EE"/>
    <w:rsid w:val="004B5875"/>
    <w:rsid w:val="004B5E35"/>
    <w:rsid w:val="004B6B07"/>
    <w:rsid w:val="004B6F5C"/>
    <w:rsid w:val="004B7058"/>
    <w:rsid w:val="004B7D80"/>
    <w:rsid w:val="004C06B5"/>
    <w:rsid w:val="004C0DD8"/>
    <w:rsid w:val="004C118A"/>
    <w:rsid w:val="004C2263"/>
    <w:rsid w:val="004C2699"/>
    <w:rsid w:val="004C2FBE"/>
    <w:rsid w:val="004C3421"/>
    <w:rsid w:val="004C389F"/>
    <w:rsid w:val="004C39D6"/>
    <w:rsid w:val="004C3A7D"/>
    <w:rsid w:val="004C41CC"/>
    <w:rsid w:val="004C4381"/>
    <w:rsid w:val="004C4CB0"/>
    <w:rsid w:val="004C54D9"/>
    <w:rsid w:val="004C6BD5"/>
    <w:rsid w:val="004C6E0D"/>
    <w:rsid w:val="004C739C"/>
    <w:rsid w:val="004D085E"/>
    <w:rsid w:val="004D1609"/>
    <w:rsid w:val="004D2486"/>
    <w:rsid w:val="004D35EA"/>
    <w:rsid w:val="004D3ACE"/>
    <w:rsid w:val="004D3FE7"/>
    <w:rsid w:val="004D4586"/>
    <w:rsid w:val="004D4EBE"/>
    <w:rsid w:val="004D52BB"/>
    <w:rsid w:val="004D5882"/>
    <w:rsid w:val="004D613F"/>
    <w:rsid w:val="004D61BB"/>
    <w:rsid w:val="004D6530"/>
    <w:rsid w:val="004D6980"/>
    <w:rsid w:val="004D7706"/>
    <w:rsid w:val="004D7E7E"/>
    <w:rsid w:val="004E0086"/>
    <w:rsid w:val="004E058B"/>
    <w:rsid w:val="004E08E2"/>
    <w:rsid w:val="004E0E3E"/>
    <w:rsid w:val="004E22FA"/>
    <w:rsid w:val="004E24E5"/>
    <w:rsid w:val="004E24F8"/>
    <w:rsid w:val="004E2ADA"/>
    <w:rsid w:val="004E2BE1"/>
    <w:rsid w:val="004E2E7E"/>
    <w:rsid w:val="004E30E7"/>
    <w:rsid w:val="004E438D"/>
    <w:rsid w:val="004E4DE1"/>
    <w:rsid w:val="004E53F5"/>
    <w:rsid w:val="004E5F14"/>
    <w:rsid w:val="004E60F4"/>
    <w:rsid w:val="004E6273"/>
    <w:rsid w:val="004E78B5"/>
    <w:rsid w:val="004E79C9"/>
    <w:rsid w:val="004E7B75"/>
    <w:rsid w:val="004F019C"/>
    <w:rsid w:val="004F03F3"/>
    <w:rsid w:val="004F04A8"/>
    <w:rsid w:val="004F0FB3"/>
    <w:rsid w:val="004F0FCC"/>
    <w:rsid w:val="004F0FE0"/>
    <w:rsid w:val="004F26F7"/>
    <w:rsid w:val="004F2864"/>
    <w:rsid w:val="004F2873"/>
    <w:rsid w:val="004F2C83"/>
    <w:rsid w:val="004F3B5D"/>
    <w:rsid w:val="004F3F8F"/>
    <w:rsid w:val="004F4082"/>
    <w:rsid w:val="004F4310"/>
    <w:rsid w:val="004F4DA3"/>
    <w:rsid w:val="004F5B75"/>
    <w:rsid w:val="004F5F25"/>
    <w:rsid w:val="004F620D"/>
    <w:rsid w:val="004F642E"/>
    <w:rsid w:val="004F6B8D"/>
    <w:rsid w:val="004F7E28"/>
    <w:rsid w:val="004F7F12"/>
    <w:rsid w:val="00500795"/>
    <w:rsid w:val="00500895"/>
    <w:rsid w:val="00500C6B"/>
    <w:rsid w:val="00500F20"/>
    <w:rsid w:val="005011EE"/>
    <w:rsid w:val="00501318"/>
    <w:rsid w:val="00501C10"/>
    <w:rsid w:val="005021BD"/>
    <w:rsid w:val="00502335"/>
    <w:rsid w:val="0050326E"/>
    <w:rsid w:val="005035C3"/>
    <w:rsid w:val="00503F05"/>
    <w:rsid w:val="00504037"/>
    <w:rsid w:val="0050404B"/>
    <w:rsid w:val="005040D3"/>
    <w:rsid w:val="005042EF"/>
    <w:rsid w:val="005044A2"/>
    <w:rsid w:val="00504634"/>
    <w:rsid w:val="005047D7"/>
    <w:rsid w:val="00505742"/>
    <w:rsid w:val="005057EE"/>
    <w:rsid w:val="00505A65"/>
    <w:rsid w:val="00506513"/>
    <w:rsid w:val="00506BD9"/>
    <w:rsid w:val="00507073"/>
    <w:rsid w:val="00507966"/>
    <w:rsid w:val="00507B4C"/>
    <w:rsid w:val="00507D7F"/>
    <w:rsid w:val="00510D78"/>
    <w:rsid w:val="00510E09"/>
    <w:rsid w:val="0051110F"/>
    <w:rsid w:val="00511CE8"/>
    <w:rsid w:val="005127FB"/>
    <w:rsid w:val="00512EC9"/>
    <w:rsid w:val="00513274"/>
    <w:rsid w:val="00513D22"/>
    <w:rsid w:val="00514D97"/>
    <w:rsid w:val="00514EED"/>
    <w:rsid w:val="005153C9"/>
    <w:rsid w:val="0051545F"/>
    <w:rsid w:val="00515B85"/>
    <w:rsid w:val="005162A8"/>
    <w:rsid w:val="005171B2"/>
    <w:rsid w:val="00517442"/>
    <w:rsid w:val="005179F8"/>
    <w:rsid w:val="00517AAB"/>
    <w:rsid w:val="005204FD"/>
    <w:rsid w:val="0052072B"/>
    <w:rsid w:val="0052216F"/>
    <w:rsid w:val="0052227A"/>
    <w:rsid w:val="00522AD7"/>
    <w:rsid w:val="005236A3"/>
    <w:rsid w:val="00523901"/>
    <w:rsid w:val="00523DD8"/>
    <w:rsid w:val="0052437B"/>
    <w:rsid w:val="00524441"/>
    <w:rsid w:val="00524807"/>
    <w:rsid w:val="00524CB1"/>
    <w:rsid w:val="00524CEA"/>
    <w:rsid w:val="00524D0C"/>
    <w:rsid w:val="0052597D"/>
    <w:rsid w:val="00526396"/>
    <w:rsid w:val="005275CB"/>
    <w:rsid w:val="00527700"/>
    <w:rsid w:val="00527731"/>
    <w:rsid w:val="00527AAF"/>
    <w:rsid w:val="00527BF9"/>
    <w:rsid w:val="0053157A"/>
    <w:rsid w:val="00531BE4"/>
    <w:rsid w:val="00532360"/>
    <w:rsid w:val="005327B9"/>
    <w:rsid w:val="00532E3B"/>
    <w:rsid w:val="005335D2"/>
    <w:rsid w:val="00533943"/>
    <w:rsid w:val="00534815"/>
    <w:rsid w:val="00534E31"/>
    <w:rsid w:val="005351D3"/>
    <w:rsid w:val="00535255"/>
    <w:rsid w:val="005355C6"/>
    <w:rsid w:val="00535EE1"/>
    <w:rsid w:val="005365F8"/>
    <w:rsid w:val="00536942"/>
    <w:rsid w:val="00536A89"/>
    <w:rsid w:val="00536AD5"/>
    <w:rsid w:val="00536C13"/>
    <w:rsid w:val="0053703D"/>
    <w:rsid w:val="00537BBF"/>
    <w:rsid w:val="00537C78"/>
    <w:rsid w:val="00537FB7"/>
    <w:rsid w:val="00537FDD"/>
    <w:rsid w:val="00541051"/>
    <w:rsid w:val="00541D11"/>
    <w:rsid w:val="005420FD"/>
    <w:rsid w:val="00542301"/>
    <w:rsid w:val="005423F5"/>
    <w:rsid w:val="00542CE9"/>
    <w:rsid w:val="00542FAD"/>
    <w:rsid w:val="005439D3"/>
    <w:rsid w:val="00543B13"/>
    <w:rsid w:val="005446C3"/>
    <w:rsid w:val="00544B85"/>
    <w:rsid w:val="00544D97"/>
    <w:rsid w:val="005454CB"/>
    <w:rsid w:val="005454DA"/>
    <w:rsid w:val="0054651E"/>
    <w:rsid w:val="00546565"/>
    <w:rsid w:val="00546A3D"/>
    <w:rsid w:val="00547994"/>
    <w:rsid w:val="00547B58"/>
    <w:rsid w:val="00547DA5"/>
    <w:rsid w:val="00550184"/>
    <w:rsid w:val="005503BF"/>
    <w:rsid w:val="0055083D"/>
    <w:rsid w:val="00550C00"/>
    <w:rsid w:val="00550DBC"/>
    <w:rsid w:val="00550E59"/>
    <w:rsid w:val="005516A4"/>
    <w:rsid w:val="005518C5"/>
    <w:rsid w:val="00551C13"/>
    <w:rsid w:val="00551CF1"/>
    <w:rsid w:val="005520C6"/>
    <w:rsid w:val="00553D4E"/>
    <w:rsid w:val="00553D9F"/>
    <w:rsid w:val="005542F9"/>
    <w:rsid w:val="00554A12"/>
    <w:rsid w:val="00554DA2"/>
    <w:rsid w:val="00554E03"/>
    <w:rsid w:val="005555BF"/>
    <w:rsid w:val="00555886"/>
    <w:rsid w:val="00555C27"/>
    <w:rsid w:val="00556635"/>
    <w:rsid w:val="00556D2F"/>
    <w:rsid w:val="00556EE0"/>
    <w:rsid w:val="00557351"/>
    <w:rsid w:val="005577CF"/>
    <w:rsid w:val="0055791F"/>
    <w:rsid w:val="00557D3F"/>
    <w:rsid w:val="00557E77"/>
    <w:rsid w:val="005606E6"/>
    <w:rsid w:val="00560B95"/>
    <w:rsid w:val="00560C6A"/>
    <w:rsid w:val="00560F13"/>
    <w:rsid w:val="00561FF2"/>
    <w:rsid w:val="00563153"/>
    <w:rsid w:val="00563EBF"/>
    <w:rsid w:val="00563F42"/>
    <w:rsid w:val="00565168"/>
    <w:rsid w:val="005654B6"/>
    <w:rsid w:val="00565EDC"/>
    <w:rsid w:val="005664B7"/>
    <w:rsid w:val="00566629"/>
    <w:rsid w:val="00566E04"/>
    <w:rsid w:val="00567355"/>
    <w:rsid w:val="00570551"/>
    <w:rsid w:val="00570A37"/>
    <w:rsid w:val="00570F49"/>
    <w:rsid w:val="005714FA"/>
    <w:rsid w:val="00571602"/>
    <w:rsid w:val="00571F3A"/>
    <w:rsid w:val="00573E71"/>
    <w:rsid w:val="0057493E"/>
    <w:rsid w:val="005763CB"/>
    <w:rsid w:val="00576587"/>
    <w:rsid w:val="005768D8"/>
    <w:rsid w:val="00576965"/>
    <w:rsid w:val="00576AC4"/>
    <w:rsid w:val="005778E8"/>
    <w:rsid w:val="005808C1"/>
    <w:rsid w:val="005809C9"/>
    <w:rsid w:val="00580B21"/>
    <w:rsid w:val="00582406"/>
    <w:rsid w:val="005828C5"/>
    <w:rsid w:val="00582B69"/>
    <w:rsid w:val="00582E1F"/>
    <w:rsid w:val="00584BEF"/>
    <w:rsid w:val="00584ECE"/>
    <w:rsid w:val="00585BB9"/>
    <w:rsid w:val="00586F84"/>
    <w:rsid w:val="00587D73"/>
    <w:rsid w:val="00587DC8"/>
    <w:rsid w:val="005900F3"/>
    <w:rsid w:val="00590352"/>
    <w:rsid w:val="0059047F"/>
    <w:rsid w:val="005907A4"/>
    <w:rsid w:val="005914A7"/>
    <w:rsid w:val="005916FB"/>
    <w:rsid w:val="00591A31"/>
    <w:rsid w:val="00592069"/>
    <w:rsid w:val="00593334"/>
    <w:rsid w:val="00593427"/>
    <w:rsid w:val="00593430"/>
    <w:rsid w:val="0059369D"/>
    <w:rsid w:val="0059378B"/>
    <w:rsid w:val="00593EF8"/>
    <w:rsid w:val="005948A5"/>
    <w:rsid w:val="00594CF1"/>
    <w:rsid w:val="00595CF8"/>
    <w:rsid w:val="0059627A"/>
    <w:rsid w:val="005A09FD"/>
    <w:rsid w:val="005A0C1D"/>
    <w:rsid w:val="005A0C2C"/>
    <w:rsid w:val="005A16A6"/>
    <w:rsid w:val="005A17E9"/>
    <w:rsid w:val="005A2054"/>
    <w:rsid w:val="005A2B39"/>
    <w:rsid w:val="005A2CF4"/>
    <w:rsid w:val="005A2F8C"/>
    <w:rsid w:val="005A426C"/>
    <w:rsid w:val="005A46E2"/>
    <w:rsid w:val="005A48BF"/>
    <w:rsid w:val="005A4960"/>
    <w:rsid w:val="005A54FF"/>
    <w:rsid w:val="005A5884"/>
    <w:rsid w:val="005A71F4"/>
    <w:rsid w:val="005A7BA3"/>
    <w:rsid w:val="005B0680"/>
    <w:rsid w:val="005B0AED"/>
    <w:rsid w:val="005B0D1D"/>
    <w:rsid w:val="005B0EE9"/>
    <w:rsid w:val="005B2156"/>
    <w:rsid w:val="005B2697"/>
    <w:rsid w:val="005B2B18"/>
    <w:rsid w:val="005B2F1B"/>
    <w:rsid w:val="005B3006"/>
    <w:rsid w:val="005B36B6"/>
    <w:rsid w:val="005B3822"/>
    <w:rsid w:val="005B3960"/>
    <w:rsid w:val="005B3ABD"/>
    <w:rsid w:val="005B3EAB"/>
    <w:rsid w:val="005B3F4F"/>
    <w:rsid w:val="005B3FC9"/>
    <w:rsid w:val="005B4FEB"/>
    <w:rsid w:val="005B5D97"/>
    <w:rsid w:val="005B5DA0"/>
    <w:rsid w:val="005B6443"/>
    <w:rsid w:val="005B6AE5"/>
    <w:rsid w:val="005B6B22"/>
    <w:rsid w:val="005B7702"/>
    <w:rsid w:val="005B791B"/>
    <w:rsid w:val="005C03C9"/>
    <w:rsid w:val="005C0456"/>
    <w:rsid w:val="005C0D89"/>
    <w:rsid w:val="005C0DAF"/>
    <w:rsid w:val="005C1E38"/>
    <w:rsid w:val="005C2597"/>
    <w:rsid w:val="005C2C50"/>
    <w:rsid w:val="005C3AFE"/>
    <w:rsid w:val="005C3EF5"/>
    <w:rsid w:val="005C4008"/>
    <w:rsid w:val="005C573F"/>
    <w:rsid w:val="005C73A1"/>
    <w:rsid w:val="005C749F"/>
    <w:rsid w:val="005C77C4"/>
    <w:rsid w:val="005C7D95"/>
    <w:rsid w:val="005D070C"/>
    <w:rsid w:val="005D099C"/>
    <w:rsid w:val="005D1705"/>
    <w:rsid w:val="005D1A46"/>
    <w:rsid w:val="005D21B8"/>
    <w:rsid w:val="005D2351"/>
    <w:rsid w:val="005D292A"/>
    <w:rsid w:val="005D3BC3"/>
    <w:rsid w:val="005D5444"/>
    <w:rsid w:val="005D54F3"/>
    <w:rsid w:val="005D5B5D"/>
    <w:rsid w:val="005D617F"/>
    <w:rsid w:val="005D6AC6"/>
    <w:rsid w:val="005D7200"/>
    <w:rsid w:val="005D722A"/>
    <w:rsid w:val="005D7C38"/>
    <w:rsid w:val="005D7D28"/>
    <w:rsid w:val="005E0654"/>
    <w:rsid w:val="005E1034"/>
    <w:rsid w:val="005E28D7"/>
    <w:rsid w:val="005E29D6"/>
    <w:rsid w:val="005E4088"/>
    <w:rsid w:val="005E4DA6"/>
    <w:rsid w:val="005E4EB5"/>
    <w:rsid w:val="005E5527"/>
    <w:rsid w:val="005E69D4"/>
    <w:rsid w:val="005E6D5E"/>
    <w:rsid w:val="005E7D9E"/>
    <w:rsid w:val="005F0414"/>
    <w:rsid w:val="005F07AC"/>
    <w:rsid w:val="005F1697"/>
    <w:rsid w:val="005F277D"/>
    <w:rsid w:val="005F2FD2"/>
    <w:rsid w:val="005F3BFD"/>
    <w:rsid w:val="005F400E"/>
    <w:rsid w:val="005F4198"/>
    <w:rsid w:val="005F4428"/>
    <w:rsid w:val="005F4F22"/>
    <w:rsid w:val="005F4F76"/>
    <w:rsid w:val="005F5532"/>
    <w:rsid w:val="005F5C51"/>
    <w:rsid w:val="005F6437"/>
    <w:rsid w:val="005F76A5"/>
    <w:rsid w:val="00600A53"/>
    <w:rsid w:val="00600F27"/>
    <w:rsid w:val="0060135E"/>
    <w:rsid w:val="00601B3A"/>
    <w:rsid w:val="00601D76"/>
    <w:rsid w:val="00601F51"/>
    <w:rsid w:val="00602276"/>
    <w:rsid w:val="0060233C"/>
    <w:rsid w:val="006036E1"/>
    <w:rsid w:val="006039DD"/>
    <w:rsid w:val="00603CE8"/>
    <w:rsid w:val="006044CC"/>
    <w:rsid w:val="00604B4C"/>
    <w:rsid w:val="0060504F"/>
    <w:rsid w:val="00605373"/>
    <w:rsid w:val="00605675"/>
    <w:rsid w:val="00605ECF"/>
    <w:rsid w:val="00607178"/>
    <w:rsid w:val="00607571"/>
    <w:rsid w:val="006077B5"/>
    <w:rsid w:val="00607D0B"/>
    <w:rsid w:val="0061000A"/>
    <w:rsid w:val="00610636"/>
    <w:rsid w:val="006106A5"/>
    <w:rsid w:val="00610C99"/>
    <w:rsid w:val="0061179F"/>
    <w:rsid w:val="00611C15"/>
    <w:rsid w:val="00611FDF"/>
    <w:rsid w:val="0061204B"/>
    <w:rsid w:val="00612169"/>
    <w:rsid w:val="006125E6"/>
    <w:rsid w:val="00612B53"/>
    <w:rsid w:val="00613735"/>
    <w:rsid w:val="00613942"/>
    <w:rsid w:val="0061394B"/>
    <w:rsid w:val="00613983"/>
    <w:rsid w:val="00613CF0"/>
    <w:rsid w:val="006147C5"/>
    <w:rsid w:val="00614BFC"/>
    <w:rsid w:val="006154C1"/>
    <w:rsid w:val="0061617A"/>
    <w:rsid w:val="006164FF"/>
    <w:rsid w:val="00616561"/>
    <w:rsid w:val="006166B2"/>
    <w:rsid w:val="00616A5C"/>
    <w:rsid w:val="00616C2B"/>
    <w:rsid w:val="00616D97"/>
    <w:rsid w:val="00617351"/>
    <w:rsid w:val="00620C35"/>
    <w:rsid w:val="00620D0C"/>
    <w:rsid w:val="00620F85"/>
    <w:rsid w:val="00621B7B"/>
    <w:rsid w:val="00621CFC"/>
    <w:rsid w:val="00622CE8"/>
    <w:rsid w:val="00623492"/>
    <w:rsid w:val="00623C49"/>
    <w:rsid w:val="00623EFF"/>
    <w:rsid w:val="006242AA"/>
    <w:rsid w:val="006242C0"/>
    <w:rsid w:val="00624360"/>
    <w:rsid w:val="00624E66"/>
    <w:rsid w:val="00625186"/>
    <w:rsid w:val="006259F8"/>
    <w:rsid w:val="00626042"/>
    <w:rsid w:val="0062631B"/>
    <w:rsid w:val="0062641D"/>
    <w:rsid w:val="00626A24"/>
    <w:rsid w:val="00626D1A"/>
    <w:rsid w:val="00626E2E"/>
    <w:rsid w:val="006271CA"/>
    <w:rsid w:val="00627465"/>
    <w:rsid w:val="0062764D"/>
    <w:rsid w:val="0062788E"/>
    <w:rsid w:val="0063049A"/>
    <w:rsid w:val="00630679"/>
    <w:rsid w:val="00630FD3"/>
    <w:rsid w:val="006310A2"/>
    <w:rsid w:val="006311D5"/>
    <w:rsid w:val="0063158E"/>
    <w:rsid w:val="00632211"/>
    <w:rsid w:val="00632F36"/>
    <w:rsid w:val="00633102"/>
    <w:rsid w:val="0063467E"/>
    <w:rsid w:val="00634850"/>
    <w:rsid w:val="00634FB9"/>
    <w:rsid w:val="0063571E"/>
    <w:rsid w:val="00635B22"/>
    <w:rsid w:val="006364F7"/>
    <w:rsid w:val="00636876"/>
    <w:rsid w:val="00637373"/>
    <w:rsid w:val="0063799B"/>
    <w:rsid w:val="00637E93"/>
    <w:rsid w:val="0064002D"/>
    <w:rsid w:val="00640934"/>
    <w:rsid w:val="00640F57"/>
    <w:rsid w:val="00641C4B"/>
    <w:rsid w:val="00641ED0"/>
    <w:rsid w:val="0064216D"/>
    <w:rsid w:val="006427FB"/>
    <w:rsid w:val="00642F60"/>
    <w:rsid w:val="00643042"/>
    <w:rsid w:val="00643310"/>
    <w:rsid w:val="00643483"/>
    <w:rsid w:val="00644B6D"/>
    <w:rsid w:val="006451D0"/>
    <w:rsid w:val="00646022"/>
    <w:rsid w:val="00646732"/>
    <w:rsid w:val="00647397"/>
    <w:rsid w:val="006473C2"/>
    <w:rsid w:val="00650735"/>
    <w:rsid w:val="00650F8A"/>
    <w:rsid w:val="006513C0"/>
    <w:rsid w:val="00651B9A"/>
    <w:rsid w:val="00651C30"/>
    <w:rsid w:val="006531FA"/>
    <w:rsid w:val="006544FC"/>
    <w:rsid w:val="00654A79"/>
    <w:rsid w:val="00654E71"/>
    <w:rsid w:val="0065517A"/>
    <w:rsid w:val="0065529A"/>
    <w:rsid w:val="00656FB2"/>
    <w:rsid w:val="0065715B"/>
    <w:rsid w:val="0065751D"/>
    <w:rsid w:val="006577CC"/>
    <w:rsid w:val="0066034F"/>
    <w:rsid w:val="0066072A"/>
    <w:rsid w:val="006612F8"/>
    <w:rsid w:val="006614CA"/>
    <w:rsid w:val="00661BB5"/>
    <w:rsid w:val="006624F8"/>
    <w:rsid w:val="00663073"/>
    <w:rsid w:val="00663BA3"/>
    <w:rsid w:val="00663F50"/>
    <w:rsid w:val="00664075"/>
    <w:rsid w:val="0066431D"/>
    <w:rsid w:val="00664453"/>
    <w:rsid w:val="00664DE5"/>
    <w:rsid w:val="00664E2E"/>
    <w:rsid w:val="0066525B"/>
    <w:rsid w:val="0066598D"/>
    <w:rsid w:val="00665B44"/>
    <w:rsid w:val="00665CB1"/>
    <w:rsid w:val="00666B1C"/>
    <w:rsid w:val="00666FEB"/>
    <w:rsid w:val="006677E1"/>
    <w:rsid w:val="006678F0"/>
    <w:rsid w:val="00667F49"/>
    <w:rsid w:val="006704DE"/>
    <w:rsid w:val="00670A73"/>
    <w:rsid w:val="00670BA6"/>
    <w:rsid w:val="00670DC1"/>
    <w:rsid w:val="00671546"/>
    <w:rsid w:val="00671970"/>
    <w:rsid w:val="00671C6F"/>
    <w:rsid w:val="00671E97"/>
    <w:rsid w:val="00672F1B"/>
    <w:rsid w:val="006730D3"/>
    <w:rsid w:val="00673A7A"/>
    <w:rsid w:val="00673FD1"/>
    <w:rsid w:val="0067478C"/>
    <w:rsid w:val="00674AC2"/>
    <w:rsid w:val="00674CB4"/>
    <w:rsid w:val="006757AD"/>
    <w:rsid w:val="006769CB"/>
    <w:rsid w:val="00676F0C"/>
    <w:rsid w:val="006770AD"/>
    <w:rsid w:val="00677476"/>
    <w:rsid w:val="00677CF9"/>
    <w:rsid w:val="00680F08"/>
    <w:rsid w:val="00680FD7"/>
    <w:rsid w:val="00681DA8"/>
    <w:rsid w:val="00682CA9"/>
    <w:rsid w:val="00682DD8"/>
    <w:rsid w:val="00683389"/>
    <w:rsid w:val="006838F2"/>
    <w:rsid w:val="00684876"/>
    <w:rsid w:val="00684D64"/>
    <w:rsid w:val="006853E2"/>
    <w:rsid w:val="0068571F"/>
    <w:rsid w:val="00685877"/>
    <w:rsid w:val="00685CEE"/>
    <w:rsid w:val="00685F09"/>
    <w:rsid w:val="00685FEE"/>
    <w:rsid w:val="00690656"/>
    <w:rsid w:val="006910DA"/>
    <w:rsid w:val="00691348"/>
    <w:rsid w:val="00691D0E"/>
    <w:rsid w:val="00691F19"/>
    <w:rsid w:val="0069302B"/>
    <w:rsid w:val="00693DDE"/>
    <w:rsid w:val="006940BA"/>
    <w:rsid w:val="00694109"/>
    <w:rsid w:val="006949B4"/>
    <w:rsid w:val="00694DFC"/>
    <w:rsid w:val="00695BDB"/>
    <w:rsid w:val="00695D2E"/>
    <w:rsid w:val="00696D7F"/>
    <w:rsid w:val="006A05F0"/>
    <w:rsid w:val="006A0778"/>
    <w:rsid w:val="006A0EE1"/>
    <w:rsid w:val="006A197F"/>
    <w:rsid w:val="006A1A2D"/>
    <w:rsid w:val="006A2402"/>
    <w:rsid w:val="006A3533"/>
    <w:rsid w:val="006A3789"/>
    <w:rsid w:val="006A384C"/>
    <w:rsid w:val="006A4669"/>
    <w:rsid w:val="006A4969"/>
    <w:rsid w:val="006A511B"/>
    <w:rsid w:val="006A531C"/>
    <w:rsid w:val="006A6155"/>
    <w:rsid w:val="006A6674"/>
    <w:rsid w:val="006A69CB"/>
    <w:rsid w:val="006A741E"/>
    <w:rsid w:val="006A76BE"/>
    <w:rsid w:val="006B0408"/>
    <w:rsid w:val="006B0611"/>
    <w:rsid w:val="006B066B"/>
    <w:rsid w:val="006B0694"/>
    <w:rsid w:val="006B0D15"/>
    <w:rsid w:val="006B286A"/>
    <w:rsid w:val="006B2FA3"/>
    <w:rsid w:val="006B3695"/>
    <w:rsid w:val="006B36BE"/>
    <w:rsid w:val="006B4389"/>
    <w:rsid w:val="006B45FE"/>
    <w:rsid w:val="006B4640"/>
    <w:rsid w:val="006B4AE6"/>
    <w:rsid w:val="006B4CED"/>
    <w:rsid w:val="006B511E"/>
    <w:rsid w:val="006B5A22"/>
    <w:rsid w:val="006B5BAA"/>
    <w:rsid w:val="006B5BED"/>
    <w:rsid w:val="006B675D"/>
    <w:rsid w:val="006B6971"/>
    <w:rsid w:val="006B6A6F"/>
    <w:rsid w:val="006B6CFC"/>
    <w:rsid w:val="006B772C"/>
    <w:rsid w:val="006B793A"/>
    <w:rsid w:val="006B7AE8"/>
    <w:rsid w:val="006B7B80"/>
    <w:rsid w:val="006B7F60"/>
    <w:rsid w:val="006C029A"/>
    <w:rsid w:val="006C02C2"/>
    <w:rsid w:val="006C08A9"/>
    <w:rsid w:val="006C1185"/>
    <w:rsid w:val="006C205C"/>
    <w:rsid w:val="006C287F"/>
    <w:rsid w:val="006C2922"/>
    <w:rsid w:val="006C31A2"/>
    <w:rsid w:val="006C34C1"/>
    <w:rsid w:val="006C3714"/>
    <w:rsid w:val="006C3A82"/>
    <w:rsid w:val="006C3AE8"/>
    <w:rsid w:val="006C3C38"/>
    <w:rsid w:val="006C44BE"/>
    <w:rsid w:val="006C4819"/>
    <w:rsid w:val="006C4CB3"/>
    <w:rsid w:val="006C4E4E"/>
    <w:rsid w:val="006C4FE7"/>
    <w:rsid w:val="006C586D"/>
    <w:rsid w:val="006C5FC0"/>
    <w:rsid w:val="006C6960"/>
    <w:rsid w:val="006C6F24"/>
    <w:rsid w:val="006C71B2"/>
    <w:rsid w:val="006C756E"/>
    <w:rsid w:val="006C773A"/>
    <w:rsid w:val="006D0069"/>
    <w:rsid w:val="006D015A"/>
    <w:rsid w:val="006D043B"/>
    <w:rsid w:val="006D0832"/>
    <w:rsid w:val="006D08C8"/>
    <w:rsid w:val="006D08D8"/>
    <w:rsid w:val="006D1122"/>
    <w:rsid w:val="006D1319"/>
    <w:rsid w:val="006D147C"/>
    <w:rsid w:val="006D1646"/>
    <w:rsid w:val="006D2896"/>
    <w:rsid w:val="006D2FC4"/>
    <w:rsid w:val="006D35DB"/>
    <w:rsid w:val="006D35F7"/>
    <w:rsid w:val="006D3727"/>
    <w:rsid w:val="006D51BE"/>
    <w:rsid w:val="006D6CF5"/>
    <w:rsid w:val="006D6E4B"/>
    <w:rsid w:val="006D7F0E"/>
    <w:rsid w:val="006E0BD7"/>
    <w:rsid w:val="006E0C0E"/>
    <w:rsid w:val="006E0FAB"/>
    <w:rsid w:val="006E1136"/>
    <w:rsid w:val="006E14D2"/>
    <w:rsid w:val="006E173D"/>
    <w:rsid w:val="006E1AE5"/>
    <w:rsid w:val="006E313A"/>
    <w:rsid w:val="006E386D"/>
    <w:rsid w:val="006E4F62"/>
    <w:rsid w:val="006E50A4"/>
    <w:rsid w:val="006E5263"/>
    <w:rsid w:val="006E5555"/>
    <w:rsid w:val="006E6440"/>
    <w:rsid w:val="006E67F0"/>
    <w:rsid w:val="006E6D63"/>
    <w:rsid w:val="006E71D0"/>
    <w:rsid w:val="006E77F3"/>
    <w:rsid w:val="006E7F65"/>
    <w:rsid w:val="006F04BD"/>
    <w:rsid w:val="006F059F"/>
    <w:rsid w:val="006F13E1"/>
    <w:rsid w:val="006F15D3"/>
    <w:rsid w:val="006F1DED"/>
    <w:rsid w:val="006F1EAD"/>
    <w:rsid w:val="006F1ED5"/>
    <w:rsid w:val="006F28A0"/>
    <w:rsid w:val="006F2F09"/>
    <w:rsid w:val="006F2F4B"/>
    <w:rsid w:val="006F3133"/>
    <w:rsid w:val="006F4220"/>
    <w:rsid w:val="006F44AE"/>
    <w:rsid w:val="006F4D9D"/>
    <w:rsid w:val="006F4E6F"/>
    <w:rsid w:val="006F58D7"/>
    <w:rsid w:val="006F6317"/>
    <w:rsid w:val="006F6869"/>
    <w:rsid w:val="006F7104"/>
    <w:rsid w:val="006F71E3"/>
    <w:rsid w:val="006F74B6"/>
    <w:rsid w:val="006F78F9"/>
    <w:rsid w:val="006F7985"/>
    <w:rsid w:val="00700531"/>
    <w:rsid w:val="007007DA"/>
    <w:rsid w:val="00701020"/>
    <w:rsid w:val="00701199"/>
    <w:rsid w:val="007011CA"/>
    <w:rsid w:val="00701265"/>
    <w:rsid w:val="007020BF"/>
    <w:rsid w:val="007028A1"/>
    <w:rsid w:val="0070336B"/>
    <w:rsid w:val="00703CB5"/>
    <w:rsid w:val="00703CE8"/>
    <w:rsid w:val="00704646"/>
    <w:rsid w:val="00704AEF"/>
    <w:rsid w:val="00704C1B"/>
    <w:rsid w:val="00704C1C"/>
    <w:rsid w:val="00704DF5"/>
    <w:rsid w:val="00705169"/>
    <w:rsid w:val="007059EA"/>
    <w:rsid w:val="00706305"/>
    <w:rsid w:val="0070638A"/>
    <w:rsid w:val="0070662F"/>
    <w:rsid w:val="00707323"/>
    <w:rsid w:val="00707EB2"/>
    <w:rsid w:val="00710624"/>
    <w:rsid w:val="0071076A"/>
    <w:rsid w:val="007113ED"/>
    <w:rsid w:val="00712433"/>
    <w:rsid w:val="00712BAE"/>
    <w:rsid w:val="00712C6C"/>
    <w:rsid w:val="00715314"/>
    <w:rsid w:val="00715639"/>
    <w:rsid w:val="007172BC"/>
    <w:rsid w:val="00717478"/>
    <w:rsid w:val="007174B3"/>
    <w:rsid w:val="007176DC"/>
    <w:rsid w:val="00717929"/>
    <w:rsid w:val="007213BC"/>
    <w:rsid w:val="00721EBF"/>
    <w:rsid w:val="00722328"/>
    <w:rsid w:val="00722AE9"/>
    <w:rsid w:val="007232EF"/>
    <w:rsid w:val="00723488"/>
    <w:rsid w:val="00723F1D"/>
    <w:rsid w:val="0072483E"/>
    <w:rsid w:val="007248D5"/>
    <w:rsid w:val="00724E16"/>
    <w:rsid w:val="007256D7"/>
    <w:rsid w:val="007257E3"/>
    <w:rsid w:val="00727067"/>
    <w:rsid w:val="007270D8"/>
    <w:rsid w:val="0072753D"/>
    <w:rsid w:val="00727717"/>
    <w:rsid w:val="007278FB"/>
    <w:rsid w:val="00727951"/>
    <w:rsid w:val="00727F09"/>
    <w:rsid w:val="00730147"/>
    <w:rsid w:val="007312BE"/>
    <w:rsid w:val="0073167C"/>
    <w:rsid w:val="00732488"/>
    <w:rsid w:val="00732E4C"/>
    <w:rsid w:val="00733260"/>
    <w:rsid w:val="00733373"/>
    <w:rsid w:val="00733FB4"/>
    <w:rsid w:val="00735298"/>
    <w:rsid w:val="00735C83"/>
    <w:rsid w:val="0073663C"/>
    <w:rsid w:val="00736FAC"/>
    <w:rsid w:val="00737370"/>
    <w:rsid w:val="00737F14"/>
    <w:rsid w:val="00740707"/>
    <w:rsid w:val="0074073C"/>
    <w:rsid w:val="0074191E"/>
    <w:rsid w:val="00741BC5"/>
    <w:rsid w:val="00741C3F"/>
    <w:rsid w:val="00743452"/>
    <w:rsid w:val="00743C5A"/>
    <w:rsid w:val="00744138"/>
    <w:rsid w:val="0074491D"/>
    <w:rsid w:val="0074512A"/>
    <w:rsid w:val="00745894"/>
    <w:rsid w:val="00745DCD"/>
    <w:rsid w:val="00746278"/>
    <w:rsid w:val="00746F83"/>
    <w:rsid w:val="007475B7"/>
    <w:rsid w:val="00747643"/>
    <w:rsid w:val="00751956"/>
    <w:rsid w:val="00751B9D"/>
    <w:rsid w:val="00751FAC"/>
    <w:rsid w:val="0075214E"/>
    <w:rsid w:val="0075254A"/>
    <w:rsid w:val="007527B7"/>
    <w:rsid w:val="0075311F"/>
    <w:rsid w:val="0075339A"/>
    <w:rsid w:val="00753CBF"/>
    <w:rsid w:val="00754B08"/>
    <w:rsid w:val="00754C35"/>
    <w:rsid w:val="00755718"/>
    <w:rsid w:val="00755767"/>
    <w:rsid w:val="00755833"/>
    <w:rsid w:val="007559A1"/>
    <w:rsid w:val="0075621C"/>
    <w:rsid w:val="0075649A"/>
    <w:rsid w:val="00756864"/>
    <w:rsid w:val="0075785D"/>
    <w:rsid w:val="007578E7"/>
    <w:rsid w:val="007607B0"/>
    <w:rsid w:val="00760968"/>
    <w:rsid w:val="00760D0A"/>
    <w:rsid w:val="007619C4"/>
    <w:rsid w:val="00762184"/>
    <w:rsid w:val="0076245C"/>
    <w:rsid w:val="00762550"/>
    <w:rsid w:val="00762D26"/>
    <w:rsid w:val="00763305"/>
    <w:rsid w:val="00763685"/>
    <w:rsid w:val="007640F5"/>
    <w:rsid w:val="00764934"/>
    <w:rsid w:val="00764D97"/>
    <w:rsid w:val="00765341"/>
    <w:rsid w:val="007661B9"/>
    <w:rsid w:val="007663EC"/>
    <w:rsid w:val="00766D74"/>
    <w:rsid w:val="00767596"/>
    <w:rsid w:val="00767CEE"/>
    <w:rsid w:val="00767D19"/>
    <w:rsid w:val="00767E43"/>
    <w:rsid w:val="007706BC"/>
    <w:rsid w:val="00770DE2"/>
    <w:rsid w:val="00770F94"/>
    <w:rsid w:val="00771282"/>
    <w:rsid w:val="00772567"/>
    <w:rsid w:val="00772B01"/>
    <w:rsid w:val="00772DF7"/>
    <w:rsid w:val="00773266"/>
    <w:rsid w:val="0077415B"/>
    <w:rsid w:val="0077459F"/>
    <w:rsid w:val="00774F77"/>
    <w:rsid w:val="0077507E"/>
    <w:rsid w:val="00775813"/>
    <w:rsid w:val="007759F7"/>
    <w:rsid w:val="00775B6C"/>
    <w:rsid w:val="00776A5F"/>
    <w:rsid w:val="00777132"/>
    <w:rsid w:val="0077767D"/>
    <w:rsid w:val="00777EEA"/>
    <w:rsid w:val="00781783"/>
    <w:rsid w:val="007817E6"/>
    <w:rsid w:val="00781974"/>
    <w:rsid w:val="00782A2E"/>
    <w:rsid w:val="00782C28"/>
    <w:rsid w:val="0078301F"/>
    <w:rsid w:val="007835E0"/>
    <w:rsid w:val="007837DE"/>
    <w:rsid w:val="007838EA"/>
    <w:rsid w:val="00783FF2"/>
    <w:rsid w:val="007846C3"/>
    <w:rsid w:val="00784972"/>
    <w:rsid w:val="007857E0"/>
    <w:rsid w:val="00785E60"/>
    <w:rsid w:val="007862AC"/>
    <w:rsid w:val="0078646A"/>
    <w:rsid w:val="00786527"/>
    <w:rsid w:val="00786940"/>
    <w:rsid w:val="00787056"/>
    <w:rsid w:val="00787367"/>
    <w:rsid w:val="00787561"/>
    <w:rsid w:val="00787591"/>
    <w:rsid w:val="00787865"/>
    <w:rsid w:val="00787BEB"/>
    <w:rsid w:val="00790876"/>
    <w:rsid w:val="007909A5"/>
    <w:rsid w:val="00790C25"/>
    <w:rsid w:val="007912E8"/>
    <w:rsid w:val="00791401"/>
    <w:rsid w:val="007928F7"/>
    <w:rsid w:val="00792D28"/>
    <w:rsid w:val="00792D99"/>
    <w:rsid w:val="00793785"/>
    <w:rsid w:val="00794B34"/>
    <w:rsid w:val="00794DC7"/>
    <w:rsid w:val="00794F29"/>
    <w:rsid w:val="0079508C"/>
    <w:rsid w:val="0079524A"/>
    <w:rsid w:val="0079703F"/>
    <w:rsid w:val="00797457"/>
    <w:rsid w:val="007977C5"/>
    <w:rsid w:val="00797A88"/>
    <w:rsid w:val="00797FAE"/>
    <w:rsid w:val="007A119A"/>
    <w:rsid w:val="007A20D0"/>
    <w:rsid w:val="007A3A0D"/>
    <w:rsid w:val="007A4233"/>
    <w:rsid w:val="007A4F62"/>
    <w:rsid w:val="007A5906"/>
    <w:rsid w:val="007A608C"/>
    <w:rsid w:val="007A60A5"/>
    <w:rsid w:val="007A6FCB"/>
    <w:rsid w:val="007A7955"/>
    <w:rsid w:val="007A7A8A"/>
    <w:rsid w:val="007A7BD9"/>
    <w:rsid w:val="007B075B"/>
    <w:rsid w:val="007B1032"/>
    <w:rsid w:val="007B143E"/>
    <w:rsid w:val="007B178D"/>
    <w:rsid w:val="007B293E"/>
    <w:rsid w:val="007B2F9A"/>
    <w:rsid w:val="007B35F2"/>
    <w:rsid w:val="007B37C0"/>
    <w:rsid w:val="007B38D1"/>
    <w:rsid w:val="007B3CF4"/>
    <w:rsid w:val="007B3F90"/>
    <w:rsid w:val="007B4771"/>
    <w:rsid w:val="007B4D4D"/>
    <w:rsid w:val="007B647C"/>
    <w:rsid w:val="007B6990"/>
    <w:rsid w:val="007B6AC0"/>
    <w:rsid w:val="007B71B3"/>
    <w:rsid w:val="007B724E"/>
    <w:rsid w:val="007B7F07"/>
    <w:rsid w:val="007C0D10"/>
    <w:rsid w:val="007C1386"/>
    <w:rsid w:val="007C1B9D"/>
    <w:rsid w:val="007C22E7"/>
    <w:rsid w:val="007C245C"/>
    <w:rsid w:val="007C28DD"/>
    <w:rsid w:val="007C42C1"/>
    <w:rsid w:val="007C4359"/>
    <w:rsid w:val="007C5053"/>
    <w:rsid w:val="007C50D7"/>
    <w:rsid w:val="007C56A9"/>
    <w:rsid w:val="007C6961"/>
    <w:rsid w:val="007C6D10"/>
    <w:rsid w:val="007D1670"/>
    <w:rsid w:val="007D1CAA"/>
    <w:rsid w:val="007D2277"/>
    <w:rsid w:val="007D2CF9"/>
    <w:rsid w:val="007D3CFE"/>
    <w:rsid w:val="007D40F8"/>
    <w:rsid w:val="007D4347"/>
    <w:rsid w:val="007D48A2"/>
    <w:rsid w:val="007D4BFF"/>
    <w:rsid w:val="007D590A"/>
    <w:rsid w:val="007D59C9"/>
    <w:rsid w:val="007D59F2"/>
    <w:rsid w:val="007D6998"/>
    <w:rsid w:val="007D6B92"/>
    <w:rsid w:val="007D6C11"/>
    <w:rsid w:val="007D6E94"/>
    <w:rsid w:val="007D7030"/>
    <w:rsid w:val="007D7A3E"/>
    <w:rsid w:val="007E0236"/>
    <w:rsid w:val="007E024F"/>
    <w:rsid w:val="007E0304"/>
    <w:rsid w:val="007E0555"/>
    <w:rsid w:val="007E0CF1"/>
    <w:rsid w:val="007E15F0"/>
    <w:rsid w:val="007E16E5"/>
    <w:rsid w:val="007E2B4B"/>
    <w:rsid w:val="007E3437"/>
    <w:rsid w:val="007E3CEC"/>
    <w:rsid w:val="007E5063"/>
    <w:rsid w:val="007E5341"/>
    <w:rsid w:val="007E5678"/>
    <w:rsid w:val="007E5F61"/>
    <w:rsid w:val="007E659E"/>
    <w:rsid w:val="007F0D6C"/>
    <w:rsid w:val="007F1526"/>
    <w:rsid w:val="007F17D1"/>
    <w:rsid w:val="007F1988"/>
    <w:rsid w:val="007F1A74"/>
    <w:rsid w:val="007F285B"/>
    <w:rsid w:val="007F2921"/>
    <w:rsid w:val="007F2AD9"/>
    <w:rsid w:val="007F360E"/>
    <w:rsid w:val="007F3D39"/>
    <w:rsid w:val="007F400F"/>
    <w:rsid w:val="007F433A"/>
    <w:rsid w:val="007F4BA4"/>
    <w:rsid w:val="007F5DF4"/>
    <w:rsid w:val="007F5F86"/>
    <w:rsid w:val="007F5FFA"/>
    <w:rsid w:val="007F62CF"/>
    <w:rsid w:val="007F6ECA"/>
    <w:rsid w:val="007F7562"/>
    <w:rsid w:val="007F7DD9"/>
    <w:rsid w:val="00800FAA"/>
    <w:rsid w:val="00801064"/>
    <w:rsid w:val="008014D2"/>
    <w:rsid w:val="00801DBE"/>
    <w:rsid w:val="00802ACB"/>
    <w:rsid w:val="00802C83"/>
    <w:rsid w:val="00803778"/>
    <w:rsid w:val="00803AE8"/>
    <w:rsid w:val="00803FD1"/>
    <w:rsid w:val="008043D1"/>
    <w:rsid w:val="00804537"/>
    <w:rsid w:val="00804C17"/>
    <w:rsid w:val="008053D4"/>
    <w:rsid w:val="008053DE"/>
    <w:rsid w:val="008056F3"/>
    <w:rsid w:val="008057EE"/>
    <w:rsid w:val="00805BCE"/>
    <w:rsid w:val="0080665B"/>
    <w:rsid w:val="00806752"/>
    <w:rsid w:val="00806C92"/>
    <w:rsid w:val="00806F72"/>
    <w:rsid w:val="00807376"/>
    <w:rsid w:val="008078A9"/>
    <w:rsid w:val="008101E8"/>
    <w:rsid w:val="0081135E"/>
    <w:rsid w:val="008120AF"/>
    <w:rsid w:val="0081324A"/>
    <w:rsid w:val="008134B5"/>
    <w:rsid w:val="008137A3"/>
    <w:rsid w:val="00813BB1"/>
    <w:rsid w:val="008144A0"/>
    <w:rsid w:val="008145A3"/>
    <w:rsid w:val="008145DD"/>
    <w:rsid w:val="00815342"/>
    <w:rsid w:val="00815858"/>
    <w:rsid w:val="008177C6"/>
    <w:rsid w:val="00817B01"/>
    <w:rsid w:val="00817CD0"/>
    <w:rsid w:val="00820259"/>
    <w:rsid w:val="008205C2"/>
    <w:rsid w:val="00820D91"/>
    <w:rsid w:val="00821143"/>
    <w:rsid w:val="00821B5E"/>
    <w:rsid w:val="008223F4"/>
    <w:rsid w:val="00823595"/>
    <w:rsid w:val="008238D5"/>
    <w:rsid w:val="0082411F"/>
    <w:rsid w:val="0082482B"/>
    <w:rsid w:val="00824C66"/>
    <w:rsid w:val="00824DD8"/>
    <w:rsid w:val="00825018"/>
    <w:rsid w:val="00825BE8"/>
    <w:rsid w:val="00826009"/>
    <w:rsid w:val="00826155"/>
    <w:rsid w:val="00826294"/>
    <w:rsid w:val="008263F2"/>
    <w:rsid w:val="00826DFB"/>
    <w:rsid w:val="00827DDD"/>
    <w:rsid w:val="00830710"/>
    <w:rsid w:val="00830A76"/>
    <w:rsid w:val="00830ABD"/>
    <w:rsid w:val="00831C65"/>
    <w:rsid w:val="00831FEC"/>
    <w:rsid w:val="0083275C"/>
    <w:rsid w:val="00833D9C"/>
    <w:rsid w:val="00833F3F"/>
    <w:rsid w:val="008343EF"/>
    <w:rsid w:val="008346EA"/>
    <w:rsid w:val="0083487F"/>
    <w:rsid w:val="00834C64"/>
    <w:rsid w:val="00834CAE"/>
    <w:rsid w:val="00834DDC"/>
    <w:rsid w:val="00835C6A"/>
    <w:rsid w:val="00837125"/>
    <w:rsid w:val="0083739B"/>
    <w:rsid w:val="0084076D"/>
    <w:rsid w:val="00840E8A"/>
    <w:rsid w:val="00840F2D"/>
    <w:rsid w:val="00841184"/>
    <w:rsid w:val="00841CE9"/>
    <w:rsid w:val="00841D50"/>
    <w:rsid w:val="00842C2D"/>
    <w:rsid w:val="00843047"/>
    <w:rsid w:val="008438BC"/>
    <w:rsid w:val="00843ACE"/>
    <w:rsid w:val="00843AE9"/>
    <w:rsid w:val="008440D9"/>
    <w:rsid w:val="0084471E"/>
    <w:rsid w:val="0084505B"/>
    <w:rsid w:val="00845CE2"/>
    <w:rsid w:val="008473E4"/>
    <w:rsid w:val="0084743B"/>
    <w:rsid w:val="008478F5"/>
    <w:rsid w:val="00847FC3"/>
    <w:rsid w:val="008501BE"/>
    <w:rsid w:val="008504FF"/>
    <w:rsid w:val="0085161F"/>
    <w:rsid w:val="00851E4B"/>
    <w:rsid w:val="00851EEA"/>
    <w:rsid w:val="00851FEE"/>
    <w:rsid w:val="00852695"/>
    <w:rsid w:val="00852748"/>
    <w:rsid w:val="00852CBB"/>
    <w:rsid w:val="00852D2C"/>
    <w:rsid w:val="00853F2C"/>
    <w:rsid w:val="00854C50"/>
    <w:rsid w:val="00854EF1"/>
    <w:rsid w:val="0085510F"/>
    <w:rsid w:val="0085601D"/>
    <w:rsid w:val="00856CDE"/>
    <w:rsid w:val="00856D1A"/>
    <w:rsid w:val="0085774C"/>
    <w:rsid w:val="00857934"/>
    <w:rsid w:val="00857D06"/>
    <w:rsid w:val="00857D90"/>
    <w:rsid w:val="008604F8"/>
    <w:rsid w:val="00860664"/>
    <w:rsid w:val="00860FB6"/>
    <w:rsid w:val="00860FE7"/>
    <w:rsid w:val="008625C9"/>
    <w:rsid w:val="008625E3"/>
    <w:rsid w:val="008645BE"/>
    <w:rsid w:val="00864720"/>
    <w:rsid w:val="00864874"/>
    <w:rsid w:val="0086499C"/>
    <w:rsid w:val="00864D16"/>
    <w:rsid w:val="00864F45"/>
    <w:rsid w:val="00865FAD"/>
    <w:rsid w:val="00866F78"/>
    <w:rsid w:val="00866FD7"/>
    <w:rsid w:val="008675C2"/>
    <w:rsid w:val="00867D73"/>
    <w:rsid w:val="008704DD"/>
    <w:rsid w:val="00870A00"/>
    <w:rsid w:val="008717E0"/>
    <w:rsid w:val="008719A5"/>
    <w:rsid w:val="00872EEC"/>
    <w:rsid w:val="008736BC"/>
    <w:rsid w:val="00873815"/>
    <w:rsid w:val="008740BC"/>
    <w:rsid w:val="008740F2"/>
    <w:rsid w:val="0087477C"/>
    <w:rsid w:val="008749F0"/>
    <w:rsid w:val="00874AD4"/>
    <w:rsid w:val="008750EF"/>
    <w:rsid w:val="008752FF"/>
    <w:rsid w:val="0087555D"/>
    <w:rsid w:val="0087599D"/>
    <w:rsid w:val="0087700C"/>
    <w:rsid w:val="008802B7"/>
    <w:rsid w:val="00880AE5"/>
    <w:rsid w:val="00880C1D"/>
    <w:rsid w:val="00880E76"/>
    <w:rsid w:val="00881A0E"/>
    <w:rsid w:val="008821F1"/>
    <w:rsid w:val="00883ED9"/>
    <w:rsid w:val="0088478D"/>
    <w:rsid w:val="00884B60"/>
    <w:rsid w:val="008852BD"/>
    <w:rsid w:val="0088538A"/>
    <w:rsid w:val="008857B7"/>
    <w:rsid w:val="00885A61"/>
    <w:rsid w:val="00885F47"/>
    <w:rsid w:val="00886049"/>
    <w:rsid w:val="00886907"/>
    <w:rsid w:val="00887C4D"/>
    <w:rsid w:val="00890263"/>
    <w:rsid w:val="008903A6"/>
    <w:rsid w:val="00890802"/>
    <w:rsid w:val="0089241D"/>
    <w:rsid w:val="008926CB"/>
    <w:rsid w:val="008928CD"/>
    <w:rsid w:val="00892FB3"/>
    <w:rsid w:val="008930D8"/>
    <w:rsid w:val="008936C2"/>
    <w:rsid w:val="0089397F"/>
    <w:rsid w:val="00894534"/>
    <w:rsid w:val="0089467C"/>
    <w:rsid w:val="00894A93"/>
    <w:rsid w:val="00894DB9"/>
    <w:rsid w:val="00895B72"/>
    <w:rsid w:val="00895C7D"/>
    <w:rsid w:val="00896175"/>
    <w:rsid w:val="008964AD"/>
    <w:rsid w:val="00896E0F"/>
    <w:rsid w:val="00896E5A"/>
    <w:rsid w:val="0089760C"/>
    <w:rsid w:val="00897D16"/>
    <w:rsid w:val="008A0023"/>
    <w:rsid w:val="008A0504"/>
    <w:rsid w:val="008A051E"/>
    <w:rsid w:val="008A05E9"/>
    <w:rsid w:val="008A06D5"/>
    <w:rsid w:val="008A08A2"/>
    <w:rsid w:val="008A0940"/>
    <w:rsid w:val="008A1034"/>
    <w:rsid w:val="008A130A"/>
    <w:rsid w:val="008A16EF"/>
    <w:rsid w:val="008A17DE"/>
    <w:rsid w:val="008A1812"/>
    <w:rsid w:val="008A18DB"/>
    <w:rsid w:val="008A2678"/>
    <w:rsid w:val="008A2853"/>
    <w:rsid w:val="008A3927"/>
    <w:rsid w:val="008A4B37"/>
    <w:rsid w:val="008A5099"/>
    <w:rsid w:val="008A5214"/>
    <w:rsid w:val="008A53FC"/>
    <w:rsid w:val="008A64CA"/>
    <w:rsid w:val="008A67A7"/>
    <w:rsid w:val="008A6B90"/>
    <w:rsid w:val="008A7136"/>
    <w:rsid w:val="008A7EC1"/>
    <w:rsid w:val="008B08B3"/>
    <w:rsid w:val="008B10A3"/>
    <w:rsid w:val="008B1119"/>
    <w:rsid w:val="008B1348"/>
    <w:rsid w:val="008B1ED0"/>
    <w:rsid w:val="008B3A95"/>
    <w:rsid w:val="008B4B5A"/>
    <w:rsid w:val="008B6653"/>
    <w:rsid w:val="008B6B27"/>
    <w:rsid w:val="008B7170"/>
    <w:rsid w:val="008B7A11"/>
    <w:rsid w:val="008C025A"/>
    <w:rsid w:val="008C09CC"/>
    <w:rsid w:val="008C11EE"/>
    <w:rsid w:val="008C148E"/>
    <w:rsid w:val="008C1EFE"/>
    <w:rsid w:val="008C2659"/>
    <w:rsid w:val="008C2844"/>
    <w:rsid w:val="008C289C"/>
    <w:rsid w:val="008C29E4"/>
    <w:rsid w:val="008C4355"/>
    <w:rsid w:val="008C4EDA"/>
    <w:rsid w:val="008C58D2"/>
    <w:rsid w:val="008C5A0E"/>
    <w:rsid w:val="008C601F"/>
    <w:rsid w:val="008C6088"/>
    <w:rsid w:val="008C621A"/>
    <w:rsid w:val="008C6C77"/>
    <w:rsid w:val="008C6D20"/>
    <w:rsid w:val="008C721F"/>
    <w:rsid w:val="008C7D25"/>
    <w:rsid w:val="008D0F15"/>
    <w:rsid w:val="008D1017"/>
    <w:rsid w:val="008D118E"/>
    <w:rsid w:val="008D2A7D"/>
    <w:rsid w:val="008D334D"/>
    <w:rsid w:val="008D3772"/>
    <w:rsid w:val="008D37CC"/>
    <w:rsid w:val="008D3880"/>
    <w:rsid w:val="008D3A81"/>
    <w:rsid w:val="008D44A4"/>
    <w:rsid w:val="008D4AAB"/>
    <w:rsid w:val="008D53CB"/>
    <w:rsid w:val="008D5739"/>
    <w:rsid w:val="008D5D50"/>
    <w:rsid w:val="008D6699"/>
    <w:rsid w:val="008D6A44"/>
    <w:rsid w:val="008D6A4A"/>
    <w:rsid w:val="008D6CEE"/>
    <w:rsid w:val="008D7506"/>
    <w:rsid w:val="008D7AB6"/>
    <w:rsid w:val="008D7D94"/>
    <w:rsid w:val="008E007A"/>
    <w:rsid w:val="008E06E4"/>
    <w:rsid w:val="008E0AAD"/>
    <w:rsid w:val="008E14C6"/>
    <w:rsid w:val="008E1714"/>
    <w:rsid w:val="008E1A05"/>
    <w:rsid w:val="008E2037"/>
    <w:rsid w:val="008E2130"/>
    <w:rsid w:val="008E3B77"/>
    <w:rsid w:val="008E4116"/>
    <w:rsid w:val="008E416A"/>
    <w:rsid w:val="008E4978"/>
    <w:rsid w:val="008E4B5F"/>
    <w:rsid w:val="008E5427"/>
    <w:rsid w:val="008E5D08"/>
    <w:rsid w:val="008E5F82"/>
    <w:rsid w:val="008E6956"/>
    <w:rsid w:val="008E6EDD"/>
    <w:rsid w:val="008E7AB8"/>
    <w:rsid w:val="008E7E66"/>
    <w:rsid w:val="008F12B0"/>
    <w:rsid w:val="008F1A99"/>
    <w:rsid w:val="008F259E"/>
    <w:rsid w:val="008F2B26"/>
    <w:rsid w:val="008F2EE1"/>
    <w:rsid w:val="008F4CED"/>
    <w:rsid w:val="008F4D62"/>
    <w:rsid w:val="008F5688"/>
    <w:rsid w:val="008F7153"/>
    <w:rsid w:val="008F7C9B"/>
    <w:rsid w:val="008F7CD6"/>
    <w:rsid w:val="008F7E75"/>
    <w:rsid w:val="0090040F"/>
    <w:rsid w:val="00900C0C"/>
    <w:rsid w:val="00901072"/>
    <w:rsid w:val="009011C4"/>
    <w:rsid w:val="00901538"/>
    <w:rsid w:val="00901FCC"/>
    <w:rsid w:val="00902382"/>
    <w:rsid w:val="00902563"/>
    <w:rsid w:val="00902C47"/>
    <w:rsid w:val="009056C1"/>
    <w:rsid w:val="009065E1"/>
    <w:rsid w:val="00907126"/>
    <w:rsid w:val="00907647"/>
    <w:rsid w:val="00907D23"/>
    <w:rsid w:val="00907F8A"/>
    <w:rsid w:val="0091073A"/>
    <w:rsid w:val="00910879"/>
    <w:rsid w:val="00911000"/>
    <w:rsid w:val="00911356"/>
    <w:rsid w:val="00912203"/>
    <w:rsid w:val="00912521"/>
    <w:rsid w:val="009126DB"/>
    <w:rsid w:val="00912CBE"/>
    <w:rsid w:val="00912CDE"/>
    <w:rsid w:val="009130E9"/>
    <w:rsid w:val="009140A6"/>
    <w:rsid w:val="009147B9"/>
    <w:rsid w:val="00915787"/>
    <w:rsid w:val="00915939"/>
    <w:rsid w:val="00915BBC"/>
    <w:rsid w:val="00915D62"/>
    <w:rsid w:val="00915D9C"/>
    <w:rsid w:val="009170FA"/>
    <w:rsid w:val="009175A1"/>
    <w:rsid w:val="00917E79"/>
    <w:rsid w:val="00917EE3"/>
    <w:rsid w:val="00920056"/>
    <w:rsid w:val="00920329"/>
    <w:rsid w:val="00920709"/>
    <w:rsid w:val="00920F07"/>
    <w:rsid w:val="0092137D"/>
    <w:rsid w:val="00921486"/>
    <w:rsid w:val="00921699"/>
    <w:rsid w:val="0092197F"/>
    <w:rsid w:val="009223F6"/>
    <w:rsid w:val="00922D6C"/>
    <w:rsid w:val="009231BD"/>
    <w:rsid w:val="009232A6"/>
    <w:rsid w:val="009233D7"/>
    <w:rsid w:val="00923690"/>
    <w:rsid w:val="009241F7"/>
    <w:rsid w:val="00924D96"/>
    <w:rsid w:val="00924EB5"/>
    <w:rsid w:val="0092562A"/>
    <w:rsid w:val="0092566F"/>
    <w:rsid w:val="00926CE8"/>
    <w:rsid w:val="0092770D"/>
    <w:rsid w:val="00927CEB"/>
    <w:rsid w:val="0093047A"/>
    <w:rsid w:val="009326EC"/>
    <w:rsid w:val="0093292E"/>
    <w:rsid w:val="0093349A"/>
    <w:rsid w:val="009337AC"/>
    <w:rsid w:val="00934FFC"/>
    <w:rsid w:val="0093718F"/>
    <w:rsid w:val="0093750D"/>
    <w:rsid w:val="00937CDB"/>
    <w:rsid w:val="00940A90"/>
    <w:rsid w:val="00940B55"/>
    <w:rsid w:val="00940CCC"/>
    <w:rsid w:val="00941306"/>
    <w:rsid w:val="009417DA"/>
    <w:rsid w:val="00941DE1"/>
    <w:rsid w:val="0094262E"/>
    <w:rsid w:val="0094286D"/>
    <w:rsid w:val="00942D92"/>
    <w:rsid w:val="0094304E"/>
    <w:rsid w:val="009435EC"/>
    <w:rsid w:val="009436A4"/>
    <w:rsid w:val="00943D1A"/>
    <w:rsid w:val="00944055"/>
    <w:rsid w:val="009441E7"/>
    <w:rsid w:val="009445B6"/>
    <w:rsid w:val="009446B4"/>
    <w:rsid w:val="00945251"/>
    <w:rsid w:val="00945CD2"/>
    <w:rsid w:val="00946586"/>
    <w:rsid w:val="0094658C"/>
    <w:rsid w:val="00946D27"/>
    <w:rsid w:val="009505C5"/>
    <w:rsid w:val="0095071C"/>
    <w:rsid w:val="009507FC"/>
    <w:rsid w:val="0095134B"/>
    <w:rsid w:val="00952061"/>
    <w:rsid w:val="00952386"/>
    <w:rsid w:val="0095276B"/>
    <w:rsid w:val="009528D1"/>
    <w:rsid w:val="00952E11"/>
    <w:rsid w:val="00952EBC"/>
    <w:rsid w:val="00953288"/>
    <w:rsid w:val="00953333"/>
    <w:rsid w:val="0095344F"/>
    <w:rsid w:val="0095379E"/>
    <w:rsid w:val="009538FC"/>
    <w:rsid w:val="00953A70"/>
    <w:rsid w:val="00953E32"/>
    <w:rsid w:val="00954C6F"/>
    <w:rsid w:val="0095568F"/>
    <w:rsid w:val="00956AB6"/>
    <w:rsid w:val="00956B7C"/>
    <w:rsid w:val="00960009"/>
    <w:rsid w:val="009605E9"/>
    <w:rsid w:val="009609BE"/>
    <w:rsid w:val="009609F4"/>
    <w:rsid w:val="00960AAF"/>
    <w:rsid w:val="00960FE1"/>
    <w:rsid w:val="0096181D"/>
    <w:rsid w:val="00961EDF"/>
    <w:rsid w:val="00962847"/>
    <w:rsid w:val="009639A9"/>
    <w:rsid w:val="00963CDC"/>
    <w:rsid w:val="00964840"/>
    <w:rsid w:val="00964978"/>
    <w:rsid w:val="00964BBF"/>
    <w:rsid w:val="00964EFE"/>
    <w:rsid w:val="00966190"/>
    <w:rsid w:val="00966C30"/>
    <w:rsid w:val="0096768A"/>
    <w:rsid w:val="009677A6"/>
    <w:rsid w:val="009678B6"/>
    <w:rsid w:val="00967DF2"/>
    <w:rsid w:val="0097008A"/>
    <w:rsid w:val="00970331"/>
    <w:rsid w:val="00970E20"/>
    <w:rsid w:val="00970E3D"/>
    <w:rsid w:val="00970F0D"/>
    <w:rsid w:val="00971126"/>
    <w:rsid w:val="00971624"/>
    <w:rsid w:val="00971B6B"/>
    <w:rsid w:val="00971CCF"/>
    <w:rsid w:val="0097248E"/>
    <w:rsid w:val="009725C5"/>
    <w:rsid w:val="00973AC1"/>
    <w:rsid w:val="00973EB7"/>
    <w:rsid w:val="00974443"/>
    <w:rsid w:val="00974803"/>
    <w:rsid w:val="00974A2D"/>
    <w:rsid w:val="0097518F"/>
    <w:rsid w:val="00975284"/>
    <w:rsid w:val="00975470"/>
    <w:rsid w:val="009754C2"/>
    <w:rsid w:val="0097651A"/>
    <w:rsid w:val="009766CA"/>
    <w:rsid w:val="009773C0"/>
    <w:rsid w:val="009773C9"/>
    <w:rsid w:val="00977AB7"/>
    <w:rsid w:val="0098027E"/>
    <w:rsid w:val="00980559"/>
    <w:rsid w:val="0098168B"/>
    <w:rsid w:val="0098228C"/>
    <w:rsid w:val="0098239F"/>
    <w:rsid w:val="00982A0D"/>
    <w:rsid w:val="00982D26"/>
    <w:rsid w:val="009832DC"/>
    <w:rsid w:val="0098336C"/>
    <w:rsid w:val="009839F8"/>
    <w:rsid w:val="00983FA9"/>
    <w:rsid w:val="009840C0"/>
    <w:rsid w:val="00984322"/>
    <w:rsid w:val="009848DE"/>
    <w:rsid w:val="009848FA"/>
    <w:rsid w:val="00984D15"/>
    <w:rsid w:val="00985509"/>
    <w:rsid w:val="009857A3"/>
    <w:rsid w:val="00985BB7"/>
    <w:rsid w:val="00986966"/>
    <w:rsid w:val="00987631"/>
    <w:rsid w:val="009878A8"/>
    <w:rsid w:val="00987BF6"/>
    <w:rsid w:val="00990EE2"/>
    <w:rsid w:val="0099217F"/>
    <w:rsid w:val="009924EA"/>
    <w:rsid w:val="00993362"/>
    <w:rsid w:val="00993889"/>
    <w:rsid w:val="00993A07"/>
    <w:rsid w:val="00993DC6"/>
    <w:rsid w:val="00993EF6"/>
    <w:rsid w:val="0099409A"/>
    <w:rsid w:val="0099454E"/>
    <w:rsid w:val="009947E6"/>
    <w:rsid w:val="00994D42"/>
    <w:rsid w:val="00995F19"/>
    <w:rsid w:val="00996A29"/>
    <w:rsid w:val="0099742B"/>
    <w:rsid w:val="009A0FBC"/>
    <w:rsid w:val="009A2195"/>
    <w:rsid w:val="009A2C7E"/>
    <w:rsid w:val="009A31F2"/>
    <w:rsid w:val="009A3C98"/>
    <w:rsid w:val="009A3CFF"/>
    <w:rsid w:val="009A4637"/>
    <w:rsid w:val="009A4954"/>
    <w:rsid w:val="009A5206"/>
    <w:rsid w:val="009A52C3"/>
    <w:rsid w:val="009A5A0E"/>
    <w:rsid w:val="009A5C70"/>
    <w:rsid w:val="009A62B9"/>
    <w:rsid w:val="009A75C5"/>
    <w:rsid w:val="009A7701"/>
    <w:rsid w:val="009A78D4"/>
    <w:rsid w:val="009A7E34"/>
    <w:rsid w:val="009B0A99"/>
    <w:rsid w:val="009B0FBD"/>
    <w:rsid w:val="009B1397"/>
    <w:rsid w:val="009B15A7"/>
    <w:rsid w:val="009B252F"/>
    <w:rsid w:val="009B2977"/>
    <w:rsid w:val="009B3518"/>
    <w:rsid w:val="009B3540"/>
    <w:rsid w:val="009B3B6E"/>
    <w:rsid w:val="009B49AE"/>
    <w:rsid w:val="009B4A8D"/>
    <w:rsid w:val="009B4B43"/>
    <w:rsid w:val="009B4D67"/>
    <w:rsid w:val="009B4D9A"/>
    <w:rsid w:val="009B4EC1"/>
    <w:rsid w:val="009B4FC1"/>
    <w:rsid w:val="009B637D"/>
    <w:rsid w:val="009B6BB5"/>
    <w:rsid w:val="009B6BDB"/>
    <w:rsid w:val="009B6FB0"/>
    <w:rsid w:val="009B7625"/>
    <w:rsid w:val="009C016A"/>
    <w:rsid w:val="009C0229"/>
    <w:rsid w:val="009C058E"/>
    <w:rsid w:val="009C0797"/>
    <w:rsid w:val="009C25DF"/>
    <w:rsid w:val="009C27D3"/>
    <w:rsid w:val="009C33D1"/>
    <w:rsid w:val="009C447E"/>
    <w:rsid w:val="009C4EEC"/>
    <w:rsid w:val="009C4F37"/>
    <w:rsid w:val="009C6D65"/>
    <w:rsid w:val="009C7436"/>
    <w:rsid w:val="009C76BC"/>
    <w:rsid w:val="009C77A1"/>
    <w:rsid w:val="009C7D83"/>
    <w:rsid w:val="009C7F1A"/>
    <w:rsid w:val="009D01DD"/>
    <w:rsid w:val="009D11B3"/>
    <w:rsid w:val="009D1583"/>
    <w:rsid w:val="009D1AF6"/>
    <w:rsid w:val="009D1D76"/>
    <w:rsid w:val="009D209E"/>
    <w:rsid w:val="009D246B"/>
    <w:rsid w:val="009D36F1"/>
    <w:rsid w:val="009D4706"/>
    <w:rsid w:val="009D5635"/>
    <w:rsid w:val="009D57AA"/>
    <w:rsid w:val="009D6452"/>
    <w:rsid w:val="009D7988"/>
    <w:rsid w:val="009D7CAE"/>
    <w:rsid w:val="009D7CC0"/>
    <w:rsid w:val="009E0460"/>
    <w:rsid w:val="009E04F8"/>
    <w:rsid w:val="009E0E10"/>
    <w:rsid w:val="009E1A8E"/>
    <w:rsid w:val="009E218A"/>
    <w:rsid w:val="009E2388"/>
    <w:rsid w:val="009E2EA2"/>
    <w:rsid w:val="009E34D7"/>
    <w:rsid w:val="009E3A91"/>
    <w:rsid w:val="009E415F"/>
    <w:rsid w:val="009E4935"/>
    <w:rsid w:val="009E51E9"/>
    <w:rsid w:val="009E5283"/>
    <w:rsid w:val="009E5A32"/>
    <w:rsid w:val="009E6F06"/>
    <w:rsid w:val="009E7348"/>
    <w:rsid w:val="009F035D"/>
    <w:rsid w:val="009F0706"/>
    <w:rsid w:val="009F078B"/>
    <w:rsid w:val="009F1014"/>
    <w:rsid w:val="009F1E90"/>
    <w:rsid w:val="009F1F82"/>
    <w:rsid w:val="009F2654"/>
    <w:rsid w:val="009F28C7"/>
    <w:rsid w:val="009F28CE"/>
    <w:rsid w:val="009F347C"/>
    <w:rsid w:val="009F4173"/>
    <w:rsid w:val="009F4306"/>
    <w:rsid w:val="009F48F3"/>
    <w:rsid w:val="009F4ED7"/>
    <w:rsid w:val="009F51F5"/>
    <w:rsid w:val="009F5B66"/>
    <w:rsid w:val="009F6994"/>
    <w:rsid w:val="009F7838"/>
    <w:rsid w:val="009F78E1"/>
    <w:rsid w:val="009F7F58"/>
    <w:rsid w:val="00A002EA"/>
    <w:rsid w:val="00A00439"/>
    <w:rsid w:val="00A00AA3"/>
    <w:rsid w:val="00A00C9D"/>
    <w:rsid w:val="00A00F3C"/>
    <w:rsid w:val="00A01E4A"/>
    <w:rsid w:val="00A02CE4"/>
    <w:rsid w:val="00A02DC2"/>
    <w:rsid w:val="00A0316A"/>
    <w:rsid w:val="00A037A7"/>
    <w:rsid w:val="00A037E2"/>
    <w:rsid w:val="00A03E0B"/>
    <w:rsid w:val="00A05499"/>
    <w:rsid w:val="00A05948"/>
    <w:rsid w:val="00A05A28"/>
    <w:rsid w:val="00A05B0B"/>
    <w:rsid w:val="00A05F50"/>
    <w:rsid w:val="00A06D54"/>
    <w:rsid w:val="00A0734D"/>
    <w:rsid w:val="00A077F8"/>
    <w:rsid w:val="00A10AE9"/>
    <w:rsid w:val="00A10E97"/>
    <w:rsid w:val="00A11DD5"/>
    <w:rsid w:val="00A13BA1"/>
    <w:rsid w:val="00A144C8"/>
    <w:rsid w:val="00A14EE5"/>
    <w:rsid w:val="00A158EC"/>
    <w:rsid w:val="00A15B2E"/>
    <w:rsid w:val="00A15F9E"/>
    <w:rsid w:val="00A16290"/>
    <w:rsid w:val="00A1665E"/>
    <w:rsid w:val="00A174B8"/>
    <w:rsid w:val="00A1754B"/>
    <w:rsid w:val="00A17B93"/>
    <w:rsid w:val="00A17BEE"/>
    <w:rsid w:val="00A17EE0"/>
    <w:rsid w:val="00A17F9F"/>
    <w:rsid w:val="00A20290"/>
    <w:rsid w:val="00A202C5"/>
    <w:rsid w:val="00A20519"/>
    <w:rsid w:val="00A20D7A"/>
    <w:rsid w:val="00A21075"/>
    <w:rsid w:val="00A215CB"/>
    <w:rsid w:val="00A2177F"/>
    <w:rsid w:val="00A22CE8"/>
    <w:rsid w:val="00A22F37"/>
    <w:rsid w:val="00A23A5B"/>
    <w:rsid w:val="00A23DC9"/>
    <w:rsid w:val="00A23DE8"/>
    <w:rsid w:val="00A24099"/>
    <w:rsid w:val="00A2568B"/>
    <w:rsid w:val="00A25782"/>
    <w:rsid w:val="00A272A7"/>
    <w:rsid w:val="00A27397"/>
    <w:rsid w:val="00A274C0"/>
    <w:rsid w:val="00A27BD9"/>
    <w:rsid w:val="00A27E37"/>
    <w:rsid w:val="00A301AC"/>
    <w:rsid w:val="00A307C2"/>
    <w:rsid w:val="00A30834"/>
    <w:rsid w:val="00A30C5B"/>
    <w:rsid w:val="00A30C6F"/>
    <w:rsid w:val="00A30F0F"/>
    <w:rsid w:val="00A30F36"/>
    <w:rsid w:val="00A30FD1"/>
    <w:rsid w:val="00A310D6"/>
    <w:rsid w:val="00A31579"/>
    <w:rsid w:val="00A32770"/>
    <w:rsid w:val="00A32C09"/>
    <w:rsid w:val="00A33495"/>
    <w:rsid w:val="00A334C2"/>
    <w:rsid w:val="00A334F4"/>
    <w:rsid w:val="00A33520"/>
    <w:rsid w:val="00A336E2"/>
    <w:rsid w:val="00A34326"/>
    <w:rsid w:val="00A34607"/>
    <w:rsid w:val="00A353DA"/>
    <w:rsid w:val="00A3565D"/>
    <w:rsid w:val="00A35924"/>
    <w:rsid w:val="00A35D0A"/>
    <w:rsid w:val="00A3606E"/>
    <w:rsid w:val="00A373F7"/>
    <w:rsid w:val="00A4074F"/>
    <w:rsid w:val="00A41E61"/>
    <w:rsid w:val="00A41F3C"/>
    <w:rsid w:val="00A42B29"/>
    <w:rsid w:val="00A43C2A"/>
    <w:rsid w:val="00A440C8"/>
    <w:rsid w:val="00A4412B"/>
    <w:rsid w:val="00A44199"/>
    <w:rsid w:val="00A44801"/>
    <w:rsid w:val="00A451A2"/>
    <w:rsid w:val="00A454A6"/>
    <w:rsid w:val="00A45BF5"/>
    <w:rsid w:val="00A45D8F"/>
    <w:rsid w:val="00A4611A"/>
    <w:rsid w:val="00A466ED"/>
    <w:rsid w:val="00A469E4"/>
    <w:rsid w:val="00A46F6D"/>
    <w:rsid w:val="00A46FFA"/>
    <w:rsid w:val="00A5024D"/>
    <w:rsid w:val="00A506D5"/>
    <w:rsid w:val="00A5089E"/>
    <w:rsid w:val="00A51354"/>
    <w:rsid w:val="00A518A9"/>
    <w:rsid w:val="00A51A13"/>
    <w:rsid w:val="00A51E51"/>
    <w:rsid w:val="00A52250"/>
    <w:rsid w:val="00A527EB"/>
    <w:rsid w:val="00A52F30"/>
    <w:rsid w:val="00A53D16"/>
    <w:rsid w:val="00A547B3"/>
    <w:rsid w:val="00A54EEF"/>
    <w:rsid w:val="00A55A9A"/>
    <w:rsid w:val="00A561DC"/>
    <w:rsid w:val="00A56619"/>
    <w:rsid w:val="00A56B28"/>
    <w:rsid w:val="00A613D7"/>
    <w:rsid w:val="00A61A2B"/>
    <w:rsid w:val="00A61EC9"/>
    <w:rsid w:val="00A62836"/>
    <w:rsid w:val="00A6297E"/>
    <w:rsid w:val="00A62989"/>
    <w:rsid w:val="00A62C15"/>
    <w:rsid w:val="00A63094"/>
    <w:rsid w:val="00A648A0"/>
    <w:rsid w:val="00A64A23"/>
    <w:rsid w:val="00A65356"/>
    <w:rsid w:val="00A65B67"/>
    <w:rsid w:val="00A65BEB"/>
    <w:rsid w:val="00A65C80"/>
    <w:rsid w:val="00A66D53"/>
    <w:rsid w:val="00A66D80"/>
    <w:rsid w:val="00A677D1"/>
    <w:rsid w:val="00A67886"/>
    <w:rsid w:val="00A67A2C"/>
    <w:rsid w:val="00A67BDE"/>
    <w:rsid w:val="00A67EA2"/>
    <w:rsid w:val="00A70AE6"/>
    <w:rsid w:val="00A71D1D"/>
    <w:rsid w:val="00A733B6"/>
    <w:rsid w:val="00A73B63"/>
    <w:rsid w:val="00A73F7E"/>
    <w:rsid w:val="00A747DE"/>
    <w:rsid w:val="00A74E90"/>
    <w:rsid w:val="00A74FE0"/>
    <w:rsid w:val="00A76207"/>
    <w:rsid w:val="00A7626E"/>
    <w:rsid w:val="00A76776"/>
    <w:rsid w:val="00A769E9"/>
    <w:rsid w:val="00A770D0"/>
    <w:rsid w:val="00A7715C"/>
    <w:rsid w:val="00A778CE"/>
    <w:rsid w:val="00A77F6B"/>
    <w:rsid w:val="00A80A51"/>
    <w:rsid w:val="00A81016"/>
    <w:rsid w:val="00A813C3"/>
    <w:rsid w:val="00A815D0"/>
    <w:rsid w:val="00A8186D"/>
    <w:rsid w:val="00A82495"/>
    <w:rsid w:val="00A828E3"/>
    <w:rsid w:val="00A82A75"/>
    <w:rsid w:val="00A82DC0"/>
    <w:rsid w:val="00A835ED"/>
    <w:rsid w:val="00A84279"/>
    <w:rsid w:val="00A847EC"/>
    <w:rsid w:val="00A85542"/>
    <w:rsid w:val="00A86112"/>
    <w:rsid w:val="00A867FF"/>
    <w:rsid w:val="00A86C04"/>
    <w:rsid w:val="00A86EAD"/>
    <w:rsid w:val="00A872FD"/>
    <w:rsid w:val="00A879ED"/>
    <w:rsid w:val="00A901DA"/>
    <w:rsid w:val="00A91763"/>
    <w:rsid w:val="00A91C56"/>
    <w:rsid w:val="00A91DAB"/>
    <w:rsid w:val="00A93E8D"/>
    <w:rsid w:val="00A94064"/>
    <w:rsid w:val="00A954DE"/>
    <w:rsid w:val="00A9594B"/>
    <w:rsid w:val="00A9597E"/>
    <w:rsid w:val="00A95D85"/>
    <w:rsid w:val="00A95F45"/>
    <w:rsid w:val="00A9703C"/>
    <w:rsid w:val="00A970D3"/>
    <w:rsid w:val="00A97EF3"/>
    <w:rsid w:val="00AA08F5"/>
    <w:rsid w:val="00AA1C52"/>
    <w:rsid w:val="00AA318A"/>
    <w:rsid w:val="00AA38BC"/>
    <w:rsid w:val="00AA4835"/>
    <w:rsid w:val="00AA4A93"/>
    <w:rsid w:val="00AA4B36"/>
    <w:rsid w:val="00AA4D3B"/>
    <w:rsid w:val="00AA50EC"/>
    <w:rsid w:val="00AA5631"/>
    <w:rsid w:val="00AA58DB"/>
    <w:rsid w:val="00AA5C70"/>
    <w:rsid w:val="00AA5E90"/>
    <w:rsid w:val="00AA7150"/>
    <w:rsid w:val="00AA731D"/>
    <w:rsid w:val="00AA7EA3"/>
    <w:rsid w:val="00AB13CA"/>
    <w:rsid w:val="00AB2D73"/>
    <w:rsid w:val="00AB2E98"/>
    <w:rsid w:val="00AB3011"/>
    <w:rsid w:val="00AB36A1"/>
    <w:rsid w:val="00AB38C8"/>
    <w:rsid w:val="00AB464C"/>
    <w:rsid w:val="00AB47A8"/>
    <w:rsid w:val="00AB551D"/>
    <w:rsid w:val="00AB6643"/>
    <w:rsid w:val="00AB74E6"/>
    <w:rsid w:val="00AB758B"/>
    <w:rsid w:val="00AB7B11"/>
    <w:rsid w:val="00AC001C"/>
    <w:rsid w:val="00AC09EF"/>
    <w:rsid w:val="00AC176F"/>
    <w:rsid w:val="00AC1A1E"/>
    <w:rsid w:val="00AC1D8C"/>
    <w:rsid w:val="00AC277F"/>
    <w:rsid w:val="00AC2C00"/>
    <w:rsid w:val="00AC3432"/>
    <w:rsid w:val="00AC36F2"/>
    <w:rsid w:val="00AC4557"/>
    <w:rsid w:val="00AC4F77"/>
    <w:rsid w:val="00AC5476"/>
    <w:rsid w:val="00AC56F3"/>
    <w:rsid w:val="00AC661E"/>
    <w:rsid w:val="00AC684A"/>
    <w:rsid w:val="00AC6A9B"/>
    <w:rsid w:val="00AC6C2C"/>
    <w:rsid w:val="00AC70C3"/>
    <w:rsid w:val="00AC7F8F"/>
    <w:rsid w:val="00AD03F8"/>
    <w:rsid w:val="00AD05F9"/>
    <w:rsid w:val="00AD0C45"/>
    <w:rsid w:val="00AD1B5F"/>
    <w:rsid w:val="00AD27E1"/>
    <w:rsid w:val="00AD28F7"/>
    <w:rsid w:val="00AD2CD6"/>
    <w:rsid w:val="00AD2D43"/>
    <w:rsid w:val="00AD2F5C"/>
    <w:rsid w:val="00AD3168"/>
    <w:rsid w:val="00AD39EE"/>
    <w:rsid w:val="00AD447A"/>
    <w:rsid w:val="00AD4ACB"/>
    <w:rsid w:val="00AD519C"/>
    <w:rsid w:val="00AD5316"/>
    <w:rsid w:val="00AD5651"/>
    <w:rsid w:val="00AD56B9"/>
    <w:rsid w:val="00AD57A8"/>
    <w:rsid w:val="00AD6262"/>
    <w:rsid w:val="00AE03FF"/>
    <w:rsid w:val="00AE08FC"/>
    <w:rsid w:val="00AE1158"/>
    <w:rsid w:val="00AE11FA"/>
    <w:rsid w:val="00AE1801"/>
    <w:rsid w:val="00AE1838"/>
    <w:rsid w:val="00AE45BB"/>
    <w:rsid w:val="00AE4ABE"/>
    <w:rsid w:val="00AE4D23"/>
    <w:rsid w:val="00AE5575"/>
    <w:rsid w:val="00AE55C1"/>
    <w:rsid w:val="00AE5749"/>
    <w:rsid w:val="00AE61E5"/>
    <w:rsid w:val="00AE6FD4"/>
    <w:rsid w:val="00AE752E"/>
    <w:rsid w:val="00AE77FA"/>
    <w:rsid w:val="00AF00A0"/>
    <w:rsid w:val="00AF030C"/>
    <w:rsid w:val="00AF1E3A"/>
    <w:rsid w:val="00AF1F43"/>
    <w:rsid w:val="00AF276B"/>
    <w:rsid w:val="00AF28CA"/>
    <w:rsid w:val="00AF2A8F"/>
    <w:rsid w:val="00AF3877"/>
    <w:rsid w:val="00AF3BFB"/>
    <w:rsid w:val="00AF3E80"/>
    <w:rsid w:val="00AF459A"/>
    <w:rsid w:val="00AF4BCB"/>
    <w:rsid w:val="00AF538B"/>
    <w:rsid w:val="00AF5B58"/>
    <w:rsid w:val="00AF5B7C"/>
    <w:rsid w:val="00AF5B82"/>
    <w:rsid w:val="00AF5F7A"/>
    <w:rsid w:val="00AF606F"/>
    <w:rsid w:val="00AF717E"/>
    <w:rsid w:val="00AF76BC"/>
    <w:rsid w:val="00AF7987"/>
    <w:rsid w:val="00B01102"/>
    <w:rsid w:val="00B013DE"/>
    <w:rsid w:val="00B01604"/>
    <w:rsid w:val="00B01748"/>
    <w:rsid w:val="00B0175D"/>
    <w:rsid w:val="00B01C5F"/>
    <w:rsid w:val="00B0209D"/>
    <w:rsid w:val="00B0328A"/>
    <w:rsid w:val="00B03428"/>
    <w:rsid w:val="00B03617"/>
    <w:rsid w:val="00B03832"/>
    <w:rsid w:val="00B03B44"/>
    <w:rsid w:val="00B03BFF"/>
    <w:rsid w:val="00B03C25"/>
    <w:rsid w:val="00B0436D"/>
    <w:rsid w:val="00B0446E"/>
    <w:rsid w:val="00B051E7"/>
    <w:rsid w:val="00B054BE"/>
    <w:rsid w:val="00B058AB"/>
    <w:rsid w:val="00B05B45"/>
    <w:rsid w:val="00B072C7"/>
    <w:rsid w:val="00B10B3A"/>
    <w:rsid w:val="00B10F39"/>
    <w:rsid w:val="00B11014"/>
    <w:rsid w:val="00B11659"/>
    <w:rsid w:val="00B12146"/>
    <w:rsid w:val="00B124E3"/>
    <w:rsid w:val="00B130E8"/>
    <w:rsid w:val="00B138BB"/>
    <w:rsid w:val="00B145FE"/>
    <w:rsid w:val="00B14754"/>
    <w:rsid w:val="00B149D2"/>
    <w:rsid w:val="00B14A03"/>
    <w:rsid w:val="00B14E2D"/>
    <w:rsid w:val="00B14FF0"/>
    <w:rsid w:val="00B151C4"/>
    <w:rsid w:val="00B15535"/>
    <w:rsid w:val="00B15543"/>
    <w:rsid w:val="00B15644"/>
    <w:rsid w:val="00B15ED1"/>
    <w:rsid w:val="00B16027"/>
    <w:rsid w:val="00B16555"/>
    <w:rsid w:val="00B16D88"/>
    <w:rsid w:val="00B16E6E"/>
    <w:rsid w:val="00B2021B"/>
    <w:rsid w:val="00B202A1"/>
    <w:rsid w:val="00B2039C"/>
    <w:rsid w:val="00B208E3"/>
    <w:rsid w:val="00B212AE"/>
    <w:rsid w:val="00B213F2"/>
    <w:rsid w:val="00B2196F"/>
    <w:rsid w:val="00B21F3E"/>
    <w:rsid w:val="00B21F70"/>
    <w:rsid w:val="00B2252C"/>
    <w:rsid w:val="00B2256F"/>
    <w:rsid w:val="00B22BAA"/>
    <w:rsid w:val="00B233D3"/>
    <w:rsid w:val="00B24196"/>
    <w:rsid w:val="00B24C13"/>
    <w:rsid w:val="00B24C40"/>
    <w:rsid w:val="00B25250"/>
    <w:rsid w:val="00B2585F"/>
    <w:rsid w:val="00B25AB0"/>
    <w:rsid w:val="00B26540"/>
    <w:rsid w:val="00B268BD"/>
    <w:rsid w:val="00B26EA3"/>
    <w:rsid w:val="00B27178"/>
    <w:rsid w:val="00B3166D"/>
    <w:rsid w:val="00B316A1"/>
    <w:rsid w:val="00B31E10"/>
    <w:rsid w:val="00B31F5B"/>
    <w:rsid w:val="00B32723"/>
    <w:rsid w:val="00B335EC"/>
    <w:rsid w:val="00B33DA9"/>
    <w:rsid w:val="00B33E7B"/>
    <w:rsid w:val="00B3462D"/>
    <w:rsid w:val="00B34673"/>
    <w:rsid w:val="00B34754"/>
    <w:rsid w:val="00B34F72"/>
    <w:rsid w:val="00B351E7"/>
    <w:rsid w:val="00B3520C"/>
    <w:rsid w:val="00B35367"/>
    <w:rsid w:val="00B356C0"/>
    <w:rsid w:val="00B35AEE"/>
    <w:rsid w:val="00B35B06"/>
    <w:rsid w:val="00B35C22"/>
    <w:rsid w:val="00B35DA1"/>
    <w:rsid w:val="00B3679C"/>
    <w:rsid w:val="00B36966"/>
    <w:rsid w:val="00B36DAC"/>
    <w:rsid w:val="00B37298"/>
    <w:rsid w:val="00B37380"/>
    <w:rsid w:val="00B37969"/>
    <w:rsid w:val="00B4008C"/>
    <w:rsid w:val="00B400A3"/>
    <w:rsid w:val="00B40911"/>
    <w:rsid w:val="00B40A0E"/>
    <w:rsid w:val="00B40B1B"/>
    <w:rsid w:val="00B420BC"/>
    <w:rsid w:val="00B4269D"/>
    <w:rsid w:val="00B4280D"/>
    <w:rsid w:val="00B433D6"/>
    <w:rsid w:val="00B43659"/>
    <w:rsid w:val="00B45EAC"/>
    <w:rsid w:val="00B500F2"/>
    <w:rsid w:val="00B5058D"/>
    <w:rsid w:val="00B50B42"/>
    <w:rsid w:val="00B51780"/>
    <w:rsid w:val="00B51E7B"/>
    <w:rsid w:val="00B51FFE"/>
    <w:rsid w:val="00B521D5"/>
    <w:rsid w:val="00B52A44"/>
    <w:rsid w:val="00B52E9A"/>
    <w:rsid w:val="00B531EB"/>
    <w:rsid w:val="00B53BD4"/>
    <w:rsid w:val="00B54DEE"/>
    <w:rsid w:val="00B5563D"/>
    <w:rsid w:val="00B55B6A"/>
    <w:rsid w:val="00B55E28"/>
    <w:rsid w:val="00B5667B"/>
    <w:rsid w:val="00B5755F"/>
    <w:rsid w:val="00B57880"/>
    <w:rsid w:val="00B579A7"/>
    <w:rsid w:val="00B57CEB"/>
    <w:rsid w:val="00B6009B"/>
    <w:rsid w:val="00B60235"/>
    <w:rsid w:val="00B60645"/>
    <w:rsid w:val="00B606B1"/>
    <w:rsid w:val="00B60C9E"/>
    <w:rsid w:val="00B60E49"/>
    <w:rsid w:val="00B60EAA"/>
    <w:rsid w:val="00B612D2"/>
    <w:rsid w:val="00B61620"/>
    <w:rsid w:val="00B617D6"/>
    <w:rsid w:val="00B617FF"/>
    <w:rsid w:val="00B620F0"/>
    <w:rsid w:val="00B62B90"/>
    <w:rsid w:val="00B62CBB"/>
    <w:rsid w:val="00B63EF2"/>
    <w:rsid w:val="00B641B4"/>
    <w:rsid w:val="00B64F42"/>
    <w:rsid w:val="00B65273"/>
    <w:rsid w:val="00B65813"/>
    <w:rsid w:val="00B65983"/>
    <w:rsid w:val="00B65B86"/>
    <w:rsid w:val="00B66B79"/>
    <w:rsid w:val="00B66E6E"/>
    <w:rsid w:val="00B66FC2"/>
    <w:rsid w:val="00B67462"/>
    <w:rsid w:val="00B6778A"/>
    <w:rsid w:val="00B70E4B"/>
    <w:rsid w:val="00B70E9A"/>
    <w:rsid w:val="00B713CB"/>
    <w:rsid w:val="00B71976"/>
    <w:rsid w:val="00B7203D"/>
    <w:rsid w:val="00B7215D"/>
    <w:rsid w:val="00B72FE6"/>
    <w:rsid w:val="00B73D4C"/>
    <w:rsid w:val="00B741B2"/>
    <w:rsid w:val="00B74771"/>
    <w:rsid w:val="00B747CF"/>
    <w:rsid w:val="00B75AD3"/>
    <w:rsid w:val="00B76A54"/>
    <w:rsid w:val="00B7715A"/>
    <w:rsid w:val="00B772A9"/>
    <w:rsid w:val="00B8007E"/>
    <w:rsid w:val="00B803CA"/>
    <w:rsid w:val="00B80A33"/>
    <w:rsid w:val="00B8167B"/>
    <w:rsid w:val="00B816AD"/>
    <w:rsid w:val="00B81D14"/>
    <w:rsid w:val="00B8280A"/>
    <w:rsid w:val="00B835DF"/>
    <w:rsid w:val="00B83C7E"/>
    <w:rsid w:val="00B842D5"/>
    <w:rsid w:val="00B84457"/>
    <w:rsid w:val="00B84FDB"/>
    <w:rsid w:val="00B85417"/>
    <w:rsid w:val="00B860D6"/>
    <w:rsid w:val="00B8645F"/>
    <w:rsid w:val="00B86832"/>
    <w:rsid w:val="00B87079"/>
    <w:rsid w:val="00B87DE5"/>
    <w:rsid w:val="00B90586"/>
    <w:rsid w:val="00B90882"/>
    <w:rsid w:val="00B90CD2"/>
    <w:rsid w:val="00B91136"/>
    <w:rsid w:val="00B91935"/>
    <w:rsid w:val="00B91A45"/>
    <w:rsid w:val="00B9204E"/>
    <w:rsid w:val="00B9216C"/>
    <w:rsid w:val="00B9248F"/>
    <w:rsid w:val="00B9271D"/>
    <w:rsid w:val="00B93507"/>
    <w:rsid w:val="00B93A5E"/>
    <w:rsid w:val="00B93DAB"/>
    <w:rsid w:val="00B9467F"/>
    <w:rsid w:val="00B94822"/>
    <w:rsid w:val="00B94E87"/>
    <w:rsid w:val="00B95207"/>
    <w:rsid w:val="00B95588"/>
    <w:rsid w:val="00B95F7A"/>
    <w:rsid w:val="00B96973"/>
    <w:rsid w:val="00B969E6"/>
    <w:rsid w:val="00B96DCB"/>
    <w:rsid w:val="00B97595"/>
    <w:rsid w:val="00B97686"/>
    <w:rsid w:val="00B976DB"/>
    <w:rsid w:val="00B979A1"/>
    <w:rsid w:val="00BA10B0"/>
    <w:rsid w:val="00BA1296"/>
    <w:rsid w:val="00BA1355"/>
    <w:rsid w:val="00BA1747"/>
    <w:rsid w:val="00BA2314"/>
    <w:rsid w:val="00BA295D"/>
    <w:rsid w:val="00BA2D7E"/>
    <w:rsid w:val="00BA3710"/>
    <w:rsid w:val="00BA3B8C"/>
    <w:rsid w:val="00BA3F37"/>
    <w:rsid w:val="00BA41F3"/>
    <w:rsid w:val="00BA4625"/>
    <w:rsid w:val="00BA4C9C"/>
    <w:rsid w:val="00BA4ED5"/>
    <w:rsid w:val="00BA60BF"/>
    <w:rsid w:val="00BA68CB"/>
    <w:rsid w:val="00BA7604"/>
    <w:rsid w:val="00BA7EF2"/>
    <w:rsid w:val="00BB0297"/>
    <w:rsid w:val="00BB0896"/>
    <w:rsid w:val="00BB153C"/>
    <w:rsid w:val="00BB3368"/>
    <w:rsid w:val="00BB535E"/>
    <w:rsid w:val="00BB64F6"/>
    <w:rsid w:val="00BB6E0E"/>
    <w:rsid w:val="00BB75D1"/>
    <w:rsid w:val="00BB7888"/>
    <w:rsid w:val="00BB78B1"/>
    <w:rsid w:val="00BB797F"/>
    <w:rsid w:val="00BC1B43"/>
    <w:rsid w:val="00BC1F54"/>
    <w:rsid w:val="00BC28F6"/>
    <w:rsid w:val="00BC364B"/>
    <w:rsid w:val="00BC37F5"/>
    <w:rsid w:val="00BC3A68"/>
    <w:rsid w:val="00BC3AE4"/>
    <w:rsid w:val="00BC3B7A"/>
    <w:rsid w:val="00BC4223"/>
    <w:rsid w:val="00BC42A4"/>
    <w:rsid w:val="00BC45F4"/>
    <w:rsid w:val="00BC4B90"/>
    <w:rsid w:val="00BC5070"/>
    <w:rsid w:val="00BC5397"/>
    <w:rsid w:val="00BC53DE"/>
    <w:rsid w:val="00BC5967"/>
    <w:rsid w:val="00BC5CA0"/>
    <w:rsid w:val="00BC674F"/>
    <w:rsid w:val="00BC698F"/>
    <w:rsid w:val="00BC69FC"/>
    <w:rsid w:val="00BC6D91"/>
    <w:rsid w:val="00BC6F08"/>
    <w:rsid w:val="00BC75F7"/>
    <w:rsid w:val="00BC79F3"/>
    <w:rsid w:val="00BC7C15"/>
    <w:rsid w:val="00BC7CC5"/>
    <w:rsid w:val="00BC7CCC"/>
    <w:rsid w:val="00BC7D4D"/>
    <w:rsid w:val="00BD0218"/>
    <w:rsid w:val="00BD0C86"/>
    <w:rsid w:val="00BD0F5E"/>
    <w:rsid w:val="00BD17E8"/>
    <w:rsid w:val="00BD1B1F"/>
    <w:rsid w:val="00BD1B71"/>
    <w:rsid w:val="00BD1BE5"/>
    <w:rsid w:val="00BD1E9F"/>
    <w:rsid w:val="00BD2B1D"/>
    <w:rsid w:val="00BD4236"/>
    <w:rsid w:val="00BD5306"/>
    <w:rsid w:val="00BD55DE"/>
    <w:rsid w:val="00BD5718"/>
    <w:rsid w:val="00BD5E9F"/>
    <w:rsid w:val="00BD70D2"/>
    <w:rsid w:val="00BD76DA"/>
    <w:rsid w:val="00BD7B7F"/>
    <w:rsid w:val="00BD7FD0"/>
    <w:rsid w:val="00BE0497"/>
    <w:rsid w:val="00BE174A"/>
    <w:rsid w:val="00BE194C"/>
    <w:rsid w:val="00BE1A66"/>
    <w:rsid w:val="00BE1E4B"/>
    <w:rsid w:val="00BE2097"/>
    <w:rsid w:val="00BE2355"/>
    <w:rsid w:val="00BE23BA"/>
    <w:rsid w:val="00BE23F7"/>
    <w:rsid w:val="00BE26B9"/>
    <w:rsid w:val="00BE271C"/>
    <w:rsid w:val="00BE2939"/>
    <w:rsid w:val="00BE4102"/>
    <w:rsid w:val="00BE4523"/>
    <w:rsid w:val="00BE489A"/>
    <w:rsid w:val="00BE5684"/>
    <w:rsid w:val="00BE576E"/>
    <w:rsid w:val="00BE5933"/>
    <w:rsid w:val="00BE6512"/>
    <w:rsid w:val="00BE6CBB"/>
    <w:rsid w:val="00BE6E89"/>
    <w:rsid w:val="00BE7C9A"/>
    <w:rsid w:val="00BF0757"/>
    <w:rsid w:val="00BF0BFA"/>
    <w:rsid w:val="00BF1162"/>
    <w:rsid w:val="00BF1E5D"/>
    <w:rsid w:val="00BF1E77"/>
    <w:rsid w:val="00BF206E"/>
    <w:rsid w:val="00BF21DB"/>
    <w:rsid w:val="00BF2993"/>
    <w:rsid w:val="00BF3BB9"/>
    <w:rsid w:val="00BF3C00"/>
    <w:rsid w:val="00BF44C9"/>
    <w:rsid w:val="00BF47F7"/>
    <w:rsid w:val="00BF50D3"/>
    <w:rsid w:val="00BF5141"/>
    <w:rsid w:val="00BF56F0"/>
    <w:rsid w:val="00BF6B7F"/>
    <w:rsid w:val="00BF70A4"/>
    <w:rsid w:val="00BF7181"/>
    <w:rsid w:val="00BF742D"/>
    <w:rsid w:val="00BF7E14"/>
    <w:rsid w:val="00C01E53"/>
    <w:rsid w:val="00C01F35"/>
    <w:rsid w:val="00C020B2"/>
    <w:rsid w:val="00C02F28"/>
    <w:rsid w:val="00C03338"/>
    <w:rsid w:val="00C03658"/>
    <w:rsid w:val="00C03D71"/>
    <w:rsid w:val="00C04779"/>
    <w:rsid w:val="00C0576A"/>
    <w:rsid w:val="00C05C84"/>
    <w:rsid w:val="00C0633F"/>
    <w:rsid w:val="00C06464"/>
    <w:rsid w:val="00C06638"/>
    <w:rsid w:val="00C06705"/>
    <w:rsid w:val="00C06853"/>
    <w:rsid w:val="00C06C6A"/>
    <w:rsid w:val="00C07131"/>
    <w:rsid w:val="00C07135"/>
    <w:rsid w:val="00C073B2"/>
    <w:rsid w:val="00C111CD"/>
    <w:rsid w:val="00C11968"/>
    <w:rsid w:val="00C11974"/>
    <w:rsid w:val="00C11B90"/>
    <w:rsid w:val="00C1228C"/>
    <w:rsid w:val="00C13101"/>
    <w:rsid w:val="00C13802"/>
    <w:rsid w:val="00C13A58"/>
    <w:rsid w:val="00C14476"/>
    <w:rsid w:val="00C15395"/>
    <w:rsid w:val="00C15850"/>
    <w:rsid w:val="00C158DF"/>
    <w:rsid w:val="00C15C6A"/>
    <w:rsid w:val="00C15ECF"/>
    <w:rsid w:val="00C162DB"/>
    <w:rsid w:val="00C164E5"/>
    <w:rsid w:val="00C17017"/>
    <w:rsid w:val="00C1743C"/>
    <w:rsid w:val="00C175C2"/>
    <w:rsid w:val="00C1770F"/>
    <w:rsid w:val="00C17D65"/>
    <w:rsid w:val="00C202FC"/>
    <w:rsid w:val="00C20675"/>
    <w:rsid w:val="00C20D54"/>
    <w:rsid w:val="00C20DFF"/>
    <w:rsid w:val="00C2165B"/>
    <w:rsid w:val="00C217CD"/>
    <w:rsid w:val="00C21970"/>
    <w:rsid w:val="00C21EBE"/>
    <w:rsid w:val="00C2230C"/>
    <w:rsid w:val="00C22E11"/>
    <w:rsid w:val="00C22EED"/>
    <w:rsid w:val="00C23288"/>
    <w:rsid w:val="00C2398B"/>
    <w:rsid w:val="00C23D0F"/>
    <w:rsid w:val="00C23E6A"/>
    <w:rsid w:val="00C24317"/>
    <w:rsid w:val="00C247E4"/>
    <w:rsid w:val="00C24AC4"/>
    <w:rsid w:val="00C2558B"/>
    <w:rsid w:val="00C258D1"/>
    <w:rsid w:val="00C25EC4"/>
    <w:rsid w:val="00C25F06"/>
    <w:rsid w:val="00C263F1"/>
    <w:rsid w:val="00C268E7"/>
    <w:rsid w:val="00C26E8D"/>
    <w:rsid w:val="00C27442"/>
    <w:rsid w:val="00C27679"/>
    <w:rsid w:val="00C30D5B"/>
    <w:rsid w:val="00C311F1"/>
    <w:rsid w:val="00C3145D"/>
    <w:rsid w:val="00C31760"/>
    <w:rsid w:val="00C32020"/>
    <w:rsid w:val="00C32994"/>
    <w:rsid w:val="00C32FBB"/>
    <w:rsid w:val="00C339C7"/>
    <w:rsid w:val="00C33B33"/>
    <w:rsid w:val="00C33BE6"/>
    <w:rsid w:val="00C34520"/>
    <w:rsid w:val="00C34980"/>
    <w:rsid w:val="00C34AF9"/>
    <w:rsid w:val="00C354A6"/>
    <w:rsid w:val="00C3559B"/>
    <w:rsid w:val="00C3570B"/>
    <w:rsid w:val="00C371DD"/>
    <w:rsid w:val="00C37270"/>
    <w:rsid w:val="00C37DCF"/>
    <w:rsid w:val="00C40221"/>
    <w:rsid w:val="00C41D8A"/>
    <w:rsid w:val="00C43A01"/>
    <w:rsid w:val="00C43B70"/>
    <w:rsid w:val="00C44908"/>
    <w:rsid w:val="00C4599D"/>
    <w:rsid w:val="00C45D15"/>
    <w:rsid w:val="00C46022"/>
    <w:rsid w:val="00C4607E"/>
    <w:rsid w:val="00C47072"/>
    <w:rsid w:val="00C50023"/>
    <w:rsid w:val="00C50285"/>
    <w:rsid w:val="00C5043A"/>
    <w:rsid w:val="00C50D22"/>
    <w:rsid w:val="00C50F0E"/>
    <w:rsid w:val="00C51BE4"/>
    <w:rsid w:val="00C51C61"/>
    <w:rsid w:val="00C521A9"/>
    <w:rsid w:val="00C522DE"/>
    <w:rsid w:val="00C526B1"/>
    <w:rsid w:val="00C52DBD"/>
    <w:rsid w:val="00C532A1"/>
    <w:rsid w:val="00C532E1"/>
    <w:rsid w:val="00C53911"/>
    <w:rsid w:val="00C53BB2"/>
    <w:rsid w:val="00C54AF2"/>
    <w:rsid w:val="00C55251"/>
    <w:rsid w:val="00C554B5"/>
    <w:rsid w:val="00C559A6"/>
    <w:rsid w:val="00C56914"/>
    <w:rsid w:val="00C56F07"/>
    <w:rsid w:val="00C57117"/>
    <w:rsid w:val="00C57443"/>
    <w:rsid w:val="00C574C4"/>
    <w:rsid w:val="00C5774A"/>
    <w:rsid w:val="00C57A78"/>
    <w:rsid w:val="00C6084A"/>
    <w:rsid w:val="00C61684"/>
    <w:rsid w:val="00C626F2"/>
    <w:rsid w:val="00C62EF9"/>
    <w:rsid w:val="00C63815"/>
    <w:rsid w:val="00C63A97"/>
    <w:rsid w:val="00C649D7"/>
    <w:rsid w:val="00C6544A"/>
    <w:rsid w:val="00C65F8D"/>
    <w:rsid w:val="00C66A8B"/>
    <w:rsid w:val="00C6758F"/>
    <w:rsid w:val="00C678F7"/>
    <w:rsid w:val="00C70F76"/>
    <w:rsid w:val="00C7183D"/>
    <w:rsid w:val="00C71BAA"/>
    <w:rsid w:val="00C721A1"/>
    <w:rsid w:val="00C725CF"/>
    <w:rsid w:val="00C73A25"/>
    <w:rsid w:val="00C74225"/>
    <w:rsid w:val="00C743EE"/>
    <w:rsid w:val="00C745C9"/>
    <w:rsid w:val="00C75910"/>
    <w:rsid w:val="00C777E5"/>
    <w:rsid w:val="00C8043D"/>
    <w:rsid w:val="00C80953"/>
    <w:rsid w:val="00C80F52"/>
    <w:rsid w:val="00C81977"/>
    <w:rsid w:val="00C823EC"/>
    <w:rsid w:val="00C82D8F"/>
    <w:rsid w:val="00C84519"/>
    <w:rsid w:val="00C847FA"/>
    <w:rsid w:val="00C84C29"/>
    <w:rsid w:val="00C8647A"/>
    <w:rsid w:val="00C86516"/>
    <w:rsid w:val="00C86EEE"/>
    <w:rsid w:val="00C87106"/>
    <w:rsid w:val="00C90102"/>
    <w:rsid w:val="00C90561"/>
    <w:rsid w:val="00C90AFB"/>
    <w:rsid w:val="00C915A7"/>
    <w:rsid w:val="00C91A42"/>
    <w:rsid w:val="00C91ACD"/>
    <w:rsid w:val="00C91CE6"/>
    <w:rsid w:val="00C9203D"/>
    <w:rsid w:val="00C92605"/>
    <w:rsid w:val="00C9293D"/>
    <w:rsid w:val="00C92C89"/>
    <w:rsid w:val="00C938F1"/>
    <w:rsid w:val="00C944C4"/>
    <w:rsid w:val="00C94844"/>
    <w:rsid w:val="00C95383"/>
    <w:rsid w:val="00C958B6"/>
    <w:rsid w:val="00C95DD6"/>
    <w:rsid w:val="00C96249"/>
    <w:rsid w:val="00C9684F"/>
    <w:rsid w:val="00C96B6C"/>
    <w:rsid w:val="00C96FF1"/>
    <w:rsid w:val="00C976B4"/>
    <w:rsid w:val="00C97E3E"/>
    <w:rsid w:val="00CA0ABF"/>
    <w:rsid w:val="00CA11D1"/>
    <w:rsid w:val="00CA1BF5"/>
    <w:rsid w:val="00CA2445"/>
    <w:rsid w:val="00CA2E68"/>
    <w:rsid w:val="00CA31A3"/>
    <w:rsid w:val="00CA31AF"/>
    <w:rsid w:val="00CA37F0"/>
    <w:rsid w:val="00CA4B34"/>
    <w:rsid w:val="00CA645E"/>
    <w:rsid w:val="00CA659C"/>
    <w:rsid w:val="00CA6811"/>
    <w:rsid w:val="00CA6900"/>
    <w:rsid w:val="00CA6A8E"/>
    <w:rsid w:val="00CA721B"/>
    <w:rsid w:val="00CA747B"/>
    <w:rsid w:val="00CA74E0"/>
    <w:rsid w:val="00CA7B39"/>
    <w:rsid w:val="00CA7F22"/>
    <w:rsid w:val="00CB014A"/>
    <w:rsid w:val="00CB0293"/>
    <w:rsid w:val="00CB06BF"/>
    <w:rsid w:val="00CB0DE0"/>
    <w:rsid w:val="00CB142E"/>
    <w:rsid w:val="00CB16F7"/>
    <w:rsid w:val="00CB1EE3"/>
    <w:rsid w:val="00CB2056"/>
    <w:rsid w:val="00CB258C"/>
    <w:rsid w:val="00CB264A"/>
    <w:rsid w:val="00CB29AD"/>
    <w:rsid w:val="00CB2F0A"/>
    <w:rsid w:val="00CB3914"/>
    <w:rsid w:val="00CB483C"/>
    <w:rsid w:val="00CB4954"/>
    <w:rsid w:val="00CB49AC"/>
    <w:rsid w:val="00CB4D7C"/>
    <w:rsid w:val="00CB4DD7"/>
    <w:rsid w:val="00CB62CA"/>
    <w:rsid w:val="00CB65DA"/>
    <w:rsid w:val="00CB6A02"/>
    <w:rsid w:val="00CB6AB3"/>
    <w:rsid w:val="00CB6B44"/>
    <w:rsid w:val="00CB7947"/>
    <w:rsid w:val="00CC0666"/>
    <w:rsid w:val="00CC12A2"/>
    <w:rsid w:val="00CC20C0"/>
    <w:rsid w:val="00CC2151"/>
    <w:rsid w:val="00CC22CC"/>
    <w:rsid w:val="00CC23EE"/>
    <w:rsid w:val="00CC33AA"/>
    <w:rsid w:val="00CC3CBB"/>
    <w:rsid w:val="00CC42EC"/>
    <w:rsid w:val="00CC4726"/>
    <w:rsid w:val="00CC4B83"/>
    <w:rsid w:val="00CC4DF3"/>
    <w:rsid w:val="00CC50A0"/>
    <w:rsid w:val="00CC5198"/>
    <w:rsid w:val="00CC525D"/>
    <w:rsid w:val="00CC557F"/>
    <w:rsid w:val="00CC5633"/>
    <w:rsid w:val="00CC5845"/>
    <w:rsid w:val="00CC66C0"/>
    <w:rsid w:val="00CC6734"/>
    <w:rsid w:val="00CC7066"/>
    <w:rsid w:val="00CD0694"/>
    <w:rsid w:val="00CD08DB"/>
    <w:rsid w:val="00CD13AF"/>
    <w:rsid w:val="00CD1992"/>
    <w:rsid w:val="00CD2BF8"/>
    <w:rsid w:val="00CD33D1"/>
    <w:rsid w:val="00CD33ED"/>
    <w:rsid w:val="00CD3943"/>
    <w:rsid w:val="00CD3FC1"/>
    <w:rsid w:val="00CD46B3"/>
    <w:rsid w:val="00CD4A4F"/>
    <w:rsid w:val="00CD552C"/>
    <w:rsid w:val="00CD5618"/>
    <w:rsid w:val="00CD56D3"/>
    <w:rsid w:val="00CD64BE"/>
    <w:rsid w:val="00CD6538"/>
    <w:rsid w:val="00CD6F0C"/>
    <w:rsid w:val="00CD7059"/>
    <w:rsid w:val="00CD74F5"/>
    <w:rsid w:val="00CD796E"/>
    <w:rsid w:val="00CD7980"/>
    <w:rsid w:val="00CD7E51"/>
    <w:rsid w:val="00CE0671"/>
    <w:rsid w:val="00CE156E"/>
    <w:rsid w:val="00CE273C"/>
    <w:rsid w:val="00CE2A66"/>
    <w:rsid w:val="00CE2ACC"/>
    <w:rsid w:val="00CE2BB8"/>
    <w:rsid w:val="00CE2DF7"/>
    <w:rsid w:val="00CE370B"/>
    <w:rsid w:val="00CE3D86"/>
    <w:rsid w:val="00CE3E3D"/>
    <w:rsid w:val="00CE3F32"/>
    <w:rsid w:val="00CE4C6C"/>
    <w:rsid w:val="00CE7E05"/>
    <w:rsid w:val="00CF05E1"/>
    <w:rsid w:val="00CF0758"/>
    <w:rsid w:val="00CF0B02"/>
    <w:rsid w:val="00CF2E16"/>
    <w:rsid w:val="00CF31A7"/>
    <w:rsid w:val="00CF346F"/>
    <w:rsid w:val="00CF3491"/>
    <w:rsid w:val="00CF36D3"/>
    <w:rsid w:val="00CF3C08"/>
    <w:rsid w:val="00CF3C17"/>
    <w:rsid w:val="00CF3F71"/>
    <w:rsid w:val="00CF412C"/>
    <w:rsid w:val="00CF4D38"/>
    <w:rsid w:val="00CF58FE"/>
    <w:rsid w:val="00CF5E7C"/>
    <w:rsid w:val="00CF5F17"/>
    <w:rsid w:val="00CF5FB1"/>
    <w:rsid w:val="00CF651B"/>
    <w:rsid w:val="00CF6A86"/>
    <w:rsid w:val="00CF7262"/>
    <w:rsid w:val="00CF735B"/>
    <w:rsid w:val="00CF75DD"/>
    <w:rsid w:val="00CF79A9"/>
    <w:rsid w:val="00D00066"/>
    <w:rsid w:val="00D007D6"/>
    <w:rsid w:val="00D01FBC"/>
    <w:rsid w:val="00D0206E"/>
    <w:rsid w:val="00D03E13"/>
    <w:rsid w:val="00D04112"/>
    <w:rsid w:val="00D049BD"/>
    <w:rsid w:val="00D0500D"/>
    <w:rsid w:val="00D05169"/>
    <w:rsid w:val="00D0599B"/>
    <w:rsid w:val="00D06633"/>
    <w:rsid w:val="00D06726"/>
    <w:rsid w:val="00D07BDB"/>
    <w:rsid w:val="00D07C04"/>
    <w:rsid w:val="00D07CEC"/>
    <w:rsid w:val="00D07D73"/>
    <w:rsid w:val="00D1038F"/>
    <w:rsid w:val="00D10CCF"/>
    <w:rsid w:val="00D10F31"/>
    <w:rsid w:val="00D1131E"/>
    <w:rsid w:val="00D11AC2"/>
    <w:rsid w:val="00D11AD8"/>
    <w:rsid w:val="00D11CE1"/>
    <w:rsid w:val="00D13049"/>
    <w:rsid w:val="00D13148"/>
    <w:rsid w:val="00D13B54"/>
    <w:rsid w:val="00D14410"/>
    <w:rsid w:val="00D14436"/>
    <w:rsid w:val="00D146A9"/>
    <w:rsid w:val="00D14ECA"/>
    <w:rsid w:val="00D151F4"/>
    <w:rsid w:val="00D15798"/>
    <w:rsid w:val="00D15974"/>
    <w:rsid w:val="00D1651C"/>
    <w:rsid w:val="00D16876"/>
    <w:rsid w:val="00D172D4"/>
    <w:rsid w:val="00D17349"/>
    <w:rsid w:val="00D174D0"/>
    <w:rsid w:val="00D17796"/>
    <w:rsid w:val="00D17899"/>
    <w:rsid w:val="00D209CE"/>
    <w:rsid w:val="00D20AE8"/>
    <w:rsid w:val="00D21666"/>
    <w:rsid w:val="00D22E4F"/>
    <w:rsid w:val="00D22F1E"/>
    <w:rsid w:val="00D2321D"/>
    <w:rsid w:val="00D23665"/>
    <w:rsid w:val="00D2427A"/>
    <w:rsid w:val="00D255B4"/>
    <w:rsid w:val="00D256CA"/>
    <w:rsid w:val="00D25767"/>
    <w:rsid w:val="00D25B4B"/>
    <w:rsid w:val="00D26A77"/>
    <w:rsid w:val="00D3082E"/>
    <w:rsid w:val="00D308AD"/>
    <w:rsid w:val="00D30BD3"/>
    <w:rsid w:val="00D30FE0"/>
    <w:rsid w:val="00D31D03"/>
    <w:rsid w:val="00D32095"/>
    <w:rsid w:val="00D326F6"/>
    <w:rsid w:val="00D3295B"/>
    <w:rsid w:val="00D333B0"/>
    <w:rsid w:val="00D33449"/>
    <w:rsid w:val="00D345BA"/>
    <w:rsid w:val="00D351AC"/>
    <w:rsid w:val="00D35652"/>
    <w:rsid w:val="00D35754"/>
    <w:rsid w:val="00D35BC8"/>
    <w:rsid w:val="00D35C5B"/>
    <w:rsid w:val="00D361E5"/>
    <w:rsid w:val="00D3669C"/>
    <w:rsid w:val="00D36BFC"/>
    <w:rsid w:val="00D37015"/>
    <w:rsid w:val="00D37037"/>
    <w:rsid w:val="00D37917"/>
    <w:rsid w:val="00D37D99"/>
    <w:rsid w:val="00D37FCB"/>
    <w:rsid w:val="00D41989"/>
    <w:rsid w:val="00D41B60"/>
    <w:rsid w:val="00D422FF"/>
    <w:rsid w:val="00D4252F"/>
    <w:rsid w:val="00D42912"/>
    <w:rsid w:val="00D42FC4"/>
    <w:rsid w:val="00D43365"/>
    <w:rsid w:val="00D437EF"/>
    <w:rsid w:val="00D43D10"/>
    <w:rsid w:val="00D44D16"/>
    <w:rsid w:val="00D4543E"/>
    <w:rsid w:val="00D460E0"/>
    <w:rsid w:val="00D46FC9"/>
    <w:rsid w:val="00D4710B"/>
    <w:rsid w:val="00D47A99"/>
    <w:rsid w:val="00D47A9F"/>
    <w:rsid w:val="00D47C2A"/>
    <w:rsid w:val="00D47FC3"/>
    <w:rsid w:val="00D504EB"/>
    <w:rsid w:val="00D50BBA"/>
    <w:rsid w:val="00D50F3C"/>
    <w:rsid w:val="00D51076"/>
    <w:rsid w:val="00D5184A"/>
    <w:rsid w:val="00D518F2"/>
    <w:rsid w:val="00D519D3"/>
    <w:rsid w:val="00D51E2C"/>
    <w:rsid w:val="00D52D29"/>
    <w:rsid w:val="00D53B45"/>
    <w:rsid w:val="00D54610"/>
    <w:rsid w:val="00D56298"/>
    <w:rsid w:val="00D56448"/>
    <w:rsid w:val="00D570AD"/>
    <w:rsid w:val="00D572BA"/>
    <w:rsid w:val="00D57477"/>
    <w:rsid w:val="00D5763B"/>
    <w:rsid w:val="00D5772F"/>
    <w:rsid w:val="00D5792F"/>
    <w:rsid w:val="00D57BCF"/>
    <w:rsid w:val="00D57D56"/>
    <w:rsid w:val="00D57DDF"/>
    <w:rsid w:val="00D6168B"/>
    <w:rsid w:val="00D61737"/>
    <w:rsid w:val="00D618B0"/>
    <w:rsid w:val="00D61BA8"/>
    <w:rsid w:val="00D61C59"/>
    <w:rsid w:val="00D621D7"/>
    <w:rsid w:val="00D64AF5"/>
    <w:rsid w:val="00D65075"/>
    <w:rsid w:val="00D6513E"/>
    <w:rsid w:val="00D653D8"/>
    <w:rsid w:val="00D653ED"/>
    <w:rsid w:val="00D6579F"/>
    <w:rsid w:val="00D65E15"/>
    <w:rsid w:val="00D66F13"/>
    <w:rsid w:val="00D67CB4"/>
    <w:rsid w:val="00D7037E"/>
    <w:rsid w:val="00D70433"/>
    <w:rsid w:val="00D71141"/>
    <w:rsid w:val="00D720F8"/>
    <w:rsid w:val="00D721AF"/>
    <w:rsid w:val="00D72835"/>
    <w:rsid w:val="00D72DAB"/>
    <w:rsid w:val="00D7357A"/>
    <w:rsid w:val="00D73C36"/>
    <w:rsid w:val="00D73D1A"/>
    <w:rsid w:val="00D73ED3"/>
    <w:rsid w:val="00D7419E"/>
    <w:rsid w:val="00D741BC"/>
    <w:rsid w:val="00D74377"/>
    <w:rsid w:val="00D7500F"/>
    <w:rsid w:val="00D751F2"/>
    <w:rsid w:val="00D754BB"/>
    <w:rsid w:val="00D75714"/>
    <w:rsid w:val="00D758F4"/>
    <w:rsid w:val="00D767D3"/>
    <w:rsid w:val="00D76BD0"/>
    <w:rsid w:val="00D77002"/>
    <w:rsid w:val="00D7764E"/>
    <w:rsid w:val="00D77ADB"/>
    <w:rsid w:val="00D813E1"/>
    <w:rsid w:val="00D8152D"/>
    <w:rsid w:val="00D81DF8"/>
    <w:rsid w:val="00D831AB"/>
    <w:rsid w:val="00D8387E"/>
    <w:rsid w:val="00D841B3"/>
    <w:rsid w:val="00D8515B"/>
    <w:rsid w:val="00D851FC"/>
    <w:rsid w:val="00D852C6"/>
    <w:rsid w:val="00D85376"/>
    <w:rsid w:val="00D85B09"/>
    <w:rsid w:val="00D863DF"/>
    <w:rsid w:val="00D870B7"/>
    <w:rsid w:val="00D875FA"/>
    <w:rsid w:val="00D909AB"/>
    <w:rsid w:val="00D9145B"/>
    <w:rsid w:val="00D92A95"/>
    <w:rsid w:val="00D932E9"/>
    <w:rsid w:val="00D93CD9"/>
    <w:rsid w:val="00D94560"/>
    <w:rsid w:val="00D94879"/>
    <w:rsid w:val="00D952D1"/>
    <w:rsid w:val="00D959E5"/>
    <w:rsid w:val="00D95BF2"/>
    <w:rsid w:val="00D95EA5"/>
    <w:rsid w:val="00D964A9"/>
    <w:rsid w:val="00D96B24"/>
    <w:rsid w:val="00D96B71"/>
    <w:rsid w:val="00D96F84"/>
    <w:rsid w:val="00D9723A"/>
    <w:rsid w:val="00D97BBC"/>
    <w:rsid w:val="00D97F67"/>
    <w:rsid w:val="00DA0157"/>
    <w:rsid w:val="00DA0443"/>
    <w:rsid w:val="00DA0696"/>
    <w:rsid w:val="00DA07CB"/>
    <w:rsid w:val="00DA0AC9"/>
    <w:rsid w:val="00DA0C39"/>
    <w:rsid w:val="00DA1525"/>
    <w:rsid w:val="00DA17CE"/>
    <w:rsid w:val="00DA1B69"/>
    <w:rsid w:val="00DA1D7A"/>
    <w:rsid w:val="00DA2736"/>
    <w:rsid w:val="00DA293E"/>
    <w:rsid w:val="00DA2C70"/>
    <w:rsid w:val="00DA366F"/>
    <w:rsid w:val="00DA4153"/>
    <w:rsid w:val="00DA4B4C"/>
    <w:rsid w:val="00DA4D19"/>
    <w:rsid w:val="00DA4D6D"/>
    <w:rsid w:val="00DA5E79"/>
    <w:rsid w:val="00DA5F0A"/>
    <w:rsid w:val="00DA5F8A"/>
    <w:rsid w:val="00DA621A"/>
    <w:rsid w:val="00DA6236"/>
    <w:rsid w:val="00DA7A1F"/>
    <w:rsid w:val="00DA7DDA"/>
    <w:rsid w:val="00DA7DF2"/>
    <w:rsid w:val="00DB02F7"/>
    <w:rsid w:val="00DB0EEF"/>
    <w:rsid w:val="00DB1269"/>
    <w:rsid w:val="00DB2B95"/>
    <w:rsid w:val="00DB2EDD"/>
    <w:rsid w:val="00DB38D0"/>
    <w:rsid w:val="00DB3FB4"/>
    <w:rsid w:val="00DB499F"/>
    <w:rsid w:val="00DB506A"/>
    <w:rsid w:val="00DB58B0"/>
    <w:rsid w:val="00DB609B"/>
    <w:rsid w:val="00DB65BC"/>
    <w:rsid w:val="00DB687C"/>
    <w:rsid w:val="00DB7224"/>
    <w:rsid w:val="00DB77F4"/>
    <w:rsid w:val="00DC0E1F"/>
    <w:rsid w:val="00DC1027"/>
    <w:rsid w:val="00DC1641"/>
    <w:rsid w:val="00DC2DAE"/>
    <w:rsid w:val="00DC2E1C"/>
    <w:rsid w:val="00DC2E68"/>
    <w:rsid w:val="00DC2E78"/>
    <w:rsid w:val="00DC33B5"/>
    <w:rsid w:val="00DC44FB"/>
    <w:rsid w:val="00DC45A5"/>
    <w:rsid w:val="00DC4616"/>
    <w:rsid w:val="00DC4B23"/>
    <w:rsid w:val="00DC540E"/>
    <w:rsid w:val="00DC6937"/>
    <w:rsid w:val="00DC6981"/>
    <w:rsid w:val="00DC6AD4"/>
    <w:rsid w:val="00DC7486"/>
    <w:rsid w:val="00DD0B5D"/>
    <w:rsid w:val="00DD0EC8"/>
    <w:rsid w:val="00DD117B"/>
    <w:rsid w:val="00DD13A6"/>
    <w:rsid w:val="00DD165F"/>
    <w:rsid w:val="00DD19F5"/>
    <w:rsid w:val="00DD2524"/>
    <w:rsid w:val="00DD29C6"/>
    <w:rsid w:val="00DD2C71"/>
    <w:rsid w:val="00DD31A7"/>
    <w:rsid w:val="00DD5C21"/>
    <w:rsid w:val="00DD6093"/>
    <w:rsid w:val="00DD616C"/>
    <w:rsid w:val="00DD639C"/>
    <w:rsid w:val="00DD668A"/>
    <w:rsid w:val="00DD6769"/>
    <w:rsid w:val="00DD6E31"/>
    <w:rsid w:val="00DD7046"/>
    <w:rsid w:val="00DD7311"/>
    <w:rsid w:val="00DD74BB"/>
    <w:rsid w:val="00DD74F8"/>
    <w:rsid w:val="00DD791E"/>
    <w:rsid w:val="00DE187D"/>
    <w:rsid w:val="00DE29E2"/>
    <w:rsid w:val="00DE2D50"/>
    <w:rsid w:val="00DE31FD"/>
    <w:rsid w:val="00DE3403"/>
    <w:rsid w:val="00DE3C95"/>
    <w:rsid w:val="00DE3E27"/>
    <w:rsid w:val="00DE4070"/>
    <w:rsid w:val="00DE425A"/>
    <w:rsid w:val="00DE4282"/>
    <w:rsid w:val="00DE47A4"/>
    <w:rsid w:val="00DE49E1"/>
    <w:rsid w:val="00DE56BA"/>
    <w:rsid w:val="00DE6810"/>
    <w:rsid w:val="00DE6A15"/>
    <w:rsid w:val="00DF0984"/>
    <w:rsid w:val="00DF0A58"/>
    <w:rsid w:val="00DF0FB1"/>
    <w:rsid w:val="00DF10A8"/>
    <w:rsid w:val="00DF2654"/>
    <w:rsid w:val="00DF313A"/>
    <w:rsid w:val="00DF32BA"/>
    <w:rsid w:val="00DF36B4"/>
    <w:rsid w:val="00DF39C3"/>
    <w:rsid w:val="00DF4740"/>
    <w:rsid w:val="00DF4EE9"/>
    <w:rsid w:val="00DF4F52"/>
    <w:rsid w:val="00DF572C"/>
    <w:rsid w:val="00DF5913"/>
    <w:rsid w:val="00DF5E6D"/>
    <w:rsid w:val="00DF63A7"/>
    <w:rsid w:val="00DF65E5"/>
    <w:rsid w:val="00DF66FE"/>
    <w:rsid w:val="00DF6A81"/>
    <w:rsid w:val="00DF6C9E"/>
    <w:rsid w:val="00DF6E3B"/>
    <w:rsid w:val="00DF7A16"/>
    <w:rsid w:val="00DF7B9F"/>
    <w:rsid w:val="00DF7BEB"/>
    <w:rsid w:val="00E009CB"/>
    <w:rsid w:val="00E00CF9"/>
    <w:rsid w:val="00E00D3E"/>
    <w:rsid w:val="00E0105B"/>
    <w:rsid w:val="00E01145"/>
    <w:rsid w:val="00E01298"/>
    <w:rsid w:val="00E01CA8"/>
    <w:rsid w:val="00E02606"/>
    <w:rsid w:val="00E0293E"/>
    <w:rsid w:val="00E02F92"/>
    <w:rsid w:val="00E0334E"/>
    <w:rsid w:val="00E03614"/>
    <w:rsid w:val="00E03D2A"/>
    <w:rsid w:val="00E04C50"/>
    <w:rsid w:val="00E05305"/>
    <w:rsid w:val="00E05355"/>
    <w:rsid w:val="00E05CB2"/>
    <w:rsid w:val="00E06A21"/>
    <w:rsid w:val="00E06A34"/>
    <w:rsid w:val="00E06BFB"/>
    <w:rsid w:val="00E06D52"/>
    <w:rsid w:val="00E0758C"/>
    <w:rsid w:val="00E07924"/>
    <w:rsid w:val="00E103C9"/>
    <w:rsid w:val="00E1075F"/>
    <w:rsid w:val="00E10AA9"/>
    <w:rsid w:val="00E11549"/>
    <w:rsid w:val="00E11EA9"/>
    <w:rsid w:val="00E11FBB"/>
    <w:rsid w:val="00E123E3"/>
    <w:rsid w:val="00E128A4"/>
    <w:rsid w:val="00E12E0E"/>
    <w:rsid w:val="00E12E62"/>
    <w:rsid w:val="00E131B3"/>
    <w:rsid w:val="00E13426"/>
    <w:rsid w:val="00E13A68"/>
    <w:rsid w:val="00E13B38"/>
    <w:rsid w:val="00E13E43"/>
    <w:rsid w:val="00E13E9D"/>
    <w:rsid w:val="00E144A3"/>
    <w:rsid w:val="00E15B43"/>
    <w:rsid w:val="00E20314"/>
    <w:rsid w:val="00E20318"/>
    <w:rsid w:val="00E20745"/>
    <w:rsid w:val="00E20E2B"/>
    <w:rsid w:val="00E21AD9"/>
    <w:rsid w:val="00E226C0"/>
    <w:rsid w:val="00E226FD"/>
    <w:rsid w:val="00E22C2A"/>
    <w:rsid w:val="00E2304F"/>
    <w:rsid w:val="00E2333A"/>
    <w:rsid w:val="00E2340C"/>
    <w:rsid w:val="00E23691"/>
    <w:rsid w:val="00E23BE1"/>
    <w:rsid w:val="00E244BE"/>
    <w:rsid w:val="00E244D9"/>
    <w:rsid w:val="00E24800"/>
    <w:rsid w:val="00E24DBF"/>
    <w:rsid w:val="00E251A3"/>
    <w:rsid w:val="00E25848"/>
    <w:rsid w:val="00E25B50"/>
    <w:rsid w:val="00E26215"/>
    <w:rsid w:val="00E262FF"/>
    <w:rsid w:val="00E265CA"/>
    <w:rsid w:val="00E27827"/>
    <w:rsid w:val="00E27C0B"/>
    <w:rsid w:val="00E301B4"/>
    <w:rsid w:val="00E31493"/>
    <w:rsid w:val="00E316D8"/>
    <w:rsid w:val="00E328BD"/>
    <w:rsid w:val="00E329BC"/>
    <w:rsid w:val="00E32BEA"/>
    <w:rsid w:val="00E32E84"/>
    <w:rsid w:val="00E32FBC"/>
    <w:rsid w:val="00E33249"/>
    <w:rsid w:val="00E33293"/>
    <w:rsid w:val="00E33E6A"/>
    <w:rsid w:val="00E352FB"/>
    <w:rsid w:val="00E35BAD"/>
    <w:rsid w:val="00E37D35"/>
    <w:rsid w:val="00E40050"/>
    <w:rsid w:val="00E407A8"/>
    <w:rsid w:val="00E407DF"/>
    <w:rsid w:val="00E41315"/>
    <w:rsid w:val="00E42389"/>
    <w:rsid w:val="00E42490"/>
    <w:rsid w:val="00E427B4"/>
    <w:rsid w:val="00E42824"/>
    <w:rsid w:val="00E434E5"/>
    <w:rsid w:val="00E43875"/>
    <w:rsid w:val="00E44D87"/>
    <w:rsid w:val="00E45188"/>
    <w:rsid w:val="00E452D3"/>
    <w:rsid w:val="00E45866"/>
    <w:rsid w:val="00E45D18"/>
    <w:rsid w:val="00E45DDA"/>
    <w:rsid w:val="00E4675C"/>
    <w:rsid w:val="00E46EB5"/>
    <w:rsid w:val="00E47D27"/>
    <w:rsid w:val="00E47E33"/>
    <w:rsid w:val="00E50868"/>
    <w:rsid w:val="00E51D45"/>
    <w:rsid w:val="00E52C1D"/>
    <w:rsid w:val="00E52D93"/>
    <w:rsid w:val="00E53162"/>
    <w:rsid w:val="00E531B2"/>
    <w:rsid w:val="00E53D5D"/>
    <w:rsid w:val="00E5409A"/>
    <w:rsid w:val="00E547C9"/>
    <w:rsid w:val="00E54847"/>
    <w:rsid w:val="00E549E1"/>
    <w:rsid w:val="00E55B7A"/>
    <w:rsid w:val="00E564EF"/>
    <w:rsid w:val="00E569C3"/>
    <w:rsid w:val="00E56C2F"/>
    <w:rsid w:val="00E56D8C"/>
    <w:rsid w:val="00E57452"/>
    <w:rsid w:val="00E57847"/>
    <w:rsid w:val="00E578EB"/>
    <w:rsid w:val="00E57D6E"/>
    <w:rsid w:val="00E60705"/>
    <w:rsid w:val="00E615A4"/>
    <w:rsid w:val="00E61AEC"/>
    <w:rsid w:val="00E62317"/>
    <w:rsid w:val="00E626E8"/>
    <w:rsid w:val="00E63089"/>
    <w:rsid w:val="00E63CA4"/>
    <w:rsid w:val="00E63D14"/>
    <w:rsid w:val="00E64A11"/>
    <w:rsid w:val="00E65445"/>
    <w:rsid w:val="00E6555B"/>
    <w:rsid w:val="00E65684"/>
    <w:rsid w:val="00E65977"/>
    <w:rsid w:val="00E65D1E"/>
    <w:rsid w:val="00E66A4B"/>
    <w:rsid w:val="00E66D5D"/>
    <w:rsid w:val="00E66DDE"/>
    <w:rsid w:val="00E7013C"/>
    <w:rsid w:val="00E701E1"/>
    <w:rsid w:val="00E7022C"/>
    <w:rsid w:val="00E7248A"/>
    <w:rsid w:val="00E73692"/>
    <w:rsid w:val="00E74233"/>
    <w:rsid w:val="00E76492"/>
    <w:rsid w:val="00E76613"/>
    <w:rsid w:val="00E76A7F"/>
    <w:rsid w:val="00E7705E"/>
    <w:rsid w:val="00E773DB"/>
    <w:rsid w:val="00E77D6D"/>
    <w:rsid w:val="00E77F6D"/>
    <w:rsid w:val="00E80091"/>
    <w:rsid w:val="00E815B6"/>
    <w:rsid w:val="00E81EC7"/>
    <w:rsid w:val="00E82840"/>
    <w:rsid w:val="00E82A52"/>
    <w:rsid w:val="00E82CB8"/>
    <w:rsid w:val="00E836ED"/>
    <w:rsid w:val="00E83E59"/>
    <w:rsid w:val="00E84839"/>
    <w:rsid w:val="00E8557B"/>
    <w:rsid w:val="00E85895"/>
    <w:rsid w:val="00E86743"/>
    <w:rsid w:val="00E867E8"/>
    <w:rsid w:val="00E86BCB"/>
    <w:rsid w:val="00E86CB2"/>
    <w:rsid w:val="00E87143"/>
    <w:rsid w:val="00E876B7"/>
    <w:rsid w:val="00E87E39"/>
    <w:rsid w:val="00E9047D"/>
    <w:rsid w:val="00E906A2"/>
    <w:rsid w:val="00E90B28"/>
    <w:rsid w:val="00E90BF2"/>
    <w:rsid w:val="00E90F81"/>
    <w:rsid w:val="00E90FFF"/>
    <w:rsid w:val="00E923B1"/>
    <w:rsid w:val="00E925F4"/>
    <w:rsid w:val="00E92613"/>
    <w:rsid w:val="00E938D6"/>
    <w:rsid w:val="00E93CC3"/>
    <w:rsid w:val="00E94CAC"/>
    <w:rsid w:val="00E95E85"/>
    <w:rsid w:val="00E965AB"/>
    <w:rsid w:val="00E96B74"/>
    <w:rsid w:val="00E96D4A"/>
    <w:rsid w:val="00E973D9"/>
    <w:rsid w:val="00E97D9D"/>
    <w:rsid w:val="00E97EF9"/>
    <w:rsid w:val="00EA0725"/>
    <w:rsid w:val="00EA116F"/>
    <w:rsid w:val="00EA1889"/>
    <w:rsid w:val="00EA2529"/>
    <w:rsid w:val="00EA3CFD"/>
    <w:rsid w:val="00EA3F61"/>
    <w:rsid w:val="00EA4199"/>
    <w:rsid w:val="00EA477A"/>
    <w:rsid w:val="00EA47C7"/>
    <w:rsid w:val="00EA4AEC"/>
    <w:rsid w:val="00EA4C5B"/>
    <w:rsid w:val="00EA4E91"/>
    <w:rsid w:val="00EA5181"/>
    <w:rsid w:val="00EA5E36"/>
    <w:rsid w:val="00EA5FFB"/>
    <w:rsid w:val="00EA6A2F"/>
    <w:rsid w:val="00EA6C5C"/>
    <w:rsid w:val="00EA73A0"/>
    <w:rsid w:val="00EA75D4"/>
    <w:rsid w:val="00EB0490"/>
    <w:rsid w:val="00EB0540"/>
    <w:rsid w:val="00EB0561"/>
    <w:rsid w:val="00EB1313"/>
    <w:rsid w:val="00EB149F"/>
    <w:rsid w:val="00EB1519"/>
    <w:rsid w:val="00EB15DA"/>
    <w:rsid w:val="00EB2037"/>
    <w:rsid w:val="00EB2471"/>
    <w:rsid w:val="00EB284C"/>
    <w:rsid w:val="00EB4485"/>
    <w:rsid w:val="00EB4955"/>
    <w:rsid w:val="00EB4EB2"/>
    <w:rsid w:val="00EB55A7"/>
    <w:rsid w:val="00EB64A1"/>
    <w:rsid w:val="00EB65DD"/>
    <w:rsid w:val="00EB6845"/>
    <w:rsid w:val="00EB7014"/>
    <w:rsid w:val="00EB725A"/>
    <w:rsid w:val="00EC01E5"/>
    <w:rsid w:val="00EC0274"/>
    <w:rsid w:val="00EC1BD0"/>
    <w:rsid w:val="00EC1E28"/>
    <w:rsid w:val="00EC3829"/>
    <w:rsid w:val="00EC4168"/>
    <w:rsid w:val="00EC439D"/>
    <w:rsid w:val="00EC49A0"/>
    <w:rsid w:val="00EC591E"/>
    <w:rsid w:val="00EC5B22"/>
    <w:rsid w:val="00EC78A2"/>
    <w:rsid w:val="00EC7CDB"/>
    <w:rsid w:val="00ED0605"/>
    <w:rsid w:val="00ED068F"/>
    <w:rsid w:val="00ED09C5"/>
    <w:rsid w:val="00ED0B4A"/>
    <w:rsid w:val="00ED1560"/>
    <w:rsid w:val="00ED1841"/>
    <w:rsid w:val="00ED1D2F"/>
    <w:rsid w:val="00ED326C"/>
    <w:rsid w:val="00ED3589"/>
    <w:rsid w:val="00ED3A78"/>
    <w:rsid w:val="00ED3AEB"/>
    <w:rsid w:val="00ED3B27"/>
    <w:rsid w:val="00ED4A34"/>
    <w:rsid w:val="00ED4BB8"/>
    <w:rsid w:val="00ED5162"/>
    <w:rsid w:val="00ED5379"/>
    <w:rsid w:val="00ED5EF7"/>
    <w:rsid w:val="00ED6179"/>
    <w:rsid w:val="00ED6375"/>
    <w:rsid w:val="00ED688B"/>
    <w:rsid w:val="00ED707D"/>
    <w:rsid w:val="00ED799E"/>
    <w:rsid w:val="00ED7B8A"/>
    <w:rsid w:val="00EE0538"/>
    <w:rsid w:val="00EE079B"/>
    <w:rsid w:val="00EE082F"/>
    <w:rsid w:val="00EE0CAF"/>
    <w:rsid w:val="00EE0FBE"/>
    <w:rsid w:val="00EE146B"/>
    <w:rsid w:val="00EE2055"/>
    <w:rsid w:val="00EE236B"/>
    <w:rsid w:val="00EE291A"/>
    <w:rsid w:val="00EE2D74"/>
    <w:rsid w:val="00EE30FD"/>
    <w:rsid w:val="00EE47B3"/>
    <w:rsid w:val="00EE4866"/>
    <w:rsid w:val="00EE4FD0"/>
    <w:rsid w:val="00EE521D"/>
    <w:rsid w:val="00EE5FF4"/>
    <w:rsid w:val="00EE6632"/>
    <w:rsid w:val="00EE771C"/>
    <w:rsid w:val="00EE7D71"/>
    <w:rsid w:val="00EF0A20"/>
    <w:rsid w:val="00EF1B03"/>
    <w:rsid w:val="00EF2504"/>
    <w:rsid w:val="00EF274A"/>
    <w:rsid w:val="00EF2794"/>
    <w:rsid w:val="00EF292C"/>
    <w:rsid w:val="00EF2DB4"/>
    <w:rsid w:val="00EF2E32"/>
    <w:rsid w:val="00EF2FAE"/>
    <w:rsid w:val="00EF31BC"/>
    <w:rsid w:val="00EF377D"/>
    <w:rsid w:val="00EF37CF"/>
    <w:rsid w:val="00EF38AB"/>
    <w:rsid w:val="00EF3AA0"/>
    <w:rsid w:val="00EF4E32"/>
    <w:rsid w:val="00EF4F69"/>
    <w:rsid w:val="00EF5352"/>
    <w:rsid w:val="00EF585C"/>
    <w:rsid w:val="00EF5AFB"/>
    <w:rsid w:val="00EF635B"/>
    <w:rsid w:val="00EF65CF"/>
    <w:rsid w:val="00EF6931"/>
    <w:rsid w:val="00EF7932"/>
    <w:rsid w:val="00EF79B0"/>
    <w:rsid w:val="00F0034D"/>
    <w:rsid w:val="00F00514"/>
    <w:rsid w:val="00F005BF"/>
    <w:rsid w:val="00F00C2C"/>
    <w:rsid w:val="00F00F20"/>
    <w:rsid w:val="00F00FA2"/>
    <w:rsid w:val="00F01208"/>
    <w:rsid w:val="00F01293"/>
    <w:rsid w:val="00F02151"/>
    <w:rsid w:val="00F021CB"/>
    <w:rsid w:val="00F03016"/>
    <w:rsid w:val="00F03552"/>
    <w:rsid w:val="00F05A08"/>
    <w:rsid w:val="00F05E7F"/>
    <w:rsid w:val="00F0680F"/>
    <w:rsid w:val="00F068B1"/>
    <w:rsid w:val="00F06D99"/>
    <w:rsid w:val="00F079F2"/>
    <w:rsid w:val="00F07FCB"/>
    <w:rsid w:val="00F105C6"/>
    <w:rsid w:val="00F11AB7"/>
    <w:rsid w:val="00F11DEB"/>
    <w:rsid w:val="00F11F90"/>
    <w:rsid w:val="00F12536"/>
    <w:rsid w:val="00F13C06"/>
    <w:rsid w:val="00F13C31"/>
    <w:rsid w:val="00F14476"/>
    <w:rsid w:val="00F14B21"/>
    <w:rsid w:val="00F14BBB"/>
    <w:rsid w:val="00F14F09"/>
    <w:rsid w:val="00F1563B"/>
    <w:rsid w:val="00F15EC5"/>
    <w:rsid w:val="00F16871"/>
    <w:rsid w:val="00F16A76"/>
    <w:rsid w:val="00F16BDC"/>
    <w:rsid w:val="00F1714B"/>
    <w:rsid w:val="00F20157"/>
    <w:rsid w:val="00F20F99"/>
    <w:rsid w:val="00F2103A"/>
    <w:rsid w:val="00F22950"/>
    <w:rsid w:val="00F22A4D"/>
    <w:rsid w:val="00F24250"/>
    <w:rsid w:val="00F243E5"/>
    <w:rsid w:val="00F24AD4"/>
    <w:rsid w:val="00F2548F"/>
    <w:rsid w:val="00F256B8"/>
    <w:rsid w:val="00F25799"/>
    <w:rsid w:val="00F259DF"/>
    <w:rsid w:val="00F26110"/>
    <w:rsid w:val="00F263F0"/>
    <w:rsid w:val="00F26631"/>
    <w:rsid w:val="00F2687C"/>
    <w:rsid w:val="00F26F1A"/>
    <w:rsid w:val="00F27A6A"/>
    <w:rsid w:val="00F27FDE"/>
    <w:rsid w:val="00F302D6"/>
    <w:rsid w:val="00F312E1"/>
    <w:rsid w:val="00F31664"/>
    <w:rsid w:val="00F32BB4"/>
    <w:rsid w:val="00F32C41"/>
    <w:rsid w:val="00F32E6C"/>
    <w:rsid w:val="00F33891"/>
    <w:rsid w:val="00F339EB"/>
    <w:rsid w:val="00F33D15"/>
    <w:rsid w:val="00F33E42"/>
    <w:rsid w:val="00F33EB0"/>
    <w:rsid w:val="00F344A3"/>
    <w:rsid w:val="00F348AF"/>
    <w:rsid w:val="00F35474"/>
    <w:rsid w:val="00F3573D"/>
    <w:rsid w:val="00F36572"/>
    <w:rsid w:val="00F36590"/>
    <w:rsid w:val="00F3679A"/>
    <w:rsid w:val="00F36EE1"/>
    <w:rsid w:val="00F373AB"/>
    <w:rsid w:val="00F378E6"/>
    <w:rsid w:val="00F4045E"/>
    <w:rsid w:val="00F40517"/>
    <w:rsid w:val="00F40B19"/>
    <w:rsid w:val="00F40F64"/>
    <w:rsid w:val="00F41AE7"/>
    <w:rsid w:val="00F41D94"/>
    <w:rsid w:val="00F41DEC"/>
    <w:rsid w:val="00F42509"/>
    <w:rsid w:val="00F433BE"/>
    <w:rsid w:val="00F436FB"/>
    <w:rsid w:val="00F43B21"/>
    <w:rsid w:val="00F44830"/>
    <w:rsid w:val="00F44A2A"/>
    <w:rsid w:val="00F44BAA"/>
    <w:rsid w:val="00F45224"/>
    <w:rsid w:val="00F45698"/>
    <w:rsid w:val="00F45C2B"/>
    <w:rsid w:val="00F45D7A"/>
    <w:rsid w:val="00F460BA"/>
    <w:rsid w:val="00F462C4"/>
    <w:rsid w:val="00F4666E"/>
    <w:rsid w:val="00F475D6"/>
    <w:rsid w:val="00F47ED4"/>
    <w:rsid w:val="00F50508"/>
    <w:rsid w:val="00F50885"/>
    <w:rsid w:val="00F50998"/>
    <w:rsid w:val="00F512B1"/>
    <w:rsid w:val="00F5150D"/>
    <w:rsid w:val="00F51511"/>
    <w:rsid w:val="00F51F82"/>
    <w:rsid w:val="00F5264B"/>
    <w:rsid w:val="00F527EB"/>
    <w:rsid w:val="00F52BBB"/>
    <w:rsid w:val="00F52BD9"/>
    <w:rsid w:val="00F548D8"/>
    <w:rsid w:val="00F549A8"/>
    <w:rsid w:val="00F549BC"/>
    <w:rsid w:val="00F54C1C"/>
    <w:rsid w:val="00F555C1"/>
    <w:rsid w:val="00F57498"/>
    <w:rsid w:val="00F575EA"/>
    <w:rsid w:val="00F5760F"/>
    <w:rsid w:val="00F576A8"/>
    <w:rsid w:val="00F613D4"/>
    <w:rsid w:val="00F613EF"/>
    <w:rsid w:val="00F62BD8"/>
    <w:rsid w:val="00F62CF9"/>
    <w:rsid w:val="00F643C4"/>
    <w:rsid w:val="00F65626"/>
    <w:rsid w:val="00F673B1"/>
    <w:rsid w:val="00F67C13"/>
    <w:rsid w:val="00F67F17"/>
    <w:rsid w:val="00F67FA3"/>
    <w:rsid w:val="00F7059A"/>
    <w:rsid w:val="00F705DC"/>
    <w:rsid w:val="00F708A0"/>
    <w:rsid w:val="00F70E23"/>
    <w:rsid w:val="00F71643"/>
    <w:rsid w:val="00F71EB4"/>
    <w:rsid w:val="00F720DA"/>
    <w:rsid w:val="00F7228A"/>
    <w:rsid w:val="00F72D16"/>
    <w:rsid w:val="00F72E4A"/>
    <w:rsid w:val="00F72FC6"/>
    <w:rsid w:val="00F7316C"/>
    <w:rsid w:val="00F7379E"/>
    <w:rsid w:val="00F73CC6"/>
    <w:rsid w:val="00F73DCF"/>
    <w:rsid w:val="00F73DDE"/>
    <w:rsid w:val="00F748FD"/>
    <w:rsid w:val="00F74E56"/>
    <w:rsid w:val="00F74ED8"/>
    <w:rsid w:val="00F75A91"/>
    <w:rsid w:val="00F75BC2"/>
    <w:rsid w:val="00F75C67"/>
    <w:rsid w:val="00F75E81"/>
    <w:rsid w:val="00F764BD"/>
    <w:rsid w:val="00F76A30"/>
    <w:rsid w:val="00F77690"/>
    <w:rsid w:val="00F80017"/>
    <w:rsid w:val="00F81552"/>
    <w:rsid w:val="00F81C81"/>
    <w:rsid w:val="00F8223F"/>
    <w:rsid w:val="00F822C5"/>
    <w:rsid w:val="00F82451"/>
    <w:rsid w:val="00F8263F"/>
    <w:rsid w:val="00F82E34"/>
    <w:rsid w:val="00F8304C"/>
    <w:rsid w:val="00F83264"/>
    <w:rsid w:val="00F83668"/>
    <w:rsid w:val="00F836F3"/>
    <w:rsid w:val="00F84CEF"/>
    <w:rsid w:val="00F851EF"/>
    <w:rsid w:val="00F8583E"/>
    <w:rsid w:val="00F86448"/>
    <w:rsid w:val="00F86DBA"/>
    <w:rsid w:val="00F86FD5"/>
    <w:rsid w:val="00F907E1"/>
    <w:rsid w:val="00F9085B"/>
    <w:rsid w:val="00F90947"/>
    <w:rsid w:val="00F90A41"/>
    <w:rsid w:val="00F90AF1"/>
    <w:rsid w:val="00F90B74"/>
    <w:rsid w:val="00F90B79"/>
    <w:rsid w:val="00F9102B"/>
    <w:rsid w:val="00F91BFF"/>
    <w:rsid w:val="00F9224D"/>
    <w:rsid w:val="00F92490"/>
    <w:rsid w:val="00F92777"/>
    <w:rsid w:val="00F930A6"/>
    <w:rsid w:val="00F9406D"/>
    <w:rsid w:val="00F945BF"/>
    <w:rsid w:val="00F94E86"/>
    <w:rsid w:val="00F952DB"/>
    <w:rsid w:val="00F95F32"/>
    <w:rsid w:val="00F96A4F"/>
    <w:rsid w:val="00F97ACA"/>
    <w:rsid w:val="00F97FBB"/>
    <w:rsid w:val="00FA02F7"/>
    <w:rsid w:val="00FA0662"/>
    <w:rsid w:val="00FA0880"/>
    <w:rsid w:val="00FA0B02"/>
    <w:rsid w:val="00FA10C8"/>
    <w:rsid w:val="00FA1846"/>
    <w:rsid w:val="00FA1CF8"/>
    <w:rsid w:val="00FA276D"/>
    <w:rsid w:val="00FA27E1"/>
    <w:rsid w:val="00FA285C"/>
    <w:rsid w:val="00FA2E24"/>
    <w:rsid w:val="00FA2EF4"/>
    <w:rsid w:val="00FA3F60"/>
    <w:rsid w:val="00FA4029"/>
    <w:rsid w:val="00FA4605"/>
    <w:rsid w:val="00FA4E7E"/>
    <w:rsid w:val="00FA5ADB"/>
    <w:rsid w:val="00FA642E"/>
    <w:rsid w:val="00FA6AE5"/>
    <w:rsid w:val="00FA781D"/>
    <w:rsid w:val="00FA7886"/>
    <w:rsid w:val="00FA7D59"/>
    <w:rsid w:val="00FB01A7"/>
    <w:rsid w:val="00FB0D9F"/>
    <w:rsid w:val="00FB16BF"/>
    <w:rsid w:val="00FB1A4D"/>
    <w:rsid w:val="00FB2155"/>
    <w:rsid w:val="00FB2BA8"/>
    <w:rsid w:val="00FB341E"/>
    <w:rsid w:val="00FB3CAA"/>
    <w:rsid w:val="00FB3D9D"/>
    <w:rsid w:val="00FB41C7"/>
    <w:rsid w:val="00FB491B"/>
    <w:rsid w:val="00FB495D"/>
    <w:rsid w:val="00FB4AB9"/>
    <w:rsid w:val="00FB4B75"/>
    <w:rsid w:val="00FB5416"/>
    <w:rsid w:val="00FB5B52"/>
    <w:rsid w:val="00FB6CC5"/>
    <w:rsid w:val="00FB7131"/>
    <w:rsid w:val="00FB7257"/>
    <w:rsid w:val="00FB7307"/>
    <w:rsid w:val="00FB7E1E"/>
    <w:rsid w:val="00FB7FFD"/>
    <w:rsid w:val="00FC03AD"/>
    <w:rsid w:val="00FC1325"/>
    <w:rsid w:val="00FC1E2E"/>
    <w:rsid w:val="00FC1EC1"/>
    <w:rsid w:val="00FC213C"/>
    <w:rsid w:val="00FC255D"/>
    <w:rsid w:val="00FC2CD2"/>
    <w:rsid w:val="00FC2F13"/>
    <w:rsid w:val="00FC3821"/>
    <w:rsid w:val="00FC3DE5"/>
    <w:rsid w:val="00FC43F8"/>
    <w:rsid w:val="00FC5D71"/>
    <w:rsid w:val="00FC5D7C"/>
    <w:rsid w:val="00FC629B"/>
    <w:rsid w:val="00FC65E9"/>
    <w:rsid w:val="00FC6733"/>
    <w:rsid w:val="00FC6C16"/>
    <w:rsid w:val="00FC6DB9"/>
    <w:rsid w:val="00FC7327"/>
    <w:rsid w:val="00FC7469"/>
    <w:rsid w:val="00FC784A"/>
    <w:rsid w:val="00FC7B86"/>
    <w:rsid w:val="00FD0043"/>
    <w:rsid w:val="00FD1726"/>
    <w:rsid w:val="00FD199F"/>
    <w:rsid w:val="00FD1C2E"/>
    <w:rsid w:val="00FD2AA3"/>
    <w:rsid w:val="00FD2E4D"/>
    <w:rsid w:val="00FD30A3"/>
    <w:rsid w:val="00FD32C6"/>
    <w:rsid w:val="00FD3749"/>
    <w:rsid w:val="00FD4159"/>
    <w:rsid w:val="00FD4B27"/>
    <w:rsid w:val="00FD4CF8"/>
    <w:rsid w:val="00FD50B5"/>
    <w:rsid w:val="00FD52A0"/>
    <w:rsid w:val="00FD569D"/>
    <w:rsid w:val="00FD5723"/>
    <w:rsid w:val="00FD583D"/>
    <w:rsid w:val="00FD6A68"/>
    <w:rsid w:val="00FD6AD9"/>
    <w:rsid w:val="00FD6E59"/>
    <w:rsid w:val="00FD767E"/>
    <w:rsid w:val="00FD7A01"/>
    <w:rsid w:val="00FE0189"/>
    <w:rsid w:val="00FE08A6"/>
    <w:rsid w:val="00FE1186"/>
    <w:rsid w:val="00FE1514"/>
    <w:rsid w:val="00FE1670"/>
    <w:rsid w:val="00FE19EE"/>
    <w:rsid w:val="00FE21C1"/>
    <w:rsid w:val="00FE2770"/>
    <w:rsid w:val="00FE2DE6"/>
    <w:rsid w:val="00FE2F05"/>
    <w:rsid w:val="00FE30B5"/>
    <w:rsid w:val="00FE3BA2"/>
    <w:rsid w:val="00FE3D6F"/>
    <w:rsid w:val="00FE3EAE"/>
    <w:rsid w:val="00FE4593"/>
    <w:rsid w:val="00FE4C6C"/>
    <w:rsid w:val="00FE50F2"/>
    <w:rsid w:val="00FE5571"/>
    <w:rsid w:val="00FE5C10"/>
    <w:rsid w:val="00FE5C22"/>
    <w:rsid w:val="00FE67E3"/>
    <w:rsid w:val="00FE6A61"/>
    <w:rsid w:val="00FE7026"/>
    <w:rsid w:val="00FE7768"/>
    <w:rsid w:val="00FE7D39"/>
    <w:rsid w:val="00FF09C3"/>
    <w:rsid w:val="00FF0B8C"/>
    <w:rsid w:val="00FF0E6F"/>
    <w:rsid w:val="00FF0F2D"/>
    <w:rsid w:val="00FF1188"/>
    <w:rsid w:val="00FF147A"/>
    <w:rsid w:val="00FF1639"/>
    <w:rsid w:val="00FF16C4"/>
    <w:rsid w:val="00FF19F1"/>
    <w:rsid w:val="00FF2E49"/>
    <w:rsid w:val="00FF38C0"/>
    <w:rsid w:val="00FF3963"/>
    <w:rsid w:val="00FF3AFF"/>
    <w:rsid w:val="00FF3BA9"/>
    <w:rsid w:val="00FF3C14"/>
    <w:rsid w:val="00FF4206"/>
    <w:rsid w:val="00FF4667"/>
    <w:rsid w:val="00FF4ADB"/>
    <w:rsid w:val="00FF4D78"/>
    <w:rsid w:val="00FF5702"/>
    <w:rsid w:val="00FF58EF"/>
    <w:rsid w:val="00FF5ADB"/>
    <w:rsid w:val="00FF6292"/>
    <w:rsid w:val="00FF661E"/>
    <w:rsid w:val="00FF6C0C"/>
    <w:rsid w:val="00FF6D13"/>
    <w:rsid w:val="00FF77FF"/>
    <w:rsid w:val="00FF7852"/>
    <w:rsid w:val="00FF79C4"/>
    <w:rsid w:val="00FF7D96"/>
    <w:rsid w:val="00FF7F84"/>
    <w:rsid w:val="0195AFCB"/>
    <w:rsid w:val="01E81211"/>
    <w:rsid w:val="026C1D79"/>
    <w:rsid w:val="02B95551"/>
    <w:rsid w:val="02BFA99D"/>
    <w:rsid w:val="02E7377B"/>
    <w:rsid w:val="0469FFC3"/>
    <w:rsid w:val="04899DE0"/>
    <w:rsid w:val="050569B5"/>
    <w:rsid w:val="050C5A21"/>
    <w:rsid w:val="058750BB"/>
    <w:rsid w:val="05A51079"/>
    <w:rsid w:val="05BE82A5"/>
    <w:rsid w:val="05E2B49A"/>
    <w:rsid w:val="06A7EB1A"/>
    <w:rsid w:val="0748E233"/>
    <w:rsid w:val="07639DFB"/>
    <w:rsid w:val="07E36798"/>
    <w:rsid w:val="08200902"/>
    <w:rsid w:val="0930B7F2"/>
    <w:rsid w:val="09629502"/>
    <w:rsid w:val="0A0FC347"/>
    <w:rsid w:val="0AF6A4F8"/>
    <w:rsid w:val="0B077EB6"/>
    <w:rsid w:val="0B1BD713"/>
    <w:rsid w:val="0B76ED50"/>
    <w:rsid w:val="0C4F5370"/>
    <w:rsid w:val="0C5DB181"/>
    <w:rsid w:val="0C750C0F"/>
    <w:rsid w:val="0CD6A6B3"/>
    <w:rsid w:val="0ECC499A"/>
    <w:rsid w:val="0FDD967D"/>
    <w:rsid w:val="10A10DC0"/>
    <w:rsid w:val="10FFE02A"/>
    <w:rsid w:val="119E630F"/>
    <w:rsid w:val="11CF4169"/>
    <w:rsid w:val="126918E6"/>
    <w:rsid w:val="12FCB7C9"/>
    <w:rsid w:val="13F1BDAE"/>
    <w:rsid w:val="149AAF92"/>
    <w:rsid w:val="16A973E1"/>
    <w:rsid w:val="16A9954E"/>
    <w:rsid w:val="18195801"/>
    <w:rsid w:val="18AC2E33"/>
    <w:rsid w:val="1966BC02"/>
    <w:rsid w:val="19F5D53B"/>
    <w:rsid w:val="1A70E65F"/>
    <w:rsid w:val="1AAC97C3"/>
    <w:rsid w:val="1ACD8DEA"/>
    <w:rsid w:val="1B92C70E"/>
    <w:rsid w:val="1C431DBB"/>
    <w:rsid w:val="1C51DDF1"/>
    <w:rsid w:val="1D68A555"/>
    <w:rsid w:val="1E1C9BBC"/>
    <w:rsid w:val="1E902DBD"/>
    <w:rsid w:val="1ED47580"/>
    <w:rsid w:val="1FACB6C4"/>
    <w:rsid w:val="20191229"/>
    <w:rsid w:val="205C6B9F"/>
    <w:rsid w:val="20CFE594"/>
    <w:rsid w:val="21538A07"/>
    <w:rsid w:val="21CF469B"/>
    <w:rsid w:val="221924FA"/>
    <w:rsid w:val="222502EE"/>
    <w:rsid w:val="22C59B55"/>
    <w:rsid w:val="23F73535"/>
    <w:rsid w:val="243AFD34"/>
    <w:rsid w:val="24623BAD"/>
    <w:rsid w:val="25308647"/>
    <w:rsid w:val="25AB2E33"/>
    <w:rsid w:val="26353284"/>
    <w:rsid w:val="268A2771"/>
    <w:rsid w:val="2700820D"/>
    <w:rsid w:val="272ED5F7"/>
    <w:rsid w:val="27905C17"/>
    <w:rsid w:val="287C3700"/>
    <w:rsid w:val="288BCBEF"/>
    <w:rsid w:val="29394644"/>
    <w:rsid w:val="2977D42D"/>
    <w:rsid w:val="2A4E6BF1"/>
    <w:rsid w:val="2ABC8A09"/>
    <w:rsid w:val="2AC694A5"/>
    <w:rsid w:val="2B063DA6"/>
    <w:rsid w:val="2B971CAB"/>
    <w:rsid w:val="2BE6519E"/>
    <w:rsid w:val="2CA20E07"/>
    <w:rsid w:val="2CBD5DD7"/>
    <w:rsid w:val="2CF60A0D"/>
    <w:rsid w:val="2D03B4CB"/>
    <w:rsid w:val="2D0F1450"/>
    <w:rsid w:val="2D2A0712"/>
    <w:rsid w:val="2DCEA8E2"/>
    <w:rsid w:val="2DDCFFA1"/>
    <w:rsid w:val="2E1042F4"/>
    <w:rsid w:val="2E1281B6"/>
    <w:rsid w:val="2E5E9B42"/>
    <w:rsid w:val="2E9A2A2F"/>
    <w:rsid w:val="302C45D3"/>
    <w:rsid w:val="3063B5AB"/>
    <w:rsid w:val="3085AE18"/>
    <w:rsid w:val="309DA37F"/>
    <w:rsid w:val="30A53E6F"/>
    <w:rsid w:val="30BC8CA5"/>
    <w:rsid w:val="3219219E"/>
    <w:rsid w:val="3238116C"/>
    <w:rsid w:val="324F35B5"/>
    <w:rsid w:val="32EFBE5C"/>
    <w:rsid w:val="32FCED6D"/>
    <w:rsid w:val="337099AD"/>
    <w:rsid w:val="338B481F"/>
    <w:rsid w:val="35F2B045"/>
    <w:rsid w:val="36031054"/>
    <w:rsid w:val="360BA962"/>
    <w:rsid w:val="36AF0051"/>
    <w:rsid w:val="372D51AA"/>
    <w:rsid w:val="37489E13"/>
    <w:rsid w:val="37585503"/>
    <w:rsid w:val="37874234"/>
    <w:rsid w:val="38456B61"/>
    <w:rsid w:val="3847315E"/>
    <w:rsid w:val="387BD92B"/>
    <w:rsid w:val="38BCE81B"/>
    <w:rsid w:val="391512A2"/>
    <w:rsid w:val="392A8D56"/>
    <w:rsid w:val="394CD2F9"/>
    <w:rsid w:val="39D9E7F8"/>
    <w:rsid w:val="3BDAB45B"/>
    <w:rsid w:val="3CD244FE"/>
    <w:rsid w:val="3D527AFD"/>
    <w:rsid w:val="3EBA9B3D"/>
    <w:rsid w:val="3F7A4181"/>
    <w:rsid w:val="3FAB491E"/>
    <w:rsid w:val="405EFA4F"/>
    <w:rsid w:val="4152A859"/>
    <w:rsid w:val="4169BBAB"/>
    <w:rsid w:val="4311B883"/>
    <w:rsid w:val="44BCE2C7"/>
    <w:rsid w:val="4678A185"/>
    <w:rsid w:val="467BC3F5"/>
    <w:rsid w:val="46D18B3E"/>
    <w:rsid w:val="471F1041"/>
    <w:rsid w:val="472128D9"/>
    <w:rsid w:val="478DAAB3"/>
    <w:rsid w:val="4795FDCF"/>
    <w:rsid w:val="4888B6D1"/>
    <w:rsid w:val="4A3EBEF3"/>
    <w:rsid w:val="4A6B816E"/>
    <w:rsid w:val="4A71A50D"/>
    <w:rsid w:val="4C67AD9E"/>
    <w:rsid w:val="4C78BB77"/>
    <w:rsid w:val="4C9E9214"/>
    <w:rsid w:val="4CEE6420"/>
    <w:rsid w:val="4D02F9AE"/>
    <w:rsid w:val="4D9EAEB5"/>
    <w:rsid w:val="4DA908C5"/>
    <w:rsid w:val="4E7E0A8E"/>
    <w:rsid w:val="4E968588"/>
    <w:rsid w:val="50E5BAF7"/>
    <w:rsid w:val="5227A464"/>
    <w:rsid w:val="526EA5BC"/>
    <w:rsid w:val="5380584E"/>
    <w:rsid w:val="53CB45DF"/>
    <w:rsid w:val="5433E579"/>
    <w:rsid w:val="556E8BC7"/>
    <w:rsid w:val="559730A0"/>
    <w:rsid w:val="561A9B21"/>
    <w:rsid w:val="56CD1035"/>
    <w:rsid w:val="57014C7F"/>
    <w:rsid w:val="57193C01"/>
    <w:rsid w:val="574E9252"/>
    <w:rsid w:val="5843CED3"/>
    <w:rsid w:val="58FAA567"/>
    <w:rsid w:val="5A3704C4"/>
    <w:rsid w:val="5A99B4C7"/>
    <w:rsid w:val="5B631B38"/>
    <w:rsid w:val="5D7FB53F"/>
    <w:rsid w:val="5DE41ED3"/>
    <w:rsid w:val="5E55E09A"/>
    <w:rsid w:val="5F2CE22B"/>
    <w:rsid w:val="5FF5442D"/>
    <w:rsid w:val="6027B1CE"/>
    <w:rsid w:val="60B8C24A"/>
    <w:rsid w:val="60E014B2"/>
    <w:rsid w:val="61A244B7"/>
    <w:rsid w:val="62254B59"/>
    <w:rsid w:val="6260AE02"/>
    <w:rsid w:val="6321563C"/>
    <w:rsid w:val="63866521"/>
    <w:rsid w:val="639F75F9"/>
    <w:rsid w:val="6547EC39"/>
    <w:rsid w:val="65765E6A"/>
    <w:rsid w:val="657E6C81"/>
    <w:rsid w:val="65C0F320"/>
    <w:rsid w:val="65FB8840"/>
    <w:rsid w:val="68216641"/>
    <w:rsid w:val="68372D7D"/>
    <w:rsid w:val="69391A09"/>
    <w:rsid w:val="6A891122"/>
    <w:rsid w:val="6A8D8482"/>
    <w:rsid w:val="6B231237"/>
    <w:rsid w:val="6BADB857"/>
    <w:rsid w:val="6CB5D97B"/>
    <w:rsid w:val="6D4E9CD6"/>
    <w:rsid w:val="6D61612A"/>
    <w:rsid w:val="6DAC3743"/>
    <w:rsid w:val="6DC9065B"/>
    <w:rsid w:val="6E0C4CE1"/>
    <w:rsid w:val="6E5B156B"/>
    <w:rsid w:val="6E679F62"/>
    <w:rsid w:val="6FD0B21E"/>
    <w:rsid w:val="70B9AE8C"/>
    <w:rsid w:val="70C7D6E7"/>
    <w:rsid w:val="72CFA76C"/>
    <w:rsid w:val="735E7968"/>
    <w:rsid w:val="740532CD"/>
    <w:rsid w:val="7429F026"/>
    <w:rsid w:val="7465BCB3"/>
    <w:rsid w:val="7547B763"/>
    <w:rsid w:val="76510099"/>
    <w:rsid w:val="77057669"/>
    <w:rsid w:val="77162244"/>
    <w:rsid w:val="772E8F1C"/>
    <w:rsid w:val="77A3B669"/>
    <w:rsid w:val="781A3396"/>
    <w:rsid w:val="796B615A"/>
    <w:rsid w:val="79B627D7"/>
    <w:rsid w:val="7A65E0E3"/>
    <w:rsid w:val="7ACA85B4"/>
    <w:rsid w:val="7AEAE21C"/>
    <w:rsid w:val="7B2CB35E"/>
    <w:rsid w:val="7B5062F0"/>
    <w:rsid w:val="7B6A9E38"/>
    <w:rsid w:val="7C268555"/>
    <w:rsid w:val="7C396752"/>
    <w:rsid w:val="7D65C07B"/>
    <w:rsid w:val="7D7D24F5"/>
    <w:rsid w:val="7F7AC91D"/>
    <w:rsid w:val="7FB86B47"/>
    <w:rsid w:val="7FD57D9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2F609"/>
  <w15:docId w15:val="{924E45FB-506C-4C7E-96A7-108574DC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231F20" w:themeColor="text1"/>
        <w:lang w:val="en-AU" w:eastAsia="en-AU" w:bidi="ar-SA"/>
      </w:rPr>
    </w:rPrDefault>
    <w:pPrDefault>
      <w:pPr>
        <w:spacing w:line="26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6" w:semiHidden="1" w:unhideWhenUsed="1" w:qFormat="1"/>
    <w:lsdException w:name="heading 7" w:semiHidden="1" w:unhideWhenUsed="1" w:qFormat="1"/>
    <w:lsdException w:name="heading 8" w:semiHidden="1" w:uiPriority="3" w:unhideWhenUsed="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0288"/>
  </w:style>
  <w:style w:type="paragraph" w:styleId="Heading1">
    <w:name w:val="heading 1"/>
    <w:basedOn w:val="Normal"/>
    <w:next w:val="BodyText"/>
    <w:link w:val="Heading1Char"/>
    <w:qFormat/>
    <w:rsid w:val="00DD6E31"/>
    <w:pPr>
      <w:keepNext/>
      <w:keepLines/>
      <w:numPr>
        <w:numId w:val="11"/>
      </w:numPr>
      <w:spacing w:before="360" w:after="240" w:line="240" w:lineRule="auto"/>
      <w:outlineLvl w:val="0"/>
    </w:pPr>
    <w:rPr>
      <w:rFonts w:asciiTheme="majorHAnsi" w:eastAsiaTheme="minorEastAsia" w:hAnsiTheme="majorHAnsi" w:cstheme="majorBidi"/>
      <w:b/>
      <w:bCs/>
      <w:color w:val="00428B"/>
      <w:sz w:val="24"/>
      <w:szCs w:val="32"/>
    </w:rPr>
  </w:style>
  <w:style w:type="paragraph" w:styleId="Heading2">
    <w:name w:val="heading 2"/>
    <w:basedOn w:val="Normal"/>
    <w:next w:val="BodyText"/>
    <w:link w:val="Heading2Char"/>
    <w:qFormat/>
    <w:rsid w:val="00542CE9"/>
    <w:pPr>
      <w:keepNext/>
      <w:keepLines/>
      <w:numPr>
        <w:ilvl w:val="1"/>
        <w:numId w:val="11"/>
      </w:numPr>
      <w:spacing w:before="240" w:after="120" w:line="240" w:lineRule="auto"/>
      <w:outlineLvl w:val="1"/>
    </w:pPr>
    <w:rPr>
      <w:rFonts w:asciiTheme="majorHAnsi" w:eastAsiaTheme="majorEastAsia" w:hAnsiTheme="majorHAnsi" w:cstheme="majorBidi"/>
      <w:b/>
      <w:bCs/>
      <w:sz w:val="24"/>
      <w:szCs w:val="26"/>
    </w:rPr>
  </w:style>
  <w:style w:type="paragraph" w:styleId="Heading3">
    <w:name w:val="heading 3"/>
    <w:basedOn w:val="Normal"/>
    <w:next w:val="BodyText"/>
    <w:link w:val="Heading3Char"/>
    <w:qFormat/>
    <w:rsid w:val="001A2247"/>
    <w:pPr>
      <w:keepNext/>
      <w:keepLines/>
      <w:numPr>
        <w:ilvl w:val="2"/>
        <w:numId w:val="11"/>
      </w:numPr>
      <w:spacing w:before="240" w:after="180" w:line="240" w:lineRule="auto"/>
      <w:outlineLvl w:val="2"/>
    </w:pPr>
    <w:rPr>
      <w:rFonts w:asciiTheme="majorHAnsi" w:eastAsiaTheme="majorEastAsia" w:hAnsiTheme="majorHAnsi" w:cstheme="majorBidi"/>
      <w:b/>
      <w:bCs/>
    </w:rPr>
  </w:style>
  <w:style w:type="paragraph" w:styleId="Heading4">
    <w:name w:val="heading 4"/>
    <w:basedOn w:val="Normal"/>
    <w:next w:val="BodyText"/>
    <w:link w:val="Heading4Char"/>
    <w:rsid w:val="00E27827"/>
    <w:pPr>
      <w:keepNext/>
      <w:keepLines/>
      <w:spacing w:before="240" w:after="120" w:line="240" w:lineRule="auto"/>
      <w:outlineLvl w:val="3"/>
    </w:pPr>
    <w:rPr>
      <w:rFonts w:asciiTheme="majorHAnsi" w:eastAsiaTheme="majorEastAsia" w:hAnsiTheme="majorHAnsi" w:cstheme="majorBidi"/>
      <w:b/>
      <w:bCs/>
      <w:i/>
      <w:iCs/>
    </w:rPr>
  </w:style>
  <w:style w:type="paragraph" w:styleId="Heading5">
    <w:name w:val="heading 5"/>
    <w:basedOn w:val="Normal"/>
    <w:next w:val="BodyText"/>
    <w:link w:val="Heading5Char"/>
    <w:rsid w:val="00E27827"/>
    <w:pPr>
      <w:keepNext/>
      <w:keepLines/>
      <w:spacing w:before="240" w:after="120"/>
      <w:outlineLvl w:val="4"/>
    </w:pPr>
    <w:rPr>
      <w:rFonts w:asciiTheme="majorHAnsi" w:eastAsiaTheme="majorEastAsia" w:hAnsiTheme="majorHAnsi" w:cstheme="majorBidi"/>
      <w:i/>
    </w:rPr>
  </w:style>
  <w:style w:type="paragraph" w:styleId="Heading6">
    <w:name w:val="heading 6"/>
    <w:basedOn w:val="Normal"/>
    <w:next w:val="BodyText"/>
    <w:link w:val="Heading6Char"/>
    <w:semiHidden/>
    <w:rsid w:val="00F256B8"/>
    <w:pPr>
      <w:keepNext/>
      <w:keepLines/>
      <w:spacing w:before="60"/>
      <w:outlineLvl w:val="5"/>
    </w:pPr>
    <w:rPr>
      <w:rFonts w:asciiTheme="majorHAnsi" w:eastAsiaTheme="majorEastAsia" w:hAnsiTheme="majorHAnsi" w:cstheme="majorBidi"/>
      <w:iCs/>
      <w:szCs w:val="22"/>
      <w:lang w:eastAsia="en-US"/>
    </w:rPr>
  </w:style>
  <w:style w:type="paragraph" w:styleId="Heading7">
    <w:name w:val="heading 7"/>
    <w:basedOn w:val="Normal"/>
    <w:next w:val="BodyText"/>
    <w:link w:val="Heading7Char"/>
    <w:semiHidden/>
    <w:rsid w:val="00F256B8"/>
    <w:pPr>
      <w:keepNext/>
      <w:keepLines/>
      <w:spacing w:before="60"/>
      <w:outlineLvl w:val="6"/>
    </w:pPr>
    <w:rPr>
      <w:rFonts w:asciiTheme="majorHAnsi" w:eastAsiaTheme="majorEastAsia" w:hAnsiTheme="majorHAnsi" w:cstheme="majorBidi"/>
      <w:iCs/>
    </w:rPr>
  </w:style>
  <w:style w:type="paragraph" w:styleId="Heading8">
    <w:name w:val="heading 8"/>
    <w:basedOn w:val="Normal"/>
    <w:next w:val="BodyText"/>
    <w:link w:val="Heading8Char"/>
    <w:semiHidden/>
    <w:rsid w:val="006E50A4"/>
    <w:pPr>
      <w:outlineLvl w:val="7"/>
    </w:pPr>
  </w:style>
  <w:style w:type="paragraph" w:styleId="Heading9">
    <w:name w:val="heading 9"/>
    <w:basedOn w:val="Normal"/>
    <w:next w:val="BodyText"/>
    <w:link w:val="Heading9Char"/>
    <w:semiHidden/>
    <w:qFormat/>
    <w:rsid w:val="006E50A4"/>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uiPriority w:val="1"/>
    <w:semiHidden/>
    <w:rsid w:val="003A5DC4"/>
    <w:pPr>
      <w:tabs>
        <w:tab w:val="left" w:pos="227"/>
      </w:tabs>
      <w:contextualSpacing/>
    </w:pPr>
    <w:rPr>
      <w:noProof/>
    </w:rPr>
  </w:style>
  <w:style w:type="paragraph" w:styleId="BalloonText">
    <w:name w:val="Balloon Text"/>
    <w:basedOn w:val="Normal"/>
    <w:link w:val="BalloonTextChar"/>
    <w:uiPriority w:val="99"/>
    <w:semiHidden/>
    <w:unhideWhenUsed/>
    <w:rsid w:val="00F256B8"/>
    <w:rPr>
      <w:rFonts w:ascii="Tahoma" w:hAnsi="Tahoma" w:cs="Tahoma"/>
      <w:sz w:val="16"/>
      <w:szCs w:val="16"/>
    </w:rPr>
  </w:style>
  <w:style w:type="character" w:customStyle="1" w:styleId="BalloonTextChar">
    <w:name w:val="Balloon Text Char"/>
    <w:basedOn w:val="DefaultParagraphFont"/>
    <w:link w:val="BalloonText"/>
    <w:uiPriority w:val="99"/>
    <w:semiHidden/>
    <w:rsid w:val="00F256B8"/>
    <w:rPr>
      <w:rFonts w:ascii="Tahoma" w:hAnsi="Tahoma" w:cs="Tahoma"/>
      <w:sz w:val="16"/>
      <w:szCs w:val="16"/>
    </w:rPr>
  </w:style>
  <w:style w:type="paragraph" w:styleId="BodyText">
    <w:name w:val="Body Text"/>
    <w:basedOn w:val="Normal"/>
    <w:link w:val="BodyTextChar"/>
    <w:qFormat/>
    <w:rsid w:val="008A1034"/>
    <w:pPr>
      <w:tabs>
        <w:tab w:val="left" w:pos="567"/>
        <w:tab w:val="left" w:pos="2268"/>
        <w:tab w:val="left" w:pos="4536"/>
        <w:tab w:val="left" w:pos="6804"/>
        <w:tab w:val="right" w:pos="9638"/>
      </w:tabs>
      <w:spacing w:before="120" w:after="200"/>
    </w:pPr>
  </w:style>
  <w:style w:type="character" w:customStyle="1" w:styleId="BodyTextChar">
    <w:name w:val="Body Text Char"/>
    <w:basedOn w:val="DefaultParagraphFont"/>
    <w:link w:val="BodyText"/>
    <w:rsid w:val="008A1034"/>
  </w:style>
  <w:style w:type="paragraph" w:styleId="BlockText">
    <w:name w:val="Block Text"/>
    <w:basedOn w:val="BodyText"/>
    <w:semiHidden/>
    <w:unhideWhenUsed/>
    <w:rsid w:val="00F256B8"/>
    <w:rPr>
      <w:rFonts w:eastAsiaTheme="minorEastAsia" w:cstheme="minorBidi"/>
      <w:iCs/>
    </w:rPr>
  </w:style>
  <w:style w:type="paragraph" w:styleId="BodyText3">
    <w:name w:val="Body Text 3"/>
    <w:basedOn w:val="Normal"/>
    <w:link w:val="BodyText3Char"/>
    <w:semiHidden/>
    <w:unhideWhenUsed/>
    <w:rsid w:val="00F256B8"/>
    <w:pPr>
      <w:spacing w:after="120"/>
    </w:pPr>
    <w:rPr>
      <w:szCs w:val="16"/>
    </w:rPr>
  </w:style>
  <w:style w:type="character" w:customStyle="1" w:styleId="BodyText3Char">
    <w:name w:val="Body Text 3 Char"/>
    <w:basedOn w:val="DefaultParagraphFont"/>
    <w:link w:val="BodyText3"/>
    <w:semiHidden/>
    <w:rsid w:val="00F256B8"/>
    <w:rPr>
      <w:szCs w:val="16"/>
    </w:rPr>
  </w:style>
  <w:style w:type="paragraph" w:customStyle="1" w:styleId="BodyTextBold">
    <w:name w:val="Body Text Bold"/>
    <w:basedOn w:val="BodyText"/>
    <w:qFormat/>
    <w:rsid w:val="007D1670"/>
    <w:pPr>
      <w:spacing w:before="60" w:after="60"/>
    </w:pPr>
    <w:rPr>
      <w:b/>
    </w:rPr>
  </w:style>
  <w:style w:type="table" w:styleId="ColorfulGrid">
    <w:name w:val="Colorful Grid"/>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character" w:customStyle="1" w:styleId="Bold">
    <w:name w:val="Bold"/>
    <w:uiPriority w:val="99"/>
    <w:semiHidden/>
    <w:rsid w:val="00F256B8"/>
    <w:rPr>
      <w:rFonts w:eastAsiaTheme="minorEastAsia"/>
      <w:b/>
      <w:i w:val="0"/>
      <w:strike w:val="0"/>
      <w:vertAlign w:val="baseline"/>
    </w:rPr>
  </w:style>
  <w:style w:type="character" w:customStyle="1" w:styleId="BoldAndItalics">
    <w:name w:val="Bold And Italics"/>
    <w:uiPriority w:val="99"/>
    <w:semiHidden/>
    <w:rsid w:val="00F256B8"/>
    <w:rPr>
      <w:rFonts w:eastAsiaTheme="minorEastAsia"/>
      <w:b/>
      <w:i/>
      <w:strike w:val="0"/>
      <w:vertAlign w:val="baseline"/>
    </w:rPr>
  </w:style>
  <w:style w:type="paragraph" w:styleId="Caption">
    <w:name w:val="caption"/>
    <w:basedOn w:val="Normal"/>
    <w:next w:val="BodyText"/>
    <w:unhideWhenUsed/>
    <w:rsid w:val="002076AE"/>
    <w:pPr>
      <w:keepNext/>
      <w:keepLines/>
      <w:tabs>
        <w:tab w:val="left" w:pos="1134"/>
      </w:tabs>
      <w:spacing w:before="60" w:after="120" w:line="240" w:lineRule="auto"/>
    </w:pPr>
    <w:rPr>
      <w:rFonts w:eastAsiaTheme="minorHAnsi" w:cstheme="minorBidi"/>
      <w:bCs/>
      <w:color w:val="00428B" w:themeColor="text2"/>
      <w:sz w:val="18"/>
      <w:lang w:eastAsia="fr-CA"/>
    </w:rPr>
  </w:style>
  <w:style w:type="table" w:styleId="ColorfulGrid-Accent1">
    <w:name w:val="Colorful Grid Accent 1"/>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B4D7FF" w:themeFill="accent1" w:themeFillTint="33"/>
    </w:tcPr>
    <w:tblStylePr w:type="firstRow">
      <w:rPr>
        <w:b/>
        <w:bCs/>
      </w:rPr>
      <w:tblPr/>
      <w:tcPr>
        <w:shd w:val="clear" w:color="auto" w:fill="6AB0FF" w:themeFill="accent1" w:themeFillTint="66"/>
      </w:tcPr>
    </w:tblStylePr>
    <w:tblStylePr w:type="lastRow">
      <w:rPr>
        <w:b/>
        <w:bCs/>
        <w:color w:val="231F20" w:themeColor="text1"/>
      </w:rPr>
      <w:tblPr/>
      <w:tcPr>
        <w:shd w:val="clear" w:color="auto" w:fill="6AB0FF" w:themeFill="accent1" w:themeFillTint="66"/>
      </w:tcPr>
    </w:tblStylePr>
    <w:tblStylePr w:type="firstCol">
      <w:rPr>
        <w:color w:val="FFFFFF" w:themeColor="background1"/>
      </w:rPr>
      <w:tblPr/>
      <w:tcPr>
        <w:shd w:val="clear" w:color="auto" w:fill="003168" w:themeFill="accent1" w:themeFillShade="BF"/>
      </w:tcPr>
    </w:tblStylePr>
    <w:tblStylePr w:type="lastCol">
      <w:rPr>
        <w:color w:val="FFFFFF" w:themeColor="background1"/>
      </w:rPr>
      <w:tblPr/>
      <w:tcPr>
        <w:shd w:val="clear" w:color="auto" w:fill="003168" w:themeFill="accent1" w:themeFillShade="BF"/>
      </w:tcPr>
    </w:tblStylePr>
    <w:tblStylePr w:type="band1Vert">
      <w:tblPr/>
      <w:tcPr>
        <w:shd w:val="clear" w:color="auto" w:fill="469DFF" w:themeFill="accent1" w:themeFillTint="7F"/>
      </w:tcPr>
    </w:tblStylePr>
    <w:tblStylePr w:type="band1Horz">
      <w:tblPr/>
      <w:tcPr>
        <w:shd w:val="clear" w:color="auto" w:fill="469DFF" w:themeFill="accent1" w:themeFillTint="7F"/>
      </w:tcPr>
    </w:tblStylePr>
  </w:style>
  <w:style w:type="character" w:styleId="FollowedHyperlink">
    <w:name w:val="FollowedHyperlink"/>
    <w:basedOn w:val="DefaultParagraphFont"/>
    <w:uiPriority w:val="99"/>
    <w:rsid w:val="00F256B8"/>
    <w:rPr>
      <w:color w:val="0092D7" w:themeColor="followedHyperlink"/>
      <w:u w:val="single"/>
    </w:rPr>
  </w:style>
  <w:style w:type="paragraph" w:styleId="Footer">
    <w:name w:val="footer"/>
    <w:basedOn w:val="Normal"/>
    <w:link w:val="FooterChar"/>
    <w:uiPriority w:val="99"/>
    <w:rsid w:val="002741AE"/>
    <w:pPr>
      <w:tabs>
        <w:tab w:val="center" w:pos="4320"/>
        <w:tab w:val="right" w:pos="8640"/>
      </w:tabs>
      <w:spacing w:line="240" w:lineRule="auto"/>
      <w:ind w:right="284"/>
    </w:pPr>
    <w:rPr>
      <w:rFonts w:eastAsia="Cambria" w:cstheme="minorBidi"/>
      <w:noProof/>
      <w:sz w:val="18"/>
      <w:lang w:eastAsia="en-US"/>
    </w:rPr>
  </w:style>
  <w:style w:type="character" w:customStyle="1" w:styleId="FooterChar">
    <w:name w:val="Footer Char"/>
    <w:basedOn w:val="DefaultParagraphFont"/>
    <w:link w:val="Footer"/>
    <w:uiPriority w:val="99"/>
    <w:rsid w:val="002741AE"/>
    <w:rPr>
      <w:rFonts w:eastAsia="Cambria" w:cstheme="minorBidi"/>
      <w:noProof/>
      <w:sz w:val="18"/>
      <w:lang w:eastAsia="en-US"/>
    </w:rPr>
  </w:style>
  <w:style w:type="numbering" w:customStyle="1" w:styleId="HangingList">
    <w:name w:val="HangingList"/>
    <w:uiPriority w:val="99"/>
    <w:rsid w:val="00F256B8"/>
    <w:pPr>
      <w:numPr>
        <w:numId w:val="1"/>
      </w:numPr>
    </w:pPr>
  </w:style>
  <w:style w:type="character" w:customStyle="1" w:styleId="Heading1Char">
    <w:name w:val="Heading 1 Char"/>
    <w:basedOn w:val="DefaultParagraphFont"/>
    <w:link w:val="Heading1"/>
    <w:rsid w:val="00DD6E31"/>
    <w:rPr>
      <w:rFonts w:asciiTheme="majorHAnsi" w:eastAsiaTheme="minorEastAsia" w:hAnsiTheme="majorHAnsi" w:cstheme="majorBidi"/>
      <w:b/>
      <w:bCs/>
      <w:color w:val="00428B"/>
      <w:sz w:val="24"/>
      <w:szCs w:val="32"/>
    </w:rPr>
  </w:style>
  <w:style w:type="character" w:customStyle="1" w:styleId="Heading2Char">
    <w:name w:val="Heading 2 Char"/>
    <w:basedOn w:val="DefaultParagraphFont"/>
    <w:link w:val="Heading2"/>
    <w:rsid w:val="00542CE9"/>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rsid w:val="00542CE9"/>
    <w:rPr>
      <w:rFonts w:asciiTheme="majorHAnsi" w:eastAsiaTheme="majorEastAsia" w:hAnsiTheme="majorHAnsi" w:cstheme="majorBidi"/>
      <w:b/>
      <w:bCs/>
    </w:rPr>
  </w:style>
  <w:style w:type="character" w:customStyle="1" w:styleId="Heading4Char">
    <w:name w:val="Heading 4 Char"/>
    <w:basedOn w:val="DefaultParagraphFont"/>
    <w:link w:val="Heading4"/>
    <w:rsid w:val="007619C4"/>
    <w:rPr>
      <w:rFonts w:asciiTheme="majorHAnsi" w:eastAsiaTheme="majorEastAsia" w:hAnsiTheme="majorHAnsi" w:cstheme="majorBidi"/>
      <w:b/>
      <w:bCs/>
      <w:i/>
      <w:iCs/>
      <w:color w:val="231F20" w:themeColor="text1"/>
    </w:rPr>
  </w:style>
  <w:style w:type="character" w:customStyle="1" w:styleId="Heading7Char">
    <w:name w:val="Heading 7 Char"/>
    <w:basedOn w:val="DefaultParagraphFont"/>
    <w:link w:val="Heading7"/>
    <w:semiHidden/>
    <w:rsid w:val="00F256B8"/>
    <w:rPr>
      <w:rFonts w:asciiTheme="majorHAnsi" w:eastAsiaTheme="majorEastAsia" w:hAnsiTheme="majorHAnsi" w:cstheme="majorBidi"/>
      <w:iCs/>
    </w:rPr>
  </w:style>
  <w:style w:type="character" w:customStyle="1" w:styleId="Heading8Char">
    <w:name w:val="Heading 8 Char"/>
    <w:basedOn w:val="DefaultParagraphFont"/>
    <w:link w:val="Heading8"/>
    <w:semiHidden/>
    <w:rsid w:val="006E50A4"/>
  </w:style>
  <w:style w:type="character" w:customStyle="1" w:styleId="Heading9Char">
    <w:name w:val="Heading 9 Char"/>
    <w:basedOn w:val="DefaultParagraphFont"/>
    <w:link w:val="Heading9"/>
    <w:semiHidden/>
    <w:rsid w:val="006E50A4"/>
  </w:style>
  <w:style w:type="paragraph" w:styleId="Header">
    <w:name w:val="header"/>
    <w:basedOn w:val="Normal"/>
    <w:link w:val="HeaderChar"/>
    <w:uiPriority w:val="99"/>
    <w:rsid w:val="007B37C0"/>
    <w:pPr>
      <w:tabs>
        <w:tab w:val="right" w:pos="9639"/>
      </w:tabs>
      <w:contextualSpacing/>
    </w:pPr>
    <w:rPr>
      <w:rFonts w:eastAsiaTheme="minorHAnsi" w:cstheme="minorBidi"/>
      <w:sz w:val="24"/>
      <w:lang w:eastAsia="fr-CA"/>
    </w:rPr>
  </w:style>
  <w:style w:type="character" w:customStyle="1" w:styleId="HeaderChar">
    <w:name w:val="Header Char"/>
    <w:basedOn w:val="DefaultParagraphFont"/>
    <w:link w:val="Header"/>
    <w:uiPriority w:val="99"/>
    <w:rsid w:val="007B37C0"/>
    <w:rPr>
      <w:rFonts w:eastAsiaTheme="minorHAnsi" w:cstheme="minorBidi"/>
      <w:sz w:val="24"/>
      <w:lang w:eastAsia="fr-CA"/>
    </w:rPr>
  </w:style>
  <w:style w:type="character" w:styleId="Hyperlink">
    <w:name w:val="Hyperlink"/>
    <w:basedOn w:val="DefaultParagraphFont"/>
    <w:uiPriority w:val="99"/>
    <w:unhideWhenUsed/>
    <w:rsid w:val="00F256B8"/>
    <w:rPr>
      <w:color w:val="00428B" w:themeColor="hyperlink"/>
      <w:u w:val="single"/>
    </w:rPr>
  </w:style>
  <w:style w:type="paragraph" w:customStyle="1" w:styleId="Image">
    <w:name w:val="Image"/>
    <w:basedOn w:val="Normal"/>
    <w:next w:val="BodyText"/>
    <w:uiPriority w:val="1"/>
    <w:semiHidden/>
    <w:rsid w:val="00F256B8"/>
    <w:pPr>
      <w:keepNext/>
      <w:spacing w:before="120" w:after="120"/>
    </w:pPr>
  </w:style>
  <w:style w:type="table" w:styleId="ColorfulGrid-Accent2">
    <w:name w:val="Colorful Grid Accent 2"/>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C4ECFF" w:themeFill="accent2" w:themeFillTint="33"/>
    </w:tcPr>
    <w:tblStylePr w:type="firstRow">
      <w:rPr>
        <w:b/>
        <w:bCs/>
      </w:rPr>
      <w:tblPr/>
      <w:tcPr>
        <w:shd w:val="clear" w:color="auto" w:fill="89D9FF" w:themeFill="accent2" w:themeFillTint="66"/>
      </w:tcPr>
    </w:tblStylePr>
    <w:tblStylePr w:type="lastRow">
      <w:rPr>
        <w:b/>
        <w:bCs/>
        <w:color w:val="231F20" w:themeColor="text1"/>
      </w:rPr>
      <w:tblPr/>
      <w:tcPr>
        <w:shd w:val="clear" w:color="auto" w:fill="89D9FF" w:themeFill="accent2" w:themeFillTint="66"/>
      </w:tcPr>
    </w:tblStylePr>
    <w:tblStylePr w:type="firstCol">
      <w:rPr>
        <w:color w:val="FFFFFF" w:themeColor="background1"/>
      </w:rPr>
      <w:tblPr/>
      <w:tcPr>
        <w:shd w:val="clear" w:color="auto" w:fill="006DA1" w:themeFill="accent2" w:themeFillShade="BF"/>
      </w:tcPr>
    </w:tblStylePr>
    <w:tblStylePr w:type="lastCol">
      <w:rPr>
        <w:color w:val="FFFFFF" w:themeColor="background1"/>
      </w:rPr>
      <w:tblPr/>
      <w:tcPr>
        <w:shd w:val="clear" w:color="auto" w:fill="006DA1" w:themeFill="accent2" w:themeFillShade="BF"/>
      </w:tcPr>
    </w:tblStylePr>
    <w:tblStylePr w:type="band1Vert">
      <w:tblPr/>
      <w:tcPr>
        <w:shd w:val="clear" w:color="auto" w:fill="6CCFFF" w:themeFill="accent2" w:themeFillTint="7F"/>
      </w:tcPr>
    </w:tblStylePr>
    <w:tblStylePr w:type="band1Horz">
      <w:tblPr/>
      <w:tcPr>
        <w:shd w:val="clear" w:color="auto" w:fill="6CCFFF" w:themeFill="accent2" w:themeFillTint="7F"/>
      </w:tcPr>
    </w:tblStylePr>
  </w:style>
  <w:style w:type="paragraph" w:styleId="ListBullet">
    <w:name w:val="List Bullet"/>
    <w:basedOn w:val="BodyText"/>
    <w:qFormat/>
    <w:rsid w:val="005420FD"/>
    <w:pPr>
      <w:numPr>
        <w:numId w:val="8"/>
      </w:numPr>
      <w:tabs>
        <w:tab w:val="clear" w:pos="2268"/>
        <w:tab w:val="clear" w:pos="4536"/>
        <w:tab w:val="clear" w:pos="6804"/>
        <w:tab w:val="clear" w:pos="9638"/>
      </w:tabs>
      <w:spacing w:before="60" w:after="120"/>
    </w:pPr>
  </w:style>
  <w:style w:type="paragraph" w:styleId="ListBullet2">
    <w:name w:val="List Bullet 2"/>
    <w:basedOn w:val="ListBullet"/>
    <w:qFormat/>
    <w:rsid w:val="00064D1E"/>
    <w:pPr>
      <w:numPr>
        <w:ilvl w:val="1"/>
      </w:numPr>
    </w:pPr>
  </w:style>
  <w:style w:type="paragraph" w:styleId="ListBullet3">
    <w:name w:val="List Bullet 3"/>
    <w:basedOn w:val="ListBullet2"/>
    <w:qFormat/>
    <w:rsid w:val="00F256B8"/>
    <w:pPr>
      <w:numPr>
        <w:ilvl w:val="2"/>
      </w:numPr>
    </w:pPr>
  </w:style>
  <w:style w:type="paragraph" w:styleId="ListBullet4">
    <w:name w:val="List Bullet 4"/>
    <w:basedOn w:val="Normal"/>
    <w:semiHidden/>
    <w:unhideWhenUsed/>
    <w:rsid w:val="00F256B8"/>
    <w:pPr>
      <w:contextualSpacing/>
    </w:pPr>
  </w:style>
  <w:style w:type="paragraph" w:styleId="ListBullet5">
    <w:name w:val="List Bullet 5"/>
    <w:basedOn w:val="Normal"/>
    <w:semiHidden/>
    <w:unhideWhenUsed/>
    <w:rsid w:val="00F256B8"/>
    <w:pPr>
      <w:contextualSpacing/>
    </w:pPr>
  </w:style>
  <w:style w:type="paragraph" w:styleId="ListContinue">
    <w:name w:val="List Continue"/>
    <w:basedOn w:val="Normal"/>
    <w:rsid w:val="00EF4F69"/>
    <w:pPr>
      <w:spacing w:before="120" w:after="120"/>
      <w:ind w:left="454"/>
    </w:pPr>
  </w:style>
  <w:style w:type="paragraph" w:styleId="ListContinue2">
    <w:name w:val="List Continue 2"/>
    <w:basedOn w:val="Normal"/>
    <w:rsid w:val="00EF4F69"/>
    <w:pPr>
      <w:spacing w:before="120" w:after="120"/>
      <w:ind w:left="907"/>
    </w:pPr>
  </w:style>
  <w:style w:type="paragraph" w:styleId="ListContinue3">
    <w:name w:val="List Continue 3"/>
    <w:basedOn w:val="Normal"/>
    <w:rsid w:val="00EF4F69"/>
    <w:pPr>
      <w:spacing w:before="120" w:after="120"/>
      <w:ind w:left="1361"/>
    </w:pPr>
  </w:style>
  <w:style w:type="paragraph" w:styleId="ListContinue4">
    <w:name w:val="List Continue 4"/>
    <w:basedOn w:val="Normal"/>
    <w:unhideWhenUsed/>
    <w:rsid w:val="00670A73"/>
    <w:pPr>
      <w:spacing w:before="120" w:after="120"/>
      <w:ind w:left="1814"/>
    </w:pPr>
  </w:style>
  <w:style w:type="paragraph" w:styleId="ListContinue5">
    <w:name w:val="List Continue 5"/>
    <w:basedOn w:val="Normal"/>
    <w:rsid w:val="00670A73"/>
    <w:pPr>
      <w:spacing w:before="120" w:after="120"/>
      <w:ind w:left="2268"/>
    </w:pPr>
  </w:style>
  <w:style w:type="paragraph" w:styleId="ListNumber">
    <w:name w:val="List Number"/>
    <w:basedOn w:val="BodyText"/>
    <w:unhideWhenUsed/>
    <w:qFormat/>
    <w:rsid w:val="005420FD"/>
    <w:pPr>
      <w:tabs>
        <w:tab w:val="clear" w:pos="2268"/>
        <w:tab w:val="clear" w:pos="4536"/>
        <w:tab w:val="clear" w:pos="6804"/>
        <w:tab w:val="clear" w:pos="9638"/>
        <w:tab w:val="num" w:pos="360"/>
      </w:tabs>
      <w:spacing w:before="60" w:after="120"/>
      <w:ind w:left="360" w:hanging="360"/>
    </w:pPr>
  </w:style>
  <w:style w:type="paragraph" w:styleId="ListNumber2">
    <w:name w:val="List Number 2"/>
    <w:basedOn w:val="ListNumber"/>
    <w:unhideWhenUsed/>
    <w:qFormat/>
    <w:rsid w:val="00F256B8"/>
  </w:style>
  <w:style w:type="paragraph" w:styleId="ListNumber3">
    <w:name w:val="List Number 3"/>
    <w:basedOn w:val="ListNumber2"/>
    <w:unhideWhenUsed/>
    <w:qFormat/>
    <w:rsid w:val="00F256B8"/>
    <w:pPr>
      <w:numPr>
        <w:numId w:val="14"/>
      </w:numPr>
    </w:pPr>
  </w:style>
  <w:style w:type="paragraph" w:styleId="ListNumber4">
    <w:name w:val="List Number 4"/>
    <w:basedOn w:val="Normal"/>
    <w:unhideWhenUsed/>
    <w:rsid w:val="005420FD"/>
    <w:pPr>
      <w:numPr>
        <w:ilvl w:val="3"/>
        <w:numId w:val="2"/>
      </w:numPr>
      <w:spacing w:before="60" w:after="120"/>
    </w:pPr>
  </w:style>
  <w:style w:type="paragraph" w:styleId="ListNumber5">
    <w:name w:val="List Number 5"/>
    <w:basedOn w:val="Normal"/>
    <w:unhideWhenUsed/>
    <w:rsid w:val="005420FD"/>
    <w:pPr>
      <w:numPr>
        <w:ilvl w:val="4"/>
        <w:numId w:val="2"/>
      </w:numPr>
      <w:spacing w:before="60" w:after="120"/>
    </w:pPr>
  </w:style>
  <w:style w:type="character" w:customStyle="1" w:styleId="MyBoldItalicsUnderline">
    <w:name w:val="MyBoldItalicsUnderline"/>
    <w:uiPriority w:val="99"/>
    <w:semiHidden/>
    <w:rsid w:val="00F256B8"/>
    <w:rPr>
      <w:rFonts w:eastAsiaTheme="minorEastAsia"/>
      <w:b/>
      <w:i/>
      <w:strike w:val="0"/>
      <w:u w:val="single"/>
      <w:vertAlign w:val="baseline"/>
    </w:rPr>
  </w:style>
  <w:style w:type="character" w:customStyle="1" w:styleId="MyBoldUnderline">
    <w:name w:val="MyBoldUnderline"/>
    <w:uiPriority w:val="99"/>
    <w:semiHidden/>
    <w:rsid w:val="00F256B8"/>
    <w:rPr>
      <w:rFonts w:eastAsiaTheme="minorEastAsia"/>
      <w:b/>
      <w:i/>
      <w:strike w:val="0"/>
      <w:u w:val="single"/>
      <w:vertAlign w:val="baseline"/>
    </w:rPr>
  </w:style>
  <w:style w:type="character" w:customStyle="1" w:styleId="MyItalicsUnderline">
    <w:name w:val="MyItalicsUnderline"/>
    <w:uiPriority w:val="99"/>
    <w:semiHidden/>
    <w:rsid w:val="00F256B8"/>
    <w:rPr>
      <w:rFonts w:eastAsiaTheme="minorEastAsia"/>
      <w:b/>
      <w:i/>
      <w:strike w:val="0"/>
      <w:u w:val="single"/>
      <w:vertAlign w:val="baseline"/>
    </w:rPr>
  </w:style>
  <w:style w:type="numbering" w:customStyle="1" w:styleId="MyListNumbering">
    <w:name w:val="MyListNumbering"/>
    <w:uiPriority w:val="99"/>
    <w:rsid w:val="00F256B8"/>
    <w:pPr>
      <w:numPr>
        <w:numId w:val="3"/>
      </w:numPr>
    </w:pPr>
  </w:style>
  <w:style w:type="character" w:customStyle="1" w:styleId="MyStrikethrough">
    <w:name w:val="MyStrikethrough"/>
    <w:uiPriority w:val="99"/>
    <w:semiHidden/>
    <w:rsid w:val="00F256B8"/>
    <w:rPr>
      <w:rFonts w:eastAsiaTheme="minorEastAsia"/>
      <w:b w:val="0"/>
      <w:i w:val="0"/>
      <w:strike/>
      <w:dstrike w:val="0"/>
      <w:vertAlign w:val="baseline"/>
    </w:rPr>
  </w:style>
  <w:style w:type="character" w:customStyle="1" w:styleId="MySubscript">
    <w:name w:val="MySubscript"/>
    <w:uiPriority w:val="99"/>
    <w:semiHidden/>
    <w:rsid w:val="00F256B8"/>
    <w:rPr>
      <w:rFonts w:eastAsiaTheme="minorEastAsia"/>
      <w:b w:val="0"/>
      <w:i w:val="0"/>
      <w:strike w:val="0"/>
      <w:vertAlign w:val="subscript"/>
    </w:rPr>
  </w:style>
  <w:style w:type="character" w:customStyle="1" w:styleId="MySubscriptItalics">
    <w:name w:val="MySubscript&amp;Italics"/>
    <w:uiPriority w:val="99"/>
    <w:semiHidden/>
    <w:rsid w:val="00F256B8"/>
    <w:rPr>
      <w:rFonts w:eastAsiaTheme="minorEastAsia"/>
      <w:b w:val="0"/>
      <w:i/>
      <w:strike w:val="0"/>
      <w:vertAlign w:val="subscript"/>
    </w:rPr>
  </w:style>
  <w:style w:type="character" w:customStyle="1" w:styleId="MySuperscript">
    <w:name w:val="MySuperscript"/>
    <w:uiPriority w:val="99"/>
    <w:semiHidden/>
    <w:rsid w:val="00F256B8"/>
    <w:rPr>
      <w:rFonts w:eastAsiaTheme="minorEastAsia"/>
      <w:b w:val="0"/>
      <w:i w:val="0"/>
      <w:strike w:val="0"/>
      <w:vertAlign w:val="superscript"/>
    </w:rPr>
  </w:style>
  <w:style w:type="character" w:customStyle="1" w:styleId="MySuperscriptItalics">
    <w:name w:val="MySuperscript&amp;Italics"/>
    <w:uiPriority w:val="99"/>
    <w:semiHidden/>
    <w:rsid w:val="00F256B8"/>
    <w:rPr>
      <w:rFonts w:eastAsiaTheme="minorEastAsia"/>
      <w:b w:val="0"/>
      <w:i/>
      <w:strike w:val="0"/>
      <w:vertAlign w:val="superscript"/>
    </w:rPr>
  </w:style>
  <w:style w:type="character" w:customStyle="1" w:styleId="Heading5Char">
    <w:name w:val="Heading 5 Char"/>
    <w:basedOn w:val="DefaultParagraphFont"/>
    <w:link w:val="Heading5"/>
    <w:rsid w:val="007619C4"/>
    <w:rPr>
      <w:rFonts w:asciiTheme="majorHAnsi" w:eastAsiaTheme="majorEastAsia" w:hAnsiTheme="majorHAnsi" w:cstheme="majorBidi"/>
      <w:i/>
    </w:rPr>
  </w:style>
  <w:style w:type="character" w:customStyle="1" w:styleId="Heading6Char">
    <w:name w:val="Heading 6 Char"/>
    <w:basedOn w:val="DefaultParagraphFont"/>
    <w:link w:val="Heading6"/>
    <w:semiHidden/>
    <w:rsid w:val="00F256B8"/>
    <w:rPr>
      <w:rFonts w:asciiTheme="majorHAnsi" w:eastAsiaTheme="majorEastAsia" w:hAnsiTheme="majorHAnsi" w:cstheme="majorBidi"/>
      <w:iCs/>
      <w:szCs w:val="22"/>
      <w:lang w:eastAsia="en-US"/>
    </w:rPr>
  </w:style>
  <w:style w:type="paragraph" w:styleId="Revision">
    <w:name w:val="Revision"/>
    <w:hidden/>
    <w:uiPriority w:val="99"/>
    <w:semiHidden/>
    <w:rsid w:val="009E7348"/>
    <w:rPr>
      <w:rFonts w:ascii="Calibri" w:eastAsia="Calibri" w:hAnsi="Calibri"/>
      <w:lang w:eastAsia="en-US"/>
    </w:rPr>
  </w:style>
  <w:style w:type="character" w:customStyle="1" w:styleId="MyUnderline">
    <w:name w:val="MyUnderline"/>
    <w:uiPriority w:val="99"/>
    <w:semiHidden/>
    <w:rsid w:val="00F256B8"/>
    <w:rPr>
      <w:rFonts w:eastAsiaTheme="minorEastAsia"/>
      <w:b w:val="0"/>
      <w:i w:val="0"/>
      <w:strike w:val="0"/>
      <w:u w:val="single"/>
      <w:vertAlign w:val="baseline"/>
    </w:rPr>
  </w:style>
  <w:style w:type="character" w:customStyle="1" w:styleId="MyUnderlineStrikethrough">
    <w:name w:val="MyUnderline&amp;Strikethrough"/>
    <w:uiPriority w:val="99"/>
    <w:semiHidden/>
    <w:rsid w:val="00F256B8"/>
    <w:rPr>
      <w:rFonts w:eastAsiaTheme="minorEastAsia"/>
      <w:b w:val="0"/>
      <w:i w:val="0"/>
      <w:strike/>
      <w:dstrike w:val="0"/>
      <w:u w:val="single"/>
      <w:vertAlign w:val="baseline"/>
    </w:rPr>
  </w:style>
  <w:style w:type="paragraph" w:styleId="NoSpacing">
    <w:name w:val="No Spacing"/>
    <w:next w:val="BodyText"/>
    <w:rsid w:val="00F256B8"/>
  </w:style>
  <w:style w:type="paragraph" w:styleId="NormalWeb">
    <w:name w:val="Normal (Web)"/>
    <w:basedOn w:val="Normal"/>
    <w:uiPriority w:val="99"/>
    <w:semiHidden/>
    <w:rsid w:val="00F256B8"/>
    <w:rPr>
      <w:szCs w:val="24"/>
    </w:rPr>
  </w:style>
  <w:style w:type="paragraph" w:customStyle="1" w:styleId="Notes">
    <w:name w:val="Notes"/>
    <w:basedOn w:val="Normal"/>
    <w:next w:val="BodyText12ptAbove"/>
    <w:qFormat/>
    <w:rsid w:val="00410A54"/>
    <w:pPr>
      <w:spacing w:before="60" w:after="120" w:line="200" w:lineRule="atLeast"/>
      <w:contextualSpacing/>
    </w:pPr>
    <w:rPr>
      <w:rFonts w:cs="Arial"/>
      <w:sz w:val="16"/>
    </w:rPr>
  </w:style>
  <w:style w:type="paragraph" w:customStyle="1" w:styleId="NotesNumbered">
    <w:name w:val="Notes Numbered"/>
    <w:basedOn w:val="Normal"/>
    <w:qFormat/>
    <w:rsid w:val="00C777E5"/>
    <w:pPr>
      <w:numPr>
        <w:numId w:val="4"/>
      </w:numPr>
      <w:spacing w:before="60" w:after="240" w:line="200" w:lineRule="atLeast"/>
      <w:contextualSpacing/>
    </w:pPr>
    <w:rPr>
      <w:sz w:val="16"/>
      <w:lang w:eastAsia="fr-CA"/>
    </w:rPr>
  </w:style>
  <w:style w:type="character" w:styleId="PageNumber">
    <w:name w:val="page number"/>
    <w:basedOn w:val="DefaultParagraphFont"/>
    <w:semiHidden/>
    <w:unhideWhenUsed/>
    <w:rsid w:val="00F256B8"/>
    <w:rPr>
      <w:rFonts w:asciiTheme="minorHAnsi" w:hAnsiTheme="minorHAnsi"/>
      <w:color w:val="EFF5FB" w:themeColor="background2"/>
      <w:sz w:val="16"/>
    </w:rPr>
  </w:style>
  <w:style w:type="character" w:styleId="PlaceholderText">
    <w:name w:val="Placeholder Text"/>
    <w:basedOn w:val="DefaultParagraphFont"/>
    <w:uiPriority w:val="99"/>
    <w:rsid w:val="0024716E"/>
    <w:rPr>
      <w:color w:val="808080"/>
    </w:rPr>
  </w:style>
  <w:style w:type="paragraph" w:customStyle="1" w:styleId="Source">
    <w:name w:val="Source"/>
    <w:basedOn w:val="Normal"/>
    <w:next w:val="BodyText"/>
    <w:qFormat/>
    <w:rsid w:val="00410A54"/>
    <w:pPr>
      <w:tabs>
        <w:tab w:val="left" w:pos="851"/>
      </w:tabs>
      <w:spacing w:before="60" w:after="120" w:line="200" w:lineRule="atLeast"/>
      <w:ind w:left="851" w:hanging="851"/>
      <w:contextualSpacing/>
    </w:pPr>
    <w:rPr>
      <w:rFonts w:cs="Arial"/>
      <w:sz w:val="16"/>
      <w:lang w:eastAsia="fr-CA"/>
    </w:rPr>
  </w:style>
  <w:style w:type="table" w:customStyle="1" w:styleId="MWHighlightBox">
    <w:name w:val="MW Highlight Box"/>
    <w:basedOn w:val="TableNormal"/>
    <w:uiPriority w:val="99"/>
    <w:rsid w:val="00014A13"/>
    <w:pPr>
      <w:spacing w:line="240" w:lineRule="auto"/>
    </w:pPr>
    <w:tblPr>
      <w:tblCellMar>
        <w:top w:w="142" w:type="dxa"/>
        <w:left w:w="85" w:type="dxa"/>
        <w:bottom w:w="142" w:type="dxa"/>
        <w:right w:w="85" w:type="dxa"/>
      </w:tblCellMar>
    </w:tblPr>
    <w:tcPr>
      <w:shd w:val="clear" w:color="auto" w:fill="EFF5FB" w:themeFill="background2"/>
    </w:tcPr>
  </w:style>
  <w:style w:type="paragraph" w:styleId="Title">
    <w:name w:val="Title"/>
    <w:basedOn w:val="Normal"/>
    <w:next w:val="BodyText"/>
    <w:link w:val="TitleChar"/>
    <w:uiPriority w:val="1"/>
    <w:rsid w:val="00D77ADB"/>
    <w:pPr>
      <w:spacing w:before="480"/>
      <w:ind w:left="567" w:right="567"/>
      <w:contextualSpacing/>
    </w:pPr>
    <w:rPr>
      <w:rFonts w:asciiTheme="majorHAnsi" w:eastAsiaTheme="minorEastAsia" w:hAnsiTheme="majorHAnsi"/>
      <w:b/>
      <w:color w:val="FFFFFF"/>
      <w:sz w:val="40"/>
      <w:szCs w:val="48"/>
    </w:rPr>
  </w:style>
  <w:style w:type="character" w:customStyle="1" w:styleId="TitleChar">
    <w:name w:val="Title Char"/>
    <w:basedOn w:val="DefaultParagraphFont"/>
    <w:link w:val="Title"/>
    <w:uiPriority w:val="1"/>
    <w:rsid w:val="00D77ADB"/>
    <w:rPr>
      <w:rFonts w:asciiTheme="majorHAnsi" w:eastAsiaTheme="minorEastAsia" w:hAnsiTheme="majorHAnsi"/>
      <w:b/>
      <w:color w:val="FFFFFF"/>
      <w:sz w:val="40"/>
      <w:szCs w:val="48"/>
    </w:rPr>
  </w:style>
  <w:style w:type="paragraph" w:styleId="Subtitle">
    <w:name w:val="Subtitle"/>
    <w:basedOn w:val="Normal"/>
    <w:next w:val="BodyText"/>
    <w:link w:val="SubtitleChar"/>
    <w:uiPriority w:val="1"/>
    <w:rsid w:val="00C24AC4"/>
    <w:pPr>
      <w:ind w:left="567" w:right="2552"/>
    </w:pPr>
    <w:rPr>
      <w:color w:val="FFFFFF"/>
      <w:sz w:val="40"/>
    </w:rPr>
  </w:style>
  <w:style w:type="character" w:customStyle="1" w:styleId="SubtitleChar">
    <w:name w:val="Subtitle Char"/>
    <w:basedOn w:val="DefaultParagraphFont"/>
    <w:link w:val="Subtitle"/>
    <w:uiPriority w:val="1"/>
    <w:rsid w:val="00C24AC4"/>
    <w:rPr>
      <w:color w:val="FFFFFF"/>
      <w:sz w:val="40"/>
    </w:rPr>
  </w:style>
  <w:style w:type="table" w:styleId="TableGrid">
    <w:name w:val="Table Grid"/>
    <w:basedOn w:val="TableNormal"/>
    <w:uiPriority w:val="59"/>
    <w:rsid w:val="00735298"/>
    <w:pPr>
      <w:spacing w:before="60" w:after="60"/>
    </w:pPr>
    <w:tblPr>
      <w:tblStyleRowBandSize w:val="1"/>
      <w:tblBorders>
        <w:top w:val="single" w:sz="4" w:space="0" w:color="231F20" w:themeColor="text1"/>
        <w:left w:val="single" w:sz="4" w:space="0" w:color="231F20" w:themeColor="text1"/>
        <w:bottom w:val="single" w:sz="4" w:space="0" w:color="231F20" w:themeColor="text1"/>
        <w:right w:val="single" w:sz="4" w:space="0" w:color="231F20" w:themeColor="text1"/>
        <w:insideH w:val="single" w:sz="4" w:space="0" w:color="231F20" w:themeColor="text1"/>
        <w:insideV w:val="single" w:sz="4" w:space="0" w:color="231F20" w:themeColor="text1"/>
      </w:tblBorders>
      <w:tblCellMar>
        <w:top w:w="28" w:type="dxa"/>
        <w:left w:w="85" w:type="dxa"/>
        <w:bottom w:w="28" w:type="dxa"/>
        <w:right w:w="85" w:type="dxa"/>
      </w:tblCellMar>
    </w:tblPr>
    <w:tblStylePr w:type="firstRow">
      <w:pPr>
        <w:keepNext/>
        <w:wordWrap/>
      </w:pPr>
      <w:rPr>
        <w:b w:val="0"/>
        <w:color w:val="FFFFFF"/>
      </w:rPr>
      <w:tblPr/>
      <w:trPr>
        <w:tblHeader/>
      </w:trPr>
      <w:tcPr>
        <w:tcBorders>
          <w:top w:val="single" w:sz="4" w:space="0" w:color="231F20" w:themeColor="text1"/>
          <w:left w:val="single" w:sz="4" w:space="0" w:color="231F20" w:themeColor="text1"/>
          <w:bottom w:val="single" w:sz="4" w:space="0" w:color="00428B" w:themeColor="text2"/>
          <w:right w:val="single" w:sz="4" w:space="0" w:color="231F20" w:themeColor="text1"/>
          <w:insideH w:val="single" w:sz="4" w:space="0" w:color="231F20" w:themeColor="text1"/>
          <w:insideV w:val="single" w:sz="4" w:space="0" w:color="231F20" w:themeColor="text1"/>
          <w:tl2br w:val="nil"/>
          <w:tr2bl w:val="nil"/>
        </w:tcBorders>
        <w:shd w:val="clear" w:color="auto" w:fill="00428B" w:themeFill="text2"/>
      </w:tcPr>
    </w:tblStylePr>
    <w:tblStylePr w:type="band2Horz">
      <w:tblPr/>
      <w:tcPr>
        <w:shd w:val="clear" w:color="auto" w:fill="EFF5FB" w:themeFill="background2"/>
      </w:tcPr>
    </w:tblStylePr>
  </w:style>
  <w:style w:type="paragraph" w:styleId="TableofFigures">
    <w:name w:val="table of figures"/>
    <w:basedOn w:val="Normal"/>
    <w:next w:val="Normal"/>
    <w:uiPriority w:val="99"/>
    <w:semiHidden/>
    <w:rsid w:val="00400A71"/>
    <w:pPr>
      <w:tabs>
        <w:tab w:val="right" w:pos="1134"/>
        <w:tab w:val="right" w:leader="dot" w:pos="9582"/>
      </w:tabs>
      <w:spacing w:before="120" w:after="120" w:line="240" w:lineRule="auto"/>
      <w:ind w:right="737"/>
    </w:pPr>
    <w:rPr>
      <w:rFonts w:eastAsiaTheme="minorHAnsi" w:cstheme="minorBidi"/>
      <w:noProof/>
      <w:lang w:eastAsia="fr-CA"/>
    </w:rPr>
  </w:style>
  <w:style w:type="paragraph" w:customStyle="1" w:styleId="TableofFiguresHeading">
    <w:name w:val="Table of Figures Heading"/>
    <w:basedOn w:val="Normal"/>
    <w:uiPriority w:val="99"/>
    <w:rsid w:val="00F82E34"/>
    <w:pPr>
      <w:spacing w:after="240" w:line="240" w:lineRule="auto"/>
    </w:pPr>
    <w:rPr>
      <w:bCs/>
      <w:caps/>
      <w:color w:val="00428B" w:themeColor="text2"/>
      <w:szCs w:val="22"/>
    </w:rPr>
  </w:style>
  <w:style w:type="table" w:styleId="ColorfulGrid-Accent3">
    <w:name w:val="Colorful Grid Accent 3"/>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DAF2F7" w:themeFill="accent3" w:themeFillTint="33"/>
    </w:tcPr>
    <w:tblStylePr w:type="firstRow">
      <w:rPr>
        <w:b/>
        <w:bCs/>
      </w:rPr>
      <w:tblPr/>
      <w:tcPr>
        <w:shd w:val="clear" w:color="auto" w:fill="B5E6EF" w:themeFill="accent3" w:themeFillTint="66"/>
      </w:tcPr>
    </w:tblStylePr>
    <w:tblStylePr w:type="lastRow">
      <w:rPr>
        <w:b/>
        <w:bCs/>
        <w:color w:val="231F20" w:themeColor="text1"/>
      </w:rPr>
      <w:tblPr/>
      <w:tcPr>
        <w:shd w:val="clear" w:color="auto" w:fill="B5E6EF" w:themeFill="accent3" w:themeFillTint="66"/>
      </w:tcPr>
    </w:tblStylePr>
    <w:tblStylePr w:type="firstCol">
      <w:rPr>
        <w:color w:val="FFFFFF" w:themeColor="background1"/>
      </w:rPr>
      <w:tblPr/>
      <w:tcPr>
        <w:shd w:val="clear" w:color="auto" w:fill="269BAF" w:themeFill="accent3" w:themeFillShade="BF"/>
      </w:tcPr>
    </w:tblStylePr>
    <w:tblStylePr w:type="lastCol">
      <w:rPr>
        <w:color w:val="FFFFFF" w:themeColor="background1"/>
      </w:rPr>
      <w:tblPr/>
      <w:tcPr>
        <w:shd w:val="clear" w:color="auto" w:fill="269BAF" w:themeFill="accent3" w:themeFillShade="BF"/>
      </w:tcPr>
    </w:tblStylePr>
    <w:tblStylePr w:type="band1Vert">
      <w:tblPr/>
      <w:tcPr>
        <w:shd w:val="clear" w:color="auto" w:fill="A2E0EB" w:themeFill="accent3" w:themeFillTint="7F"/>
      </w:tcPr>
    </w:tblStylePr>
    <w:tblStylePr w:type="band1Horz">
      <w:tblPr/>
      <w:tcPr>
        <w:shd w:val="clear" w:color="auto" w:fill="A2E0EB" w:themeFill="accent3" w:themeFillTint="7F"/>
      </w:tcPr>
    </w:tblStylePr>
  </w:style>
  <w:style w:type="numbering" w:customStyle="1" w:styleId="TableBullets">
    <w:name w:val="TableBullets"/>
    <w:uiPriority w:val="99"/>
    <w:rsid w:val="00F256B8"/>
    <w:pPr>
      <w:numPr>
        <w:numId w:val="5"/>
      </w:numPr>
    </w:pPr>
  </w:style>
  <w:style w:type="numbering" w:customStyle="1" w:styleId="TableFootnotes">
    <w:name w:val="TableFootnotes"/>
    <w:uiPriority w:val="99"/>
    <w:rsid w:val="00F256B8"/>
    <w:pPr>
      <w:numPr>
        <w:numId w:val="6"/>
      </w:numPr>
    </w:pPr>
  </w:style>
  <w:style w:type="numbering" w:customStyle="1" w:styleId="TableNumbering">
    <w:name w:val="TableNumbering"/>
    <w:uiPriority w:val="99"/>
    <w:rsid w:val="00F256B8"/>
    <w:pPr>
      <w:numPr>
        <w:numId w:val="7"/>
      </w:numPr>
    </w:pPr>
  </w:style>
  <w:style w:type="paragraph" w:styleId="TOC1">
    <w:name w:val="toc 1"/>
    <w:basedOn w:val="Normal"/>
    <w:next w:val="Normal"/>
    <w:autoRedefine/>
    <w:uiPriority w:val="39"/>
    <w:rsid w:val="00352E07"/>
    <w:pPr>
      <w:tabs>
        <w:tab w:val="right" w:leader="dot" w:pos="9581"/>
      </w:tabs>
      <w:spacing w:before="240" w:after="120"/>
      <w:ind w:left="567" w:right="567" w:hanging="567"/>
    </w:pPr>
    <w:rPr>
      <w:rFonts w:asciiTheme="majorHAnsi" w:eastAsiaTheme="minorHAnsi" w:hAnsiTheme="majorHAnsi" w:cstheme="minorBidi"/>
      <w:b/>
      <w:noProof/>
      <w:color w:val="00428B" w:themeColor="text2"/>
      <w:lang w:eastAsia="en-US"/>
    </w:rPr>
  </w:style>
  <w:style w:type="paragraph" w:styleId="TOC2">
    <w:name w:val="toc 2"/>
    <w:basedOn w:val="Normal"/>
    <w:next w:val="Normal"/>
    <w:autoRedefine/>
    <w:uiPriority w:val="39"/>
    <w:rsid w:val="001A2247"/>
    <w:pPr>
      <w:tabs>
        <w:tab w:val="right" w:leader="dot" w:pos="9581"/>
      </w:tabs>
      <w:spacing w:before="120" w:after="120"/>
      <w:ind w:left="567" w:right="567" w:hanging="567"/>
    </w:pPr>
    <w:rPr>
      <w:rFonts w:eastAsiaTheme="minorHAnsi" w:cstheme="minorBidi"/>
      <w:noProof/>
      <w:lang w:eastAsia="fr-CA"/>
    </w:rPr>
  </w:style>
  <w:style w:type="paragraph" w:styleId="TOC3">
    <w:name w:val="toc 3"/>
    <w:basedOn w:val="Normal"/>
    <w:next w:val="Normal"/>
    <w:autoRedefine/>
    <w:uiPriority w:val="39"/>
    <w:rsid w:val="001A2247"/>
    <w:pPr>
      <w:tabs>
        <w:tab w:val="right" w:leader="dot" w:pos="9581"/>
      </w:tabs>
      <w:spacing w:before="120" w:after="120"/>
      <w:ind w:left="1418" w:right="567" w:hanging="851"/>
    </w:pPr>
    <w:rPr>
      <w:rFonts w:eastAsiaTheme="minorHAnsi" w:cstheme="minorBidi"/>
      <w:noProof/>
      <w:sz w:val="18"/>
      <w:szCs w:val="18"/>
      <w:lang w:eastAsia="fr-CA"/>
    </w:rPr>
  </w:style>
  <w:style w:type="paragraph" w:styleId="TOC5">
    <w:name w:val="toc 5"/>
    <w:basedOn w:val="Normal"/>
    <w:next w:val="Normal"/>
    <w:autoRedefine/>
    <w:uiPriority w:val="39"/>
    <w:semiHidden/>
    <w:rsid w:val="00BC75F7"/>
    <w:pPr>
      <w:numPr>
        <w:ilvl w:val="4"/>
      </w:numPr>
      <w:tabs>
        <w:tab w:val="right" w:leader="dot" w:pos="9628"/>
      </w:tabs>
    </w:pPr>
    <w:rPr>
      <w:b/>
      <w:noProof/>
      <w:color w:val="0092D7" w:themeColor="accent2"/>
      <w:sz w:val="24"/>
      <w:szCs w:val="28"/>
    </w:rPr>
  </w:style>
  <w:style w:type="paragraph" w:styleId="TOC4">
    <w:name w:val="toc 4"/>
    <w:basedOn w:val="Normal"/>
    <w:next w:val="Normal"/>
    <w:autoRedefine/>
    <w:semiHidden/>
    <w:rsid w:val="005A16A6"/>
    <w:pPr>
      <w:numPr>
        <w:ilvl w:val="3"/>
      </w:numPr>
      <w:ind w:left="85"/>
    </w:pPr>
    <w:rPr>
      <w:sz w:val="22"/>
    </w:rPr>
  </w:style>
  <w:style w:type="paragraph" w:styleId="TOCHeading">
    <w:name w:val="TOC Heading"/>
    <w:next w:val="Normal"/>
    <w:uiPriority w:val="39"/>
    <w:rsid w:val="00D5763B"/>
    <w:pPr>
      <w:pageBreakBefore/>
      <w:spacing w:after="840"/>
    </w:pPr>
    <w:rPr>
      <w:rFonts w:asciiTheme="majorHAnsi" w:eastAsiaTheme="majorEastAsia" w:hAnsiTheme="majorHAnsi" w:cstheme="majorBidi"/>
      <w:b/>
      <w:bCs/>
      <w:color w:val="00428B" w:themeColor="text2"/>
      <w:sz w:val="24"/>
      <w:szCs w:val="28"/>
    </w:rPr>
  </w:style>
  <w:style w:type="paragraph" w:styleId="Date">
    <w:name w:val="Date"/>
    <w:basedOn w:val="Normal"/>
    <w:link w:val="DateChar"/>
    <w:semiHidden/>
    <w:rsid w:val="00C24AC4"/>
    <w:pPr>
      <w:spacing w:before="480" w:after="480"/>
      <w:ind w:left="567" w:right="567"/>
    </w:pPr>
    <w:rPr>
      <w:noProof/>
      <w:color w:val="FFFFFF"/>
      <w:sz w:val="40"/>
    </w:rPr>
  </w:style>
  <w:style w:type="character" w:customStyle="1" w:styleId="DateChar">
    <w:name w:val="Date Char"/>
    <w:basedOn w:val="DefaultParagraphFont"/>
    <w:link w:val="Date"/>
    <w:semiHidden/>
    <w:rsid w:val="00E20314"/>
    <w:rPr>
      <w:noProof/>
      <w:color w:val="FFFFFF"/>
      <w:sz w:val="40"/>
    </w:rPr>
  </w:style>
  <w:style w:type="paragraph" w:styleId="Salutation">
    <w:name w:val="Salutation"/>
    <w:basedOn w:val="Normal"/>
    <w:next w:val="Normal"/>
    <w:link w:val="SalutationChar"/>
    <w:uiPriority w:val="1"/>
    <w:semiHidden/>
    <w:rsid w:val="00F82E34"/>
    <w:pPr>
      <w:spacing w:before="540" w:after="230"/>
    </w:pPr>
  </w:style>
  <w:style w:type="character" w:customStyle="1" w:styleId="SalutationChar">
    <w:name w:val="Salutation Char"/>
    <w:basedOn w:val="DefaultParagraphFont"/>
    <w:link w:val="Salutation"/>
    <w:uiPriority w:val="1"/>
    <w:semiHidden/>
    <w:rsid w:val="00542CE9"/>
  </w:style>
  <w:style w:type="paragraph" w:customStyle="1" w:styleId="PageNumberRight">
    <w:name w:val="Page Number Right"/>
    <w:basedOn w:val="Footer"/>
    <w:next w:val="Footer"/>
    <w:uiPriority w:val="99"/>
    <w:semiHidden/>
    <w:rsid w:val="00FA0662"/>
    <w:pPr>
      <w:framePr w:w="850" w:h="567" w:wrap="around" w:vAnchor="page" w:hAnchor="margin" w:xAlign="right" w:yAlign="bottom"/>
      <w:spacing w:after="552"/>
    </w:pPr>
  </w:style>
  <w:style w:type="paragraph" w:styleId="Quote">
    <w:name w:val="Quote"/>
    <w:basedOn w:val="Normal"/>
    <w:link w:val="QuoteChar"/>
    <w:rsid w:val="000B4796"/>
    <w:pPr>
      <w:spacing w:before="240" w:after="240"/>
      <w:ind w:left="357" w:right="357"/>
      <w:jc w:val="center"/>
    </w:pPr>
    <w:rPr>
      <w:i/>
      <w:iCs/>
    </w:rPr>
  </w:style>
  <w:style w:type="character" w:customStyle="1" w:styleId="QuoteChar">
    <w:name w:val="Quote Char"/>
    <w:basedOn w:val="DefaultParagraphFont"/>
    <w:link w:val="Quote"/>
    <w:rsid w:val="0074491D"/>
    <w:rPr>
      <w:i/>
      <w:iCs/>
    </w:rPr>
  </w:style>
  <w:style w:type="paragraph" w:customStyle="1" w:styleId="TableText">
    <w:name w:val="Table Text"/>
    <w:basedOn w:val="Normal"/>
    <w:qFormat/>
    <w:rsid w:val="002076AE"/>
    <w:pPr>
      <w:spacing w:before="60" w:after="60"/>
    </w:pPr>
  </w:style>
  <w:style w:type="paragraph" w:customStyle="1" w:styleId="TableHeading">
    <w:name w:val="Table Heading"/>
    <w:basedOn w:val="TableText"/>
    <w:qFormat/>
    <w:rsid w:val="002076AE"/>
    <w:rPr>
      <w:b/>
      <w:color w:val="FFFFFF"/>
    </w:rPr>
  </w:style>
  <w:style w:type="table" w:styleId="ColorfulGrid-Accent4">
    <w:name w:val="Colorful Grid Accent 4"/>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E4F8CA" w:themeFill="accent4" w:themeFillTint="33"/>
    </w:tcPr>
    <w:tblStylePr w:type="firstRow">
      <w:rPr>
        <w:b/>
        <w:bCs/>
      </w:rPr>
      <w:tblPr/>
      <w:tcPr>
        <w:shd w:val="clear" w:color="auto" w:fill="C9F195" w:themeFill="accent4" w:themeFillTint="66"/>
      </w:tcPr>
    </w:tblStylePr>
    <w:tblStylePr w:type="lastRow">
      <w:rPr>
        <w:b/>
        <w:bCs/>
        <w:color w:val="231F20" w:themeColor="text1"/>
      </w:rPr>
      <w:tblPr/>
      <w:tcPr>
        <w:shd w:val="clear" w:color="auto" w:fill="C9F195" w:themeFill="accent4" w:themeFillTint="66"/>
      </w:tcPr>
    </w:tblStylePr>
    <w:tblStylePr w:type="firstCol">
      <w:rPr>
        <w:color w:val="FFFFFF" w:themeColor="background1"/>
      </w:rPr>
      <w:tblPr/>
      <w:tcPr>
        <w:shd w:val="clear" w:color="auto" w:fill="578B12" w:themeFill="accent4" w:themeFillShade="BF"/>
      </w:tcPr>
    </w:tblStylePr>
    <w:tblStylePr w:type="lastCol">
      <w:rPr>
        <w:color w:val="FFFFFF" w:themeColor="background1"/>
      </w:rPr>
      <w:tblPr/>
      <w:tcPr>
        <w:shd w:val="clear" w:color="auto" w:fill="578B12" w:themeFill="accent4" w:themeFillShade="BF"/>
      </w:tcPr>
    </w:tblStylePr>
    <w:tblStylePr w:type="band1Vert">
      <w:tblPr/>
      <w:tcPr>
        <w:shd w:val="clear" w:color="auto" w:fill="BCED7B" w:themeFill="accent4" w:themeFillTint="7F"/>
      </w:tcPr>
    </w:tblStylePr>
    <w:tblStylePr w:type="band1Horz">
      <w:tblPr/>
      <w:tcPr>
        <w:shd w:val="clear" w:color="auto" w:fill="BCED7B" w:themeFill="accent4" w:themeFillTint="7F"/>
      </w:tcPr>
    </w:tblStylePr>
  </w:style>
  <w:style w:type="table" w:styleId="ColorfulGrid-Accent5">
    <w:name w:val="Colorful Grid Accent 5"/>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FAFFC3" w:themeFill="accent5" w:themeFillTint="33"/>
    </w:tcPr>
    <w:tblStylePr w:type="firstRow">
      <w:rPr>
        <w:b/>
        <w:bCs/>
      </w:rPr>
      <w:tblPr/>
      <w:tcPr>
        <w:shd w:val="clear" w:color="auto" w:fill="F5FF87" w:themeFill="accent5" w:themeFillTint="66"/>
      </w:tcPr>
    </w:tblStylePr>
    <w:tblStylePr w:type="lastRow">
      <w:rPr>
        <w:b/>
        <w:bCs/>
        <w:color w:val="231F20" w:themeColor="text1"/>
      </w:rPr>
      <w:tblPr/>
      <w:tcPr>
        <w:shd w:val="clear" w:color="auto" w:fill="F5FF87" w:themeFill="accent5" w:themeFillTint="66"/>
      </w:tcPr>
    </w:tblStylePr>
    <w:tblStylePr w:type="firstCol">
      <w:rPr>
        <w:color w:val="FFFFFF" w:themeColor="background1"/>
      </w:rPr>
      <w:tblPr/>
      <w:tcPr>
        <w:shd w:val="clear" w:color="auto" w:fill="909E00" w:themeFill="accent5" w:themeFillShade="BF"/>
      </w:tcPr>
    </w:tblStylePr>
    <w:tblStylePr w:type="lastCol">
      <w:rPr>
        <w:color w:val="FFFFFF" w:themeColor="background1"/>
      </w:rPr>
      <w:tblPr/>
      <w:tcPr>
        <w:shd w:val="clear" w:color="auto" w:fill="909E00" w:themeFill="accent5" w:themeFillShade="BF"/>
      </w:tcPr>
    </w:tblStylePr>
    <w:tblStylePr w:type="band1Vert">
      <w:tblPr/>
      <w:tcPr>
        <w:shd w:val="clear" w:color="auto" w:fill="F2FF6A" w:themeFill="accent5" w:themeFillTint="7F"/>
      </w:tcPr>
    </w:tblStylePr>
    <w:tblStylePr w:type="band1Horz">
      <w:tblPr/>
      <w:tcPr>
        <w:shd w:val="clear" w:color="auto" w:fill="F2FF6A" w:themeFill="accent5" w:themeFillTint="7F"/>
      </w:tcPr>
    </w:tblStylePr>
  </w:style>
  <w:style w:type="table" w:styleId="ColorfulGrid-Accent6">
    <w:name w:val="Colorful Grid Accent 6"/>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FFEFC9" w:themeFill="accent6" w:themeFillTint="33"/>
    </w:tcPr>
    <w:tblStylePr w:type="firstRow">
      <w:rPr>
        <w:b/>
        <w:bCs/>
      </w:rPr>
      <w:tblPr/>
      <w:tcPr>
        <w:shd w:val="clear" w:color="auto" w:fill="FFDF93" w:themeFill="accent6" w:themeFillTint="66"/>
      </w:tcPr>
    </w:tblStylePr>
    <w:tblStylePr w:type="lastRow">
      <w:rPr>
        <w:b/>
        <w:bCs/>
        <w:color w:val="231F20" w:themeColor="text1"/>
      </w:rPr>
      <w:tblPr/>
      <w:tcPr>
        <w:shd w:val="clear" w:color="auto" w:fill="FFDF93" w:themeFill="accent6" w:themeFillTint="66"/>
      </w:tcPr>
    </w:tblStylePr>
    <w:tblStylePr w:type="firstCol">
      <w:rPr>
        <w:color w:val="FFFFFF" w:themeColor="background1"/>
      </w:rPr>
      <w:tblPr/>
      <w:tcPr>
        <w:shd w:val="clear" w:color="auto" w:fill="B37F00" w:themeFill="accent6" w:themeFillShade="BF"/>
      </w:tcPr>
    </w:tblStylePr>
    <w:tblStylePr w:type="lastCol">
      <w:rPr>
        <w:color w:val="FFFFFF" w:themeColor="background1"/>
      </w:rPr>
      <w:tblPr/>
      <w:tcPr>
        <w:shd w:val="clear" w:color="auto" w:fill="B37F00" w:themeFill="accent6" w:themeFillShade="BF"/>
      </w:tcPr>
    </w:tblStylePr>
    <w:tblStylePr w:type="band1Vert">
      <w:tblPr/>
      <w:tcPr>
        <w:shd w:val="clear" w:color="auto" w:fill="FFD778" w:themeFill="accent6" w:themeFillTint="7F"/>
      </w:tcPr>
    </w:tblStylePr>
    <w:tblStylePr w:type="band1Horz">
      <w:tblPr/>
      <w:tcPr>
        <w:shd w:val="clear" w:color="auto" w:fill="FFD778" w:themeFill="accent6" w:themeFillTint="7F"/>
      </w:tcPr>
    </w:tblStylePr>
  </w:style>
  <w:style w:type="paragraph" w:customStyle="1" w:styleId="MWAddress">
    <w:name w:val="MW Address"/>
    <w:basedOn w:val="Normal"/>
    <w:semiHidden/>
    <w:qFormat/>
    <w:rsid w:val="00AF276B"/>
    <w:pPr>
      <w:spacing w:before="160" w:line="200" w:lineRule="exact"/>
      <w:contextualSpacing/>
    </w:pPr>
    <w:rPr>
      <w:color w:val="808080"/>
      <w:sz w:val="12"/>
    </w:rPr>
  </w:style>
  <w:style w:type="table" w:styleId="ColorfulList">
    <w:name w:val="Colorful List"/>
    <w:basedOn w:val="TableNormal"/>
    <w:uiPriority w:val="72"/>
    <w:semiHidden/>
    <w:rsid w:val="00815342"/>
    <w:pPr>
      <w:spacing w:line="240" w:lineRule="auto"/>
    </w:p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72"/>
    <w:semiHidden/>
    <w:rsid w:val="00815342"/>
    <w:pPr>
      <w:spacing w:line="240" w:lineRule="auto"/>
    </w:pPr>
    <w:tblPr>
      <w:tblStyleRowBandSize w:val="1"/>
      <w:tblStyleColBandSize w:val="1"/>
    </w:tblPr>
    <w:tcPr>
      <w:shd w:val="clear" w:color="auto" w:fill="DAEBFF" w:themeFill="accent1"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EFF" w:themeFill="accent1" w:themeFillTint="3F"/>
      </w:tcPr>
    </w:tblStylePr>
    <w:tblStylePr w:type="band1Horz">
      <w:tblPr/>
      <w:tcPr>
        <w:shd w:val="clear" w:color="auto" w:fill="B4D7FF" w:themeFill="accent1" w:themeFillTint="33"/>
      </w:tcPr>
    </w:tblStylePr>
  </w:style>
  <w:style w:type="table" w:styleId="ColorfulList-Accent2">
    <w:name w:val="Colorful List Accent 2"/>
    <w:basedOn w:val="TableNormal"/>
    <w:uiPriority w:val="72"/>
    <w:semiHidden/>
    <w:rsid w:val="00815342"/>
    <w:pPr>
      <w:spacing w:line="240" w:lineRule="auto"/>
    </w:pPr>
    <w:tblPr>
      <w:tblStyleRowBandSize w:val="1"/>
      <w:tblStyleColBandSize w:val="1"/>
    </w:tblPr>
    <w:tcPr>
      <w:shd w:val="clear" w:color="auto" w:fill="E2F5FF" w:themeFill="accent2"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7FF" w:themeFill="accent2" w:themeFillTint="3F"/>
      </w:tcPr>
    </w:tblStylePr>
    <w:tblStylePr w:type="band1Horz">
      <w:tblPr/>
      <w:tcPr>
        <w:shd w:val="clear" w:color="auto" w:fill="C4ECFF" w:themeFill="accent2" w:themeFillTint="33"/>
      </w:tcPr>
    </w:tblStylePr>
  </w:style>
  <w:style w:type="table" w:styleId="ColorfulList-Accent3">
    <w:name w:val="Colorful List Accent 3"/>
    <w:basedOn w:val="TableNormal"/>
    <w:uiPriority w:val="72"/>
    <w:semiHidden/>
    <w:rsid w:val="00815342"/>
    <w:pPr>
      <w:spacing w:line="240" w:lineRule="auto"/>
    </w:pPr>
    <w:tblPr>
      <w:tblStyleRowBandSize w:val="1"/>
      <w:tblStyleColBandSize w:val="1"/>
    </w:tblPr>
    <w:tcPr>
      <w:shd w:val="clear" w:color="auto" w:fill="ECF9FB" w:themeFill="accent3" w:themeFillTint="19"/>
    </w:tcPr>
    <w:tblStylePr w:type="firstRow">
      <w:rPr>
        <w:b/>
        <w:bCs/>
        <w:color w:val="FFFFFF" w:themeColor="background1"/>
      </w:rPr>
      <w:tblPr/>
      <w:tcPr>
        <w:tcBorders>
          <w:bottom w:val="single" w:sz="12" w:space="0" w:color="FFFFFF" w:themeColor="background1"/>
        </w:tcBorders>
        <w:shd w:val="clear" w:color="auto" w:fill="5D9514" w:themeFill="accent4" w:themeFillShade="CC"/>
      </w:tcPr>
    </w:tblStylePr>
    <w:tblStylePr w:type="lastRow">
      <w:rPr>
        <w:b/>
        <w:bCs/>
        <w:color w:val="5D9514"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FF5" w:themeFill="accent3" w:themeFillTint="3F"/>
      </w:tcPr>
    </w:tblStylePr>
    <w:tblStylePr w:type="band1Horz">
      <w:tblPr/>
      <w:tcPr>
        <w:shd w:val="clear" w:color="auto" w:fill="DAF2F7" w:themeFill="accent3" w:themeFillTint="33"/>
      </w:tcPr>
    </w:tblStylePr>
  </w:style>
  <w:style w:type="table" w:styleId="ColorfulList-Accent4">
    <w:name w:val="Colorful List Accent 4"/>
    <w:basedOn w:val="TableNormal"/>
    <w:uiPriority w:val="72"/>
    <w:semiHidden/>
    <w:rsid w:val="00815342"/>
    <w:pPr>
      <w:spacing w:line="240" w:lineRule="auto"/>
    </w:pPr>
    <w:tblPr>
      <w:tblStyleRowBandSize w:val="1"/>
      <w:tblStyleColBandSize w:val="1"/>
    </w:tblPr>
    <w:tcPr>
      <w:shd w:val="clear" w:color="auto" w:fill="F1FBE5" w:themeFill="accent4" w:themeFillTint="19"/>
    </w:tcPr>
    <w:tblStylePr w:type="firstRow">
      <w:rPr>
        <w:b/>
        <w:bCs/>
        <w:color w:val="FFFFFF" w:themeColor="background1"/>
      </w:rPr>
      <w:tblPr/>
      <w:tcPr>
        <w:tcBorders>
          <w:bottom w:val="single" w:sz="12" w:space="0" w:color="FFFFFF" w:themeColor="background1"/>
        </w:tcBorders>
        <w:shd w:val="clear" w:color="auto" w:fill="28A6BB" w:themeFill="accent3" w:themeFillShade="CC"/>
      </w:tcPr>
    </w:tblStylePr>
    <w:tblStylePr w:type="lastRow">
      <w:rPr>
        <w:b/>
        <w:bCs/>
        <w:color w:val="28A6BB"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F6BE" w:themeFill="accent4" w:themeFillTint="3F"/>
      </w:tcPr>
    </w:tblStylePr>
    <w:tblStylePr w:type="band1Horz">
      <w:tblPr/>
      <w:tcPr>
        <w:shd w:val="clear" w:color="auto" w:fill="E4F8CA" w:themeFill="accent4" w:themeFillTint="33"/>
      </w:tcPr>
    </w:tblStylePr>
  </w:style>
  <w:style w:type="table" w:styleId="ColorfulList-Accent5">
    <w:name w:val="Colorful List Accent 5"/>
    <w:basedOn w:val="TableNormal"/>
    <w:uiPriority w:val="72"/>
    <w:semiHidden/>
    <w:rsid w:val="00815342"/>
    <w:pPr>
      <w:spacing w:line="240" w:lineRule="auto"/>
    </w:pPr>
    <w:tblPr>
      <w:tblStyleRowBandSize w:val="1"/>
      <w:tblStyleColBandSize w:val="1"/>
    </w:tblPr>
    <w:tcPr>
      <w:shd w:val="clear" w:color="auto" w:fill="FCFFE1" w:themeFill="accent5" w:themeFillTint="19"/>
    </w:tcPr>
    <w:tblStylePr w:type="firstRow">
      <w:rPr>
        <w:b/>
        <w:bCs/>
        <w:color w:val="FFFFFF" w:themeColor="background1"/>
      </w:rPr>
      <w:tblPr/>
      <w:tcPr>
        <w:tcBorders>
          <w:bottom w:val="single" w:sz="12" w:space="0" w:color="FFFFFF" w:themeColor="background1"/>
        </w:tcBorders>
        <w:shd w:val="clear" w:color="auto" w:fill="C08800" w:themeFill="accent6" w:themeFillShade="CC"/>
      </w:tcPr>
    </w:tblStylePr>
    <w:tblStylePr w:type="lastRow">
      <w:rPr>
        <w:b/>
        <w:bCs/>
        <w:color w:val="C08800"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FB5" w:themeFill="accent5" w:themeFillTint="3F"/>
      </w:tcPr>
    </w:tblStylePr>
    <w:tblStylePr w:type="band1Horz">
      <w:tblPr/>
      <w:tcPr>
        <w:shd w:val="clear" w:color="auto" w:fill="FAFFC3" w:themeFill="accent5" w:themeFillTint="33"/>
      </w:tcPr>
    </w:tblStylePr>
  </w:style>
  <w:style w:type="table" w:styleId="ColorfulList-Accent6">
    <w:name w:val="Colorful List Accent 6"/>
    <w:basedOn w:val="TableNormal"/>
    <w:uiPriority w:val="72"/>
    <w:semiHidden/>
    <w:rsid w:val="00815342"/>
    <w:pPr>
      <w:spacing w:line="240" w:lineRule="auto"/>
    </w:pPr>
    <w:tblPr>
      <w:tblStyleRowBandSize w:val="1"/>
      <w:tblStyleColBandSize w:val="1"/>
    </w:tblPr>
    <w:tcPr>
      <w:shd w:val="clear" w:color="auto" w:fill="FFF7E4" w:themeFill="accent6" w:themeFillTint="19"/>
    </w:tcPr>
    <w:tblStylePr w:type="firstRow">
      <w:rPr>
        <w:b/>
        <w:bCs/>
        <w:color w:val="FFFFFF" w:themeColor="background1"/>
      </w:rPr>
      <w:tblPr/>
      <w:tcPr>
        <w:tcBorders>
          <w:bottom w:val="single" w:sz="12" w:space="0" w:color="FFFFFF" w:themeColor="background1"/>
        </w:tcBorders>
        <w:shd w:val="clear" w:color="auto" w:fill="9AA800" w:themeFill="accent5" w:themeFillShade="CC"/>
      </w:tcPr>
    </w:tblStylePr>
    <w:tblStylePr w:type="lastRow">
      <w:rPr>
        <w:b/>
        <w:bCs/>
        <w:color w:val="9AA800"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BBC" w:themeFill="accent6" w:themeFillTint="3F"/>
      </w:tcPr>
    </w:tblStylePr>
    <w:tblStylePr w:type="band1Horz">
      <w:tblPr/>
      <w:tcPr>
        <w:shd w:val="clear" w:color="auto" w:fill="FFEFC9" w:themeFill="accent6" w:themeFillTint="33"/>
      </w:tcPr>
    </w:tblStylePr>
  </w:style>
  <w:style w:type="table" w:styleId="ColorfulShading">
    <w:name w:val="Colorful Shading"/>
    <w:basedOn w:val="TableNormal"/>
    <w:uiPriority w:val="71"/>
    <w:semiHidden/>
    <w:rsid w:val="00815342"/>
    <w:pPr>
      <w:spacing w:line="240" w:lineRule="auto"/>
    </w:pPr>
    <w:tblPr>
      <w:tblStyleRowBandSize w:val="1"/>
      <w:tblStyleColBandSize w:val="1"/>
      <w:tblBorders>
        <w:top w:val="single" w:sz="24" w:space="0" w:color="0092D7"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71"/>
    <w:semiHidden/>
    <w:rsid w:val="00815342"/>
    <w:pPr>
      <w:spacing w:line="240" w:lineRule="auto"/>
    </w:pPr>
    <w:tblPr>
      <w:tblStyleRowBandSize w:val="1"/>
      <w:tblStyleColBandSize w:val="1"/>
      <w:tblBorders>
        <w:top w:val="single" w:sz="24" w:space="0" w:color="0092D7" w:themeColor="accent2"/>
        <w:left w:val="single" w:sz="4" w:space="0" w:color="00428B" w:themeColor="accent1"/>
        <w:bottom w:val="single" w:sz="4" w:space="0" w:color="00428B" w:themeColor="accent1"/>
        <w:right w:val="single" w:sz="4" w:space="0" w:color="00428B" w:themeColor="accent1"/>
        <w:insideH w:val="single" w:sz="4" w:space="0" w:color="FFFFFF" w:themeColor="background1"/>
        <w:insideV w:val="single" w:sz="4" w:space="0" w:color="FFFFFF" w:themeColor="background1"/>
      </w:tblBorders>
    </w:tblPr>
    <w:tcPr>
      <w:shd w:val="clear" w:color="auto" w:fill="DAEBFF" w:themeFill="accent1"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753" w:themeFill="accent1" w:themeFillShade="99"/>
      </w:tcPr>
    </w:tblStylePr>
    <w:tblStylePr w:type="firstCol">
      <w:rPr>
        <w:color w:val="FFFFFF" w:themeColor="background1"/>
      </w:rPr>
      <w:tblPr/>
      <w:tcPr>
        <w:tcBorders>
          <w:top w:val="nil"/>
          <w:left w:val="nil"/>
          <w:bottom w:val="nil"/>
          <w:right w:val="nil"/>
          <w:insideH w:val="single" w:sz="4" w:space="0" w:color="002753" w:themeColor="accent1" w:themeShade="99"/>
          <w:insideV w:val="nil"/>
        </w:tcBorders>
        <w:shd w:val="clear" w:color="auto" w:fill="0027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753" w:themeFill="accent1" w:themeFillShade="99"/>
      </w:tcPr>
    </w:tblStylePr>
    <w:tblStylePr w:type="band1Vert">
      <w:tblPr/>
      <w:tcPr>
        <w:shd w:val="clear" w:color="auto" w:fill="6AB0FF" w:themeFill="accent1" w:themeFillTint="66"/>
      </w:tcPr>
    </w:tblStylePr>
    <w:tblStylePr w:type="band1Horz">
      <w:tblPr/>
      <w:tcPr>
        <w:shd w:val="clear" w:color="auto" w:fill="469DFF"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71"/>
    <w:semiHidden/>
    <w:rsid w:val="00815342"/>
    <w:pPr>
      <w:spacing w:line="240" w:lineRule="auto"/>
    </w:pPr>
    <w:tblPr>
      <w:tblStyleRowBandSize w:val="1"/>
      <w:tblStyleColBandSize w:val="1"/>
      <w:tblBorders>
        <w:top w:val="single" w:sz="24" w:space="0" w:color="0092D7" w:themeColor="accent2"/>
        <w:left w:val="single" w:sz="4" w:space="0" w:color="0092D7" w:themeColor="accent2"/>
        <w:bottom w:val="single" w:sz="4" w:space="0" w:color="0092D7" w:themeColor="accent2"/>
        <w:right w:val="single" w:sz="4" w:space="0" w:color="0092D7" w:themeColor="accent2"/>
        <w:insideH w:val="single" w:sz="4" w:space="0" w:color="FFFFFF" w:themeColor="background1"/>
        <w:insideV w:val="single" w:sz="4" w:space="0" w:color="FFFFFF" w:themeColor="background1"/>
      </w:tblBorders>
    </w:tblPr>
    <w:tcPr>
      <w:shd w:val="clear" w:color="auto" w:fill="E2F5FF" w:themeFill="accent2"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781" w:themeFill="accent2" w:themeFillShade="99"/>
      </w:tcPr>
    </w:tblStylePr>
    <w:tblStylePr w:type="firstCol">
      <w:rPr>
        <w:color w:val="FFFFFF" w:themeColor="background1"/>
      </w:rPr>
      <w:tblPr/>
      <w:tcPr>
        <w:tcBorders>
          <w:top w:val="nil"/>
          <w:left w:val="nil"/>
          <w:bottom w:val="nil"/>
          <w:right w:val="nil"/>
          <w:insideH w:val="single" w:sz="4" w:space="0" w:color="005781" w:themeColor="accent2" w:themeShade="99"/>
          <w:insideV w:val="nil"/>
        </w:tcBorders>
        <w:shd w:val="clear" w:color="auto" w:fill="00578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781" w:themeFill="accent2" w:themeFillShade="99"/>
      </w:tcPr>
    </w:tblStylePr>
    <w:tblStylePr w:type="band1Vert">
      <w:tblPr/>
      <w:tcPr>
        <w:shd w:val="clear" w:color="auto" w:fill="89D9FF" w:themeFill="accent2" w:themeFillTint="66"/>
      </w:tcPr>
    </w:tblStylePr>
    <w:tblStylePr w:type="band1Horz">
      <w:tblPr/>
      <w:tcPr>
        <w:shd w:val="clear" w:color="auto" w:fill="6CCFFF"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71"/>
    <w:semiHidden/>
    <w:rsid w:val="00815342"/>
    <w:pPr>
      <w:spacing w:line="240" w:lineRule="auto"/>
    </w:pPr>
    <w:tblPr>
      <w:tblStyleRowBandSize w:val="1"/>
      <w:tblStyleColBandSize w:val="1"/>
      <w:tblBorders>
        <w:top w:val="single" w:sz="24" w:space="0" w:color="75BB19" w:themeColor="accent4"/>
        <w:left w:val="single" w:sz="4" w:space="0" w:color="46C2D7" w:themeColor="accent3"/>
        <w:bottom w:val="single" w:sz="4" w:space="0" w:color="46C2D7" w:themeColor="accent3"/>
        <w:right w:val="single" w:sz="4" w:space="0" w:color="46C2D7" w:themeColor="accent3"/>
        <w:insideH w:val="single" w:sz="4" w:space="0" w:color="FFFFFF" w:themeColor="background1"/>
        <w:insideV w:val="single" w:sz="4" w:space="0" w:color="FFFFFF" w:themeColor="background1"/>
      </w:tblBorders>
    </w:tblPr>
    <w:tcPr>
      <w:shd w:val="clear" w:color="auto" w:fill="ECF9FB" w:themeFill="accent3" w:themeFillTint="19"/>
    </w:tcPr>
    <w:tblStylePr w:type="firstRow">
      <w:rPr>
        <w:b/>
        <w:bCs/>
      </w:rPr>
      <w:tblPr/>
      <w:tcPr>
        <w:tcBorders>
          <w:top w:val="nil"/>
          <w:left w:val="nil"/>
          <w:bottom w:val="single" w:sz="24" w:space="0" w:color="75BB1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7C8C" w:themeFill="accent3" w:themeFillShade="99"/>
      </w:tcPr>
    </w:tblStylePr>
    <w:tblStylePr w:type="firstCol">
      <w:rPr>
        <w:color w:val="FFFFFF" w:themeColor="background1"/>
      </w:rPr>
      <w:tblPr/>
      <w:tcPr>
        <w:tcBorders>
          <w:top w:val="nil"/>
          <w:left w:val="nil"/>
          <w:bottom w:val="nil"/>
          <w:right w:val="nil"/>
          <w:insideH w:val="single" w:sz="4" w:space="0" w:color="1E7C8C" w:themeColor="accent3" w:themeShade="99"/>
          <w:insideV w:val="nil"/>
        </w:tcBorders>
        <w:shd w:val="clear" w:color="auto" w:fill="1E7C8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E7C8C" w:themeFill="accent3" w:themeFillShade="99"/>
      </w:tcPr>
    </w:tblStylePr>
    <w:tblStylePr w:type="band1Vert">
      <w:tblPr/>
      <w:tcPr>
        <w:shd w:val="clear" w:color="auto" w:fill="B5E6EF" w:themeFill="accent3" w:themeFillTint="66"/>
      </w:tcPr>
    </w:tblStylePr>
    <w:tblStylePr w:type="band1Horz">
      <w:tblPr/>
      <w:tcPr>
        <w:shd w:val="clear" w:color="auto" w:fill="A2E0EB" w:themeFill="accent3" w:themeFillTint="7F"/>
      </w:tcPr>
    </w:tblStylePr>
  </w:style>
  <w:style w:type="table" w:styleId="ColorfulShading-Accent4">
    <w:name w:val="Colorful Shading Accent 4"/>
    <w:basedOn w:val="TableNormal"/>
    <w:uiPriority w:val="71"/>
    <w:semiHidden/>
    <w:rsid w:val="00815342"/>
    <w:pPr>
      <w:spacing w:line="240" w:lineRule="auto"/>
    </w:pPr>
    <w:tblPr>
      <w:tblStyleRowBandSize w:val="1"/>
      <w:tblStyleColBandSize w:val="1"/>
      <w:tblBorders>
        <w:top w:val="single" w:sz="24" w:space="0" w:color="46C2D7" w:themeColor="accent3"/>
        <w:left w:val="single" w:sz="4" w:space="0" w:color="75BB19" w:themeColor="accent4"/>
        <w:bottom w:val="single" w:sz="4" w:space="0" w:color="75BB19" w:themeColor="accent4"/>
        <w:right w:val="single" w:sz="4" w:space="0" w:color="75BB19" w:themeColor="accent4"/>
        <w:insideH w:val="single" w:sz="4" w:space="0" w:color="FFFFFF" w:themeColor="background1"/>
        <w:insideV w:val="single" w:sz="4" w:space="0" w:color="FFFFFF" w:themeColor="background1"/>
      </w:tblBorders>
    </w:tblPr>
    <w:tcPr>
      <w:shd w:val="clear" w:color="auto" w:fill="F1FBE5" w:themeFill="accent4" w:themeFillTint="19"/>
    </w:tcPr>
    <w:tblStylePr w:type="firstRow">
      <w:rPr>
        <w:b/>
        <w:bCs/>
      </w:rPr>
      <w:tblPr/>
      <w:tcPr>
        <w:tcBorders>
          <w:top w:val="nil"/>
          <w:left w:val="nil"/>
          <w:bottom w:val="single" w:sz="24" w:space="0" w:color="46C2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700F" w:themeFill="accent4" w:themeFillShade="99"/>
      </w:tcPr>
    </w:tblStylePr>
    <w:tblStylePr w:type="firstCol">
      <w:rPr>
        <w:color w:val="FFFFFF" w:themeColor="background1"/>
      </w:rPr>
      <w:tblPr/>
      <w:tcPr>
        <w:tcBorders>
          <w:top w:val="nil"/>
          <w:left w:val="nil"/>
          <w:bottom w:val="nil"/>
          <w:right w:val="nil"/>
          <w:insideH w:val="single" w:sz="4" w:space="0" w:color="45700F" w:themeColor="accent4" w:themeShade="99"/>
          <w:insideV w:val="nil"/>
        </w:tcBorders>
        <w:shd w:val="clear" w:color="auto" w:fill="45700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5700F" w:themeFill="accent4" w:themeFillShade="99"/>
      </w:tcPr>
    </w:tblStylePr>
    <w:tblStylePr w:type="band1Vert">
      <w:tblPr/>
      <w:tcPr>
        <w:shd w:val="clear" w:color="auto" w:fill="C9F195" w:themeFill="accent4" w:themeFillTint="66"/>
      </w:tcPr>
    </w:tblStylePr>
    <w:tblStylePr w:type="band1Horz">
      <w:tblPr/>
      <w:tcPr>
        <w:shd w:val="clear" w:color="auto" w:fill="BCED7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71"/>
    <w:semiHidden/>
    <w:rsid w:val="00815342"/>
    <w:pPr>
      <w:spacing w:line="240" w:lineRule="auto"/>
    </w:pPr>
    <w:tblPr>
      <w:tblStyleRowBandSize w:val="1"/>
      <w:tblStyleColBandSize w:val="1"/>
      <w:tblBorders>
        <w:top w:val="single" w:sz="24" w:space="0" w:color="F0AB00" w:themeColor="accent6"/>
        <w:left w:val="single" w:sz="4" w:space="0" w:color="C2D300" w:themeColor="accent5"/>
        <w:bottom w:val="single" w:sz="4" w:space="0" w:color="C2D300" w:themeColor="accent5"/>
        <w:right w:val="single" w:sz="4" w:space="0" w:color="C2D300" w:themeColor="accent5"/>
        <w:insideH w:val="single" w:sz="4" w:space="0" w:color="FFFFFF" w:themeColor="background1"/>
        <w:insideV w:val="single" w:sz="4" w:space="0" w:color="FFFFFF" w:themeColor="background1"/>
      </w:tblBorders>
    </w:tblPr>
    <w:tcPr>
      <w:shd w:val="clear" w:color="auto" w:fill="FCFFE1" w:themeFill="accent5" w:themeFillTint="19"/>
    </w:tcPr>
    <w:tblStylePr w:type="firstRow">
      <w:rPr>
        <w:b/>
        <w:bCs/>
      </w:rPr>
      <w:tblPr/>
      <w:tcPr>
        <w:tcBorders>
          <w:top w:val="nil"/>
          <w:left w:val="nil"/>
          <w:bottom w:val="single" w:sz="24" w:space="0" w:color="F0AB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7E00" w:themeFill="accent5" w:themeFillShade="99"/>
      </w:tcPr>
    </w:tblStylePr>
    <w:tblStylePr w:type="firstCol">
      <w:rPr>
        <w:color w:val="FFFFFF" w:themeColor="background1"/>
      </w:rPr>
      <w:tblPr/>
      <w:tcPr>
        <w:tcBorders>
          <w:top w:val="nil"/>
          <w:left w:val="nil"/>
          <w:bottom w:val="nil"/>
          <w:right w:val="nil"/>
          <w:insideH w:val="single" w:sz="4" w:space="0" w:color="737E00" w:themeColor="accent5" w:themeShade="99"/>
          <w:insideV w:val="nil"/>
        </w:tcBorders>
        <w:shd w:val="clear" w:color="auto" w:fill="737E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37E00" w:themeFill="accent5" w:themeFillShade="99"/>
      </w:tcPr>
    </w:tblStylePr>
    <w:tblStylePr w:type="band1Vert">
      <w:tblPr/>
      <w:tcPr>
        <w:shd w:val="clear" w:color="auto" w:fill="F5FF87" w:themeFill="accent5" w:themeFillTint="66"/>
      </w:tcPr>
    </w:tblStylePr>
    <w:tblStylePr w:type="band1Horz">
      <w:tblPr/>
      <w:tcPr>
        <w:shd w:val="clear" w:color="auto" w:fill="F2FF6A"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71"/>
    <w:semiHidden/>
    <w:rsid w:val="00815342"/>
    <w:pPr>
      <w:spacing w:line="240" w:lineRule="auto"/>
    </w:pPr>
    <w:tblPr>
      <w:tblStyleRowBandSize w:val="1"/>
      <w:tblStyleColBandSize w:val="1"/>
      <w:tblBorders>
        <w:top w:val="single" w:sz="24" w:space="0" w:color="C2D300" w:themeColor="accent5"/>
        <w:left w:val="single" w:sz="4" w:space="0" w:color="F0AB00" w:themeColor="accent6"/>
        <w:bottom w:val="single" w:sz="4" w:space="0" w:color="F0AB00" w:themeColor="accent6"/>
        <w:right w:val="single" w:sz="4" w:space="0" w:color="F0AB00" w:themeColor="accent6"/>
        <w:insideH w:val="single" w:sz="4" w:space="0" w:color="FFFFFF" w:themeColor="background1"/>
        <w:insideV w:val="single" w:sz="4" w:space="0" w:color="FFFFFF" w:themeColor="background1"/>
      </w:tblBorders>
    </w:tblPr>
    <w:tcPr>
      <w:shd w:val="clear" w:color="auto" w:fill="FFF7E4" w:themeFill="accent6" w:themeFillTint="19"/>
    </w:tcPr>
    <w:tblStylePr w:type="firstRow">
      <w:rPr>
        <w:b/>
        <w:bCs/>
      </w:rPr>
      <w:tblPr/>
      <w:tcPr>
        <w:tcBorders>
          <w:top w:val="nil"/>
          <w:left w:val="nil"/>
          <w:bottom w:val="single" w:sz="24" w:space="0" w:color="C2D3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6600" w:themeFill="accent6" w:themeFillShade="99"/>
      </w:tcPr>
    </w:tblStylePr>
    <w:tblStylePr w:type="firstCol">
      <w:rPr>
        <w:color w:val="FFFFFF" w:themeColor="background1"/>
      </w:rPr>
      <w:tblPr/>
      <w:tcPr>
        <w:tcBorders>
          <w:top w:val="nil"/>
          <w:left w:val="nil"/>
          <w:bottom w:val="nil"/>
          <w:right w:val="nil"/>
          <w:insideH w:val="single" w:sz="4" w:space="0" w:color="906600" w:themeColor="accent6" w:themeShade="99"/>
          <w:insideV w:val="nil"/>
        </w:tcBorders>
        <w:shd w:val="clear" w:color="auto" w:fill="9066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06600" w:themeFill="accent6" w:themeFillShade="99"/>
      </w:tcPr>
    </w:tblStylePr>
    <w:tblStylePr w:type="band1Vert">
      <w:tblPr/>
      <w:tcPr>
        <w:shd w:val="clear" w:color="auto" w:fill="FFDF93" w:themeFill="accent6" w:themeFillTint="66"/>
      </w:tcPr>
    </w:tblStylePr>
    <w:tblStylePr w:type="band1Horz">
      <w:tblPr/>
      <w:tcPr>
        <w:shd w:val="clear" w:color="auto" w:fill="FFD778"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70"/>
    <w:semiHidden/>
    <w:rsid w:val="00815342"/>
    <w:pPr>
      <w:spacing w:line="240" w:lineRule="auto"/>
    </w:pPr>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70"/>
    <w:semiHidden/>
    <w:rsid w:val="00815342"/>
    <w:pPr>
      <w:spacing w:line="240" w:lineRule="auto"/>
    </w:pPr>
    <w:rPr>
      <w:color w:val="FFFFFF" w:themeColor="background1"/>
    </w:rPr>
    <w:tblPr>
      <w:tblStyleRowBandSize w:val="1"/>
      <w:tblStyleColBandSize w:val="1"/>
    </w:tblPr>
    <w:tcPr>
      <w:shd w:val="clear" w:color="auto" w:fill="00428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020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168" w:themeFill="accent1" w:themeFillShade="BF"/>
      </w:tcPr>
    </w:tblStylePr>
    <w:tblStylePr w:type="band1Vert">
      <w:tblPr/>
      <w:tcPr>
        <w:tcBorders>
          <w:top w:val="nil"/>
          <w:left w:val="nil"/>
          <w:bottom w:val="nil"/>
          <w:right w:val="nil"/>
          <w:insideH w:val="nil"/>
          <w:insideV w:val="nil"/>
        </w:tcBorders>
        <w:shd w:val="clear" w:color="auto" w:fill="003168" w:themeFill="accent1" w:themeFillShade="BF"/>
      </w:tcPr>
    </w:tblStylePr>
    <w:tblStylePr w:type="band1Horz">
      <w:tblPr/>
      <w:tcPr>
        <w:tcBorders>
          <w:top w:val="nil"/>
          <w:left w:val="nil"/>
          <w:bottom w:val="nil"/>
          <w:right w:val="nil"/>
          <w:insideH w:val="nil"/>
          <w:insideV w:val="nil"/>
        </w:tcBorders>
        <w:shd w:val="clear" w:color="auto" w:fill="003168" w:themeFill="accent1" w:themeFillShade="BF"/>
      </w:tcPr>
    </w:tblStylePr>
  </w:style>
  <w:style w:type="table" w:styleId="DarkList-Accent2">
    <w:name w:val="Dark List Accent 2"/>
    <w:basedOn w:val="TableNormal"/>
    <w:uiPriority w:val="70"/>
    <w:semiHidden/>
    <w:rsid w:val="00815342"/>
    <w:pPr>
      <w:spacing w:line="240" w:lineRule="auto"/>
    </w:pPr>
    <w:rPr>
      <w:color w:val="FFFFFF" w:themeColor="background1"/>
    </w:rPr>
    <w:tblPr>
      <w:tblStyleRowBandSize w:val="1"/>
      <w:tblStyleColBandSize w:val="1"/>
    </w:tblPr>
    <w:tcPr>
      <w:shd w:val="clear" w:color="auto" w:fill="0092D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0486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6DA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6DA1" w:themeFill="accent2" w:themeFillShade="BF"/>
      </w:tcPr>
    </w:tblStylePr>
    <w:tblStylePr w:type="band1Vert">
      <w:tblPr/>
      <w:tcPr>
        <w:tcBorders>
          <w:top w:val="nil"/>
          <w:left w:val="nil"/>
          <w:bottom w:val="nil"/>
          <w:right w:val="nil"/>
          <w:insideH w:val="nil"/>
          <w:insideV w:val="nil"/>
        </w:tcBorders>
        <w:shd w:val="clear" w:color="auto" w:fill="006DA1" w:themeFill="accent2" w:themeFillShade="BF"/>
      </w:tcPr>
    </w:tblStylePr>
    <w:tblStylePr w:type="band1Horz">
      <w:tblPr/>
      <w:tcPr>
        <w:tcBorders>
          <w:top w:val="nil"/>
          <w:left w:val="nil"/>
          <w:bottom w:val="nil"/>
          <w:right w:val="nil"/>
          <w:insideH w:val="nil"/>
          <w:insideV w:val="nil"/>
        </w:tcBorders>
        <w:shd w:val="clear" w:color="auto" w:fill="006DA1" w:themeFill="accent2" w:themeFillShade="BF"/>
      </w:tcPr>
    </w:tblStylePr>
  </w:style>
  <w:style w:type="table" w:styleId="DarkList-Accent3">
    <w:name w:val="Dark List Accent 3"/>
    <w:basedOn w:val="TableNormal"/>
    <w:uiPriority w:val="70"/>
    <w:semiHidden/>
    <w:rsid w:val="00815342"/>
    <w:pPr>
      <w:spacing w:line="240" w:lineRule="auto"/>
    </w:pPr>
    <w:rPr>
      <w:color w:val="FFFFFF" w:themeColor="background1"/>
    </w:rPr>
    <w:tblPr>
      <w:tblStyleRowBandSize w:val="1"/>
      <w:tblStyleColBandSize w:val="1"/>
    </w:tblPr>
    <w:tcPr>
      <w:shd w:val="clear" w:color="auto" w:fill="46C2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9677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69BA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69BAF" w:themeFill="accent3" w:themeFillShade="BF"/>
      </w:tcPr>
    </w:tblStylePr>
    <w:tblStylePr w:type="band1Vert">
      <w:tblPr/>
      <w:tcPr>
        <w:tcBorders>
          <w:top w:val="nil"/>
          <w:left w:val="nil"/>
          <w:bottom w:val="nil"/>
          <w:right w:val="nil"/>
          <w:insideH w:val="nil"/>
          <w:insideV w:val="nil"/>
        </w:tcBorders>
        <w:shd w:val="clear" w:color="auto" w:fill="269BAF" w:themeFill="accent3" w:themeFillShade="BF"/>
      </w:tcPr>
    </w:tblStylePr>
    <w:tblStylePr w:type="band1Horz">
      <w:tblPr/>
      <w:tcPr>
        <w:tcBorders>
          <w:top w:val="nil"/>
          <w:left w:val="nil"/>
          <w:bottom w:val="nil"/>
          <w:right w:val="nil"/>
          <w:insideH w:val="nil"/>
          <w:insideV w:val="nil"/>
        </w:tcBorders>
        <w:shd w:val="clear" w:color="auto" w:fill="269BAF" w:themeFill="accent3" w:themeFillShade="BF"/>
      </w:tcPr>
    </w:tblStylePr>
  </w:style>
  <w:style w:type="table" w:styleId="DarkList-Accent4">
    <w:name w:val="Dark List Accent 4"/>
    <w:basedOn w:val="TableNormal"/>
    <w:uiPriority w:val="70"/>
    <w:semiHidden/>
    <w:rsid w:val="00815342"/>
    <w:pPr>
      <w:spacing w:line="240" w:lineRule="auto"/>
    </w:pPr>
    <w:rPr>
      <w:color w:val="FFFFFF" w:themeColor="background1"/>
    </w:rPr>
    <w:tblPr>
      <w:tblStyleRowBandSize w:val="1"/>
      <w:tblStyleColBandSize w:val="1"/>
    </w:tblPr>
    <w:tcPr>
      <w:shd w:val="clear" w:color="auto" w:fill="75BB1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395C0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B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B12" w:themeFill="accent4" w:themeFillShade="BF"/>
      </w:tcPr>
    </w:tblStylePr>
    <w:tblStylePr w:type="band1Vert">
      <w:tblPr/>
      <w:tcPr>
        <w:tcBorders>
          <w:top w:val="nil"/>
          <w:left w:val="nil"/>
          <w:bottom w:val="nil"/>
          <w:right w:val="nil"/>
          <w:insideH w:val="nil"/>
          <w:insideV w:val="nil"/>
        </w:tcBorders>
        <w:shd w:val="clear" w:color="auto" w:fill="578B12" w:themeFill="accent4" w:themeFillShade="BF"/>
      </w:tcPr>
    </w:tblStylePr>
    <w:tblStylePr w:type="band1Horz">
      <w:tblPr/>
      <w:tcPr>
        <w:tcBorders>
          <w:top w:val="nil"/>
          <w:left w:val="nil"/>
          <w:bottom w:val="nil"/>
          <w:right w:val="nil"/>
          <w:insideH w:val="nil"/>
          <w:insideV w:val="nil"/>
        </w:tcBorders>
        <w:shd w:val="clear" w:color="auto" w:fill="578B12" w:themeFill="accent4" w:themeFillShade="BF"/>
      </w:tcPr>
    </w:tblStylePr>
  </w:style>
  <w:style w:type="table" w:styleId="DarkList-Accent5">
    <w:name w:val="Dark List Accent 5"/>
    <w:basedOn w:val="TableNormal"/>
    <w:uiPriority w:val="70"/>
    <w:semiHidden/>
    <w:rsid w:val="00815342"/>
    <w:pPr>
      <w:spacing w:line="240" w:lineRule="auto"/>
    </w:pPr>
    <w:rPr>
      <w:color w:val="FFFFFF" w:themeColor="background1"/>
    </w:rPr>
    <w:tblPr>
      <w:tblStyleRowBandSize w:val="1"/>
      <w:tblStyleColBandSize w:val="1"/>
    </w:tblPr>
    <w:tcPr>
      <w:shd w:val="clear" w:color="auto" w:fill="C2D3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6069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09E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09E00" w:themeFill="accent5" w:themeFillShade="BF"/>
      </w:tcPr>
    </w:tblStylePr>
    <w:tblStylePr w:type="band1Vert">
      <w:tblPr/>
      <w:tcPr>
        <w:tcBorders>
          <w:top w:val="nil"/>
          <w:left w:val="nil"/>
          <w:bottom w:val="nil"/>
          <w:right w:val="nil"/>
          <w:insideH w:val="nil"/>
          <w:insideV w:val="nil"/>
        </w:tcBorders>
        <w:shd w:val="clear" w:color="auto" w:fill="909E00" w:themeFill="accent5" w:themeFillShade="BF"/>
      </w:tcPr>
    </w:tblStylePr>
    <w:tblStylePr w:type="band1Horz">
      <w:tblPr/>
      <w:tcPr>
        <w:tcBorders>
          <w:top w:val="nil"/>
          <w:left w:val="nil"/>
          <w:bottom w:val="nil"/>
          <w:right w:val="nil"/>
          <w:insideH w:val="nil"/>
          <w:insideV w:val="nil"/>
        </w:tcBorders>
        <w:shd w:val="clear" w:color="auto" w:fill="909E00" w:themeFill="accent5" w:themeFillShade="BF"/>
      </w:tcPr>
    </w:tblStylePr>
  </w:style>
  <w:style w:type="table" w:styleId="DarkList-Accent6">
    <w:name w:val="Dark List Accent 6"/>
    <w:basedOn w:val="TableNormal"/>
    <w:uiPriority w:val="70"/>
    <w:semiHidden/>
    <w:rsid w:val="00815342"/>
    <w:pPr>
      <w:spacing w:line="240" w:lineRule="auto"/>
    </w:pPr>
    <w:rPr>
      <w:color w:val="FFFFFF" w:themeColor="background1"/>
    </w:rPr>
    <w:tblPr>
      <w:tblStyleRowBandSize w:val="1"/>
      <w:tblStyleColBandSize w:val="1"/>
    </w:tblPr>
    <w:tcPr>
      <w:shd w:val="clear" w:color="auto" w:fill="F0AB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7754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37F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37F00" w:themeFill="accent6" w:themeFillShade="BF"/>
      </w:tcPr>
    </w:tblStylePr>
    <w:tblStylePr w:type="band1Vert">
      <w:tblPr/>
      <w:tcPr>
        <w:tcBorders>
          <w:top w:val="nil"/>
          <w:left w:val="nil"/>
          <w:bottom w:val="nil"/>
          <w:right w:val="nil"/>
          <w:insideH w:val="nil"/>
          <w:insideV w:val="nil"/>
        </w:tcBorders>
        <w:shd w:val="clear" w:color="auto" w:fill="B37F00" w:themeFill="accent6" w:themeFillShade="BF"/>
      </w:tcPr>
    </w:tblStylePr>
    <w:tblStylePr w:type="band1Horz">
      <w:tblPr/>
      <w:tcPr>
        <w:tcBorders>
          <w:top w:val="nil"/>
          <w:left w:val="nil"/>
          <w:bottom w:val="nil"/>
          <w:right w:val="nil"/>
          <w:insideH w:val="nil"/>
          <w:insideV w:val="nil"/>
        </w:tcBorders>
        <w:shd w:val="clear" w:color="auto" w:fill="B37F00" w:themeFill="accent6" w:themeFillShade="BF"/>
      </w:tcPr>
    </w:tblStylePr>
  </w:style>
  <w:style w:type="table" w:customStyle="1" w:styleId="GridTable1Light1">
    <w:name w:val="Grid Table 1 Light1"/>
    <w:basedOn w:val="TableNormal"/>
    <w:uiPriority w:val="46"/>
    <w:semiHidden/>
    <w:rsid w:val="00815342"/>
    <w:pPr>
      <w:spacing w:line="240" w:lineRule="auto"/>
    </w:p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semiHidden/>
    <w:rsid w:val="00815342"/>
    <w:pPr>
      <w:spacing w:line="240" w:lineRule="auto"/>
    </w:pPr>
    <w:tblPr>
      <w:tblStyleRowBandSize w:val="1"/>
      <w:tblStyleColBandSize w:val="1"/>
      <w:tblBorders>
        <w:top w:val="single" w:sz="4" w:space="0" w:color="6AB0FF" w:themeColor="accent1" w:themeTint="66"/>
        <w:left w:val="single" w:sz="4" w:space="0" w:color="6AB0FF" w:themeColor="accent1" w:themeTint="66"/>
        <w:bottom w:val="single" w:sz="4" w:space="0" w:color="6AB0FF" w:themeColor="accent1" w:themeTint="66"/>
        <w:right w:val="single" w:sz="4" w:space="0" w:color="6AB0FF" w:themeColor="accent1" w:themeTint="66"/>
        <w:insideH w:val="single" w:sz="4" w:space="0" w:color="6AB0FF" w:themeColor="accent1" w:themeTint="66"/>
        <w:insideV w:val="single" w:sz="4" w:space="0" w:color="6AB0FF" w:themeColor="accent1" w:themeTint="66"/>
      </w:tblBorders>
    </w:tblPr>
    <w:tblStylePr w:type="firstRow">
      <w:rPr>
        <w:b/>
        <w:bCs/>
      </w:rPr>
      <w:tblPr/>
      <w:tcPr>
        <w:tcBorders>
          <w:bottom w:val="single" w:sz="12" w:space="0" w:color="2089FF" w:themeColor="accent1" w:themeTint="99"/>
        </w:tcBorders>
      </w:tcPr>
    </w:tblStylePr>
    <w:tblStylePr w:type="lastRow">
      <w:rPr>
        <w:b/>
        <w:bCs/>
      </w:rPr>
      <w:tblPr/>
      <w:tcPr>
        <w:tcBorders>
          <w:top w:val="double" w:sz="2" w:space="0" w:color="2089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semiHidden/>
    <w:rsid w:val="00815342"/>
    <w:pPr>
      <w:spacing w:line="240" w:lineRule="auto"/>
    </w:pPr>
    <w:tblPr>
      <w:tblStyleRowBandSize w:val="1"/>
      <w:tblStyleColBandSize w:val="1"/>
      <w:tblBorders>
        <w:top w:val="single" w:sz="4" w:space="0" w:color="89D9FF" w:themeColor="accent2" w:themeTint="66"/>
        <w:left w:val="single" w:sz="4" w:space="0" w:color="89D9FF" w:themeColor="accent2" w:themeTint="66"/>
        <w:bottom w:val="single" w:sz="4" w:space="0" w:color="89D9FF" w:themeColor="accent2" w:themeTint="66"/>
        <w:right w:val="single" w:sz="4" w:space="0" w:color="89D9FF" w:themeColor="accent2" w:themeTint="66"/>
        <w:insideH w:val="single" w:sz="4" w:space="0" w:color="89D9FF" w:themeColor="accent2" w:themeTint="66"/>
        <w:insideV w:val="single" w:sz="4" w:space="0" w:color="89D9FF" w:themeColor="accent2" w:themeTint="66"/>
      </w:tblBorders>
    </w:tblPr>
    <w:tblStylePr w:type="firstRow">
      <w:rPr>
        <w:b/>
        <w:bCs/>
      </w:rPr>
      <w:tblPr/>
      <w:tcPr>
        <w:tcBorders>
          <w:bottom w:val="single" w:sz="12" w:space="0" w:color="4EC6FF" w:themeColor="accent2" w:themeTint="99"/>
        </w:tcBorders>
      </w:tcPr>
    </w:tblStylePr>
    <w:tblStylePr w:type="lastRow">
      <w:rPr>
        <w:b/>
        <w:bCs/>
      </w:rPr>
      <w:tblPr/>
      <w:tcPr>
        <w:tcBorders>
          <w:top w:val="double" w:sz="2" w:space="0" w:color="4EC6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semiHidden/>
    <w:rsid w:val="00815342"/>
    <w:pPr>
      <w:spacing w:line="240" w:lineRule="auto"/>
    </w:pPr>
    <w:tblPr>
      <w:tblStyleRowBandSize w:val="1"/>
      <w:tblStyleColBandSize w:val="1"/>
      <w:tblBorders>
        <w:top w:val="single" w:sz="4" w:space="0" w:color="B5E6EF" w:themeColor="accent3" w:themeTint="66"/>
        <w:left w:val="single" w:sz="4" w:space="0" w:color="B5E6EF" w:themeColor="accent3" w:themeTint="66"/>
        <w:bottom w:val="single" w:sz="4" w:space="0" w:color="B5E6EF" w:themeColor="accent3" w:themeTint="66"/>
        <w:right w:val="single" w:sz="4" w:space="0" w:color="B5E6EF" w:themeColor="accent3" w:themeTint="66"/>
        <w:insideH w:val="single" w:sz="4" w:space="0" w:color="B5E6EF" w:themeColor="accent3" w:themeTint="66"/>
        <w:insideV w:val="single" w:sz="4" w:space="0" w:color="B5E6EF" w:themeColor="accent3" w:themeTint="66"/>
      </w:tblBorders>
    </w:tblPr>
    <w:tblStylePr w:type="firstRow">
      <w:rPr>
        <w:b/>
        <w:bCs/>
      </w:rPr>
      <w:tblPr/>
      <w:tcPr>
        <w:tcBorders>
          <w:bottom w:val="single" w:sz="12" w:space="0" w:color="90DAE7" w:themeColor="accent3" w:themeTint="99"/>
        </w:tcBorders>
      </w:tcPr>
    </w:tblStylePr>
    <w:tblStylePr w:type="lastRow">
      <w:rPr>
        <w:b/>
        <w:bCs/>
      </w:rPr>
      <w:tblPr/>
      <w:tcPr>
        <w:tcBorders>
          <w:top w:val="double" w:sz="2" w:space="0" w:color="90DAE7"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semiHidden/>
    <w:rsid w:val="00815342"/>
    <w:pPr>
      <w:spacing w:line="240" w:lineRule="auto"/>
    </w:pPr>
    <w:tblPr>
      <w:tblStyleRowBandSize w:val="1"/>
      <w:tblStyleColBandSize w:val="1"/>
      <w:tblBorders>
        <w:top w:val="single" w:sz="4" w:space="0" w:color="C9F195" w:themeColor="accent4" w:themeTint="66"/>
        <w:left w:val="single" w:sz="4" w:space="0" w:color="C9F195" w:themeColor="accent4" w:themeTint="66"/>
        <w:bottom w:val="single" w:sz="4" w:space="0" w:color="C9F195" w:themeColor="accent4" w:themeTint="66"/>
        <w:right w:val="single" w:sz="4" w:space="0" w:color="C9F195" w:themeColor="accent4" w:themeTint="66"/>
        <w:insideH w:val="single" w:sz="4" w:space="0" w:color="C9F195" w:themeColor="accent4" w:themeTint="66"/>
        <w:insideV w:val="single" w:sz="4" w:space="0" w:color="C9F195" w:themeColor="accent4" w:themeTint="66"/>
      </w:tblBorders>
    </w:tblPr>
    <w:tblStylePr w:type="firstRow">
      <w:rPr>
        <w:b/>
        <w:bCs/>
      </w:rPr>
      <w:tblPr/>
      <w:tcPr>
        <w:tcBorders>
          <w:bottom w:val="single" w:sz="12" w:space="0" w:color="AEEA61" w:themeColor="accent4" w:themeTint="99"/>
        </w:tcBorders>
      </w:tcPr>
    </w:tblStylePr>
    <w:tblStylePr w:type="lastRow">
      <w:rPr>
        <w:b/>
        <w:bCs/>
      </w:rPr>
      <w:tblPr/>
      <w:tcPr>
        <w:tcBorders>
          <w:top w:val="double" w:sz="2" w:space="0" w:color="AEEA61"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semiHidden/>
    <w:rsid w:val="00815342"/>
    <w:pPr>
      <w:spacing w:line="240" w:lineRule="auto"/>
    </w:pPr>
    <w:tblPr>
      <w:tblStyleRowBandSize w:val="1"/>
      <w:tblStyleColBandSize w:val="1"/>
      <w:tblBorders>
        <w:top w:val="single" w:sz="4" w:space="0" w:color="F5FF87" w:themeColor="accent5" w:themeTint="66"/>
        <w:left w:val="single" w:sz="4" w:space="0" w:color="F5FF87" w:themeColor="accent5" w:themeTint="66"/>
        <w:bottom w:val="single" w:sz="4" w:space="0" w:color="F5FF87" w:themeColor="accent5" w:themeTint="66"/>
        <w:right w:val="single" w:sz="4" w:space="0" w:color="F5FF87" w:themeColor="accent5" w:themeTint="66"/>
        <w:insideH w:val="single" w:sz="4" w:space="0" w:color="F5FF87" w:themeColor="accent5" w:themeTint="66"/>
        <w:insideV w:val="single" w:sz="4" w:space="0" w:color="F5FF87" w:themeColor="accent5" w:themeTint="66"/>
      </w:tblBorders>
    </w:tblPr>
    <w:tblStylePr w:type="firstRow">
      <w:rPr>
        <w:b/>
        <w:bCs/>
      </w:rPr>
      <w:tblPr/>
      <w:tcPr>
        <w:tcBorders>
          <w:bottom w:val="single" w:sz="12" w:space="0" w:color="F0FF4B" w:themeColor="accent5" w:themeTint="99"/>
        </w:tcBorders>
      </w:tcPr>
    </w:tblStylePr>
    <w:tblStylePr w:type="lastRow">
      <w:rPr>
        <w:b/>
        <w:bCs/>
      </w:rPr>
      <w:tblPr/>
      <w:tcPr>
        <w:tcBorders>
          <w:top w:val="double" w:sz="2" w:space="0" w:color="F0FF4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semiHidden/>
    <w:rsid w:val="00815342"/>
    <w:pPr>
      <w:spacing w:line="240" w:lineRule="auto"/>
    </w:pPr>
    <w:tblPr>
      <w:tblStyleRowBandSize w:val="1"/>
      <w:tblStyleColBandSize w:val="1"/>
      <w:tblBorders>
        <w:top w:val="single" w:sz="4" w:space="0" w:color="FFDF93" w:themeColor="accent6" w:themeTint="66"/>
        <w:left w:val="single" w:sz="4" w:space="0" w:color="FFDF93" w:themeColor="accent6" w:themeTint="66"/>
        <w:bottom w:val="single" w:sz="4" w:space="0" w:color="FFDF93" w:themeColor="accent6" w:themeTint="66"/>
        <w:right w:val="single" w:sz="4" w:space="0" w:color="FFDF93" w:themeColor="accent6" w:themeTint="66"/>
        <w:insideH w:val="single" w:sz="4" w:space="0" w:color="FFDF93" w:themeColor="accent6" w:themeTint="66"/>
        <w:insideV w:val="single" w:sz="4" w:space="0" w:color="FFDF93" w:themeColor="accent6" w:themeTint="66"/>
      </w:tblBorders>
    </w:tblPr>
    <w:tblStylePr w:type="firstRow">
      <w:rPr>
        <w:b/>
        <w:bCs/>
      </w:rPr>
      <w:tblPr/>
      <w:tcPr>
        <w:tcBorders>
          <w:bottom w:val="single" w:sz="12" w:space="0" w:color="FFCF5D" w:themeColor="accent6" w:themeTint="99"/>
        </w:tcBorders>
      </w:tcPr>
    </w:tblStylePr>
    <w:tblStylePr w:type="lastRow">
      <w:rPr>
        <w:b/>
        <w:bCs/>
      </w:rPr>
      <w:tblPr/>
      <w:tcPr>
        <w:tcBorders>
          <w:top w:val="double" w:sz="2" w:space="0" w:color="FFCF5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semiHidden/>
    <w:rsid w:val="00815342"/>
    <w:pPr>
      <w:spacing w:line="240" w:lineRule="auto"/>
    </w:p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47"/>
    <w:semiHidden/>
    <w:rsid w:val="00815342"/>
    <w:pPr>
      <w:spacing w:line="240" w:lineRule="auto"/>
    </w:pPr>
    <w:tblPr>
      <w:tblStyleRowBandSize w:val="1"/>
      <w:tblStyleColBandSize w:val="1"/>
      <w:tblBorders>
        <w:top w:val="single" w:sz="2" w:space="0" w:color="2089FF" w:themeColor="accent1" w:themeTint="99"/>
        <w:bottom w:val="single" w:sz="2" w:space="0" w:color="2089FF" w:themeColor="accent1" w:themeTint="99"/>
        <w:insideH w:val="single" w:sz="2" w:space="0" w:color="2089FF" w:themeColor="accent1" w:themeTint="99"/>
        <w:insideV w:val="single" w:sz="2" w:space="0" w:color="2089FF" w:themeColor="accent1" w:themeTint="99"/>
      </w:tblBorders>
    </w:tblPr>
    <w:tblStylePr w:type="firstRow">
      <w:rPr>
        <w:b/>
        <w:bCs/>
      </w:rPr>
      <w:tblPr/>
      <w:tcPr>
        <w:tcBorders>
          <w:top w:val="nil"/>
          <w:bottom w:val="single" w:sz="12" w:space="0" w:color="2089FF" w:themeColor="accent1" w:themeTint="99"/>
          <w:insideH w:val="nil"/>
          <w:insideV w:val="nil"/>
        </w:tcBorders>
        <w:shd w:val="clear" w:color="auto" w:fill="FFFFFF" w:themeFill="background1"/>
      </w:tcPr>
    </w:tblStylePr>
    <w:tblStylePr w:type="lastRow">
      <w:rPr>
        <w:b/>
        <w:bCs/>
      </w:rPr>
      <w:tblPr/>
      <w:tcPr>
        <w:tcBorders>
          <w:top w:val="double" w:sz="2" w:space="0" w:color="208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2-Accent21">
    <w:name w:val="Grid Table 2 - Accent 21"/>
    <w:basedOn w:val="TableNormal"/>
    <w:uiPriority w:val="47"/>
    <w:semiHidden/>
    <w:rsid w:val="00815342"/>
    <w:pPr>
      <w:spacing w:line="240" w:lineRule="auto"/>
    </w:pPr>
    <w:tblPr>
      <w:tblStyleRowBandSize w:val="1"/>
      <w:tblStyleColBandSize w:val="1"/>
      <w:tblBorders>
        <w:top w:val="single" w:sz="2" w:space="0" w:color="4EC6FF" w:themeColor="accent2" w:themeTint="99"/>
        <w:bottom w:val="single" w:sz="2" w:space="0" w:color="4EC6FF" w:themeColor="accent2" w:themeTint="99"/>
        <w:insideH w:val="single" w:sz="2" w:space="0" w:color="4EC6FF" w:themeColor="accent2" w:themeTint="99"/>
        <w:insideV w:val="single" w:sz="2" w:space="0" w:color="4EC6FF" w:themeColor="accent2" w:themeTint="99"/>
      </w:tblBorders>
    </w:tblPr>
    <w:tblStylePr w:type="firstRow">
      <w:rPr>
        <w:b/>
        <w:bCs/>
      </w:rPr>
      <w:tblPr/>
      <w:tcPr>
        <w:tcBorders>
          <w:top w:val="nil"/>
          <w:bottom w:val="single" w:sz="12" w:space="0" w:color="4EC6FF" w:themeColor="accent2" w:themeTint="99"/>
          <w:insideH w:val="nil"/>
          <w:insideV w:val="nil"/>
        </w:tcBorders>
        <w:shd w:val="clear" w:color="auto" w:fill="FFFFFF" w:themeFill="background1"/>
      </w:tcPr>
    </w:tblStylePr>
    <w:tblStylePr w:type="lastRow">
      <w:rPr>
        <w:b/>
        <w:bCs/>
      </w:rPr>
      <w:tblPr/>
      <w:tcPr>
        <w:tcBorders>
          <w:top w:val="double" w:sz="2" w:space="0" w:color="4EC6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2-Accent31">
    <w:name w:val="Grid Table 2 - Accent 31"/>
    <w:basedOn w:val="TableNormal"/>
    <w:uiPriority w:val="47"/>
    <w:semiHidden/>
    <w:rsid w:val="00815342"/>
    <w:pPr>
      <w:spacing w:line="240" w:lineRule="auto"/>
    </w:pPr>
    <w:tblPr>
      <w:tblStyleRowBandSize w:val="1"/>
      <w:tblStyleColBandSize w:val="1"/>
      <w:tblBorders>
        <w:top w:val="single" w:sz="2" w:space="0" w:color="90DAE7" w:themeColor="accent3" w:themeTint="99"/>
        <w:bottom w:val="single" w:sz="2" w:space="0" w:color="90DAE7" w:themeColor="accent3" w:themeTint="99"/>
        <w:insideH w:val="single" w:sz="2" w:space="0" w:color="90DAE7" w:themeColor="accent3" w:themeTint="99"/>
        <w:insideV w:val="single" w:sz="2" w:space="0" w:color="90DAE7" w:themeColor="accent3" w:themeTint="99"/>
      </w:tblBorders>
    </w:tblPr>
    <w:tblStylePr w:type="firstRow">
      <w:rPr>
        <w:b/>
        <w:bCs/>
      </w:rPr>
      <w:tblPr/>
      <w:tcPr>
        <w:tcBorders>
          <w:top w:val="nil"/>
          <w:bottom w:val="single" w:sz="12" w:space="0" w:color="90DAE7" w:themeColor="accent3" w:themeTint="99"/>
          <w:insideH w:val="nil"/>
          <w:insideV w:val="nil"/>
        </w:tcBorders>
        <w:shd w:val="clear" w:color="auto" w:fill="FFFFFF" w:themeFill="background1"/>
      </w:tcPr>
    </w:tblStylePr>
    <w:tblStylePr w:type="lastRow">
      <w:rPr>
        <w:b/>
        <w:bCs/>
      </w:rPr>
      <w:tblPr/>
      <w:tcPr>
        <w:tcBorders>
          <w:top w:val="double" w:sz="2" w:space="0" w:color="90DA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2-Accent41">
    <w:name w:val="Grid Table 2 - Accent 41"/>
    <w:basedOn w:val="TableNormal"/>
    <w:uiPriority w:val="47"/>
    <w:semiHidden/>
    <w:rsid w:val="00815342"/>
    <w:pPr>
      <w:spacing w:line="240" w:lineRule="auto"/>
    </w:pPr>
    <w:tblPr>
      <w:tblStyleRowBandSize w:val="1"/>
      <w:tblStyleColBandSize w:val="1"/>
      <w:tblBorders>
        <w:top w:val="single" w:sz="2" w:space="0" w:color="AEEA61" w:themeColor="accent4" w:themeTint="99"/>
        <w:bottom w:val="single" w:sz="2" w:space="0" w:color="AEEA61" w:themeColor="accent4" w:themeTint="99"/>
        <w:insideH w:val="single" w:sz="2" w:space="0" w:color="AEEA61" w:themeColor="accent4" w:themeTint="99"/>
        <w:insideV w:val="single" w:sz="2" w:space="0" w:color="AEEA61" w:themeColor="accent4" w:themeTint="99"/>
      </w:tblBorders>
    </w:tblPr>
    <w:tblStylePr w:type="firstRow">
      <w:rPr>
        <w:b/>
        <w:bCs/>
      </w:rPr>
      <w:tblPr/>
      <w:tcPr>
        <w:tcBorders>
          <w:top w:val="nil"/>
          <w:bottom w:val="single" w:sz="12" w:space="0" w:color="AEEA61" w:themeColor="accent4" w:themeTint="99"/>
          <w:insideH w:val="nil"/>
          <w:insideV w:val="nil"/>
        </w:tcBorders>
        <w:shd w:val="clear" w:color="auto" w:fill="FFFFFF" w:themeFill="background1"/>
      </w:tcPr>
    </w:tblStylePr>
    <w:tblStylePr w:type="lastRow">
      <w:rPr>
        <w:b/>
        <w:bCs/>
      </w:rPr>
      <w:tblPr/>
      <w:tcPr>
        <w:tcBorders>
          <w:top w:val="double" w:sz="2" w:space="0" w:color="AEEA6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2-Accent51">
    <w:name w:val="Grid Table 2 - Accent 51"/>
    <w:basedOn w:val="TableNormal"/>
    <w:uiPriority w:val="47"/>
    <w:semiHidden/>
    <w:rsid w:val="00815342"/>
    <w:pPr>
      <w:spacing w:line="240" w:lineRule="auto"/>
    </w:pPr>
    <w:tblPr>
      <w:tblStyleRowBandSize w:val="1"/>
      <w:tblStyleColBandSize w:val="1"/>
      <w:tblBorders>
        <w:top w:val="single" w:sz="2" w:space="0" w:color="F0FF4B" w:themeColor="accent5" w:themeTint="99"/>
        <w:bottom w:val="single" w:sz="2" w:space="0" w:color="F0FF4B" w:themeColor="accent5" w:themeTint="99"/>
        <w:insideH w:val="single" w:sz="2" w:space="0" w:color="F0FF4B" w:themeColor="accent5" w:themeTint="99"/>
        <w:insideV w:val="single" w:sz="2" w:space="0" w:color="F0FF4B" w:themeColor="accent5" w:themeTint="99"/>
      </w:tblBorders>
    </w:tblPr>
    <w:tblStylePr w:type="firstRow">
      <w:rPr>
        <w:b/>
        <w:bCs/>
      </w:rPr>
      <w:tblPr/>
      <w:tcPr>
        <w:tcBorders>
          <w:top w:val="nil"/>
          <w:bottom w:val="single" w:sz="12" w:space="0" w:color="F0FF4B" w:themeColor="accent5" w:themeTint="99"/>
          <w:insideH w:val="nil"/>
          <w:insideV w:val="nil"/>
        </w:tcBorders>
        <w:shd w:val="clear" w:color="auto" w:fill="FFFFFF" w:themeFill="background1"/>
      </w:tcPr>
    </w:tblStylePr>
    <w:tblStylePr w:type="lastRow">
      <w:rPr>
        <w:b/>
        <w:bCs/>
      </w:rPr>
      <w:tblPr/>
      <w:tcPr>
        <w:tcBorders>
          <w:top w:val="double" w:sz="2" w:space="0" w:color="F0FF4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2-Accent61">
    <w:name w:val="Grid Table 2 - Accent 61"/>
    <w:basedOn w:val="TableNormal"/>
    <w:uiPriority w:val="47"/>
    <w:semiHidden/>
    <w:rsid w:val="00815342"/>
    <w:pPr>
      <w:spacing w:line="240" w:lineRule="auto"/>
    </w:pPr>
    <w:tblPr>
      <w:tblStyleRowBandSize w:val="1"/>
      <w:tblStyleColBandSize w:val="1"/>
      <w:tblBorders>
        <w:top w:val="single" w:sz="2" w:space="0" w:color="FFCF5D" w:themeColor="accent6" w:themeTint="99"/>
        <w:bottom w:val="single" w:sz="2" w:space="0" w:color="FFCF5D" w:themeColor="accent6" w:themeTint="99"/>
        <w:insideH w:val="single" w:sz="2" w:space="0" w:color="FFCF5D" w:themeColor="accent6" w:themeTint="99"/>
        <w:insideV w:val="single" w:sz="2" w:space="0" w:color="FFCF5D" w:themeColor="accent6" w:themeTint="99"/>
      </w:tblBorders>
    </w:tblPr>
    <w:tblStylePr w:type="firstRow">
      <w:rPr>
        <w:b/>
        <w:bCs/>
      </w:rPr>
      <w:tblPr/>
      <w:tcPr>
        <w:tcBorders>
          <w:top w:val="nil"/>
          <w:bottom w:val="single" w:sz="12" w:space="0" w:color="FFCF5D" w:themeColor="accent6" w:themeTint="99"/>
          <w:insideH w:val="nil"/>
          <w:insideV w:val="nil"/>
        </w:tcBorders>
        <w:shd w:val="clear" w:color="auto" w:fill="FFFFFF" w:themeFill="background1"/>
      </w:tcPr>
    </w:tblStylePr>
    <w:tblStylePr w:type="lastRow">
      <w:rPr>
        <w:b/>
        <w:bCs/>
      </w:rPr>
      <w:tblPr/>
      <w:tcPr>
        <w:tcBorders>
          <w:top w:val="double" w:sz="2" w:space="0" w:color="FFCF5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31">
    <w:name w:val="Grid Table 31"/>
    <w:basedOn w:val="TableNormal"/>
    <w:uiPriority w:val="48"/>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48"/>
    <w:semiHidden/>
    <w:rsid w:val="00815342"/>
    <w:pPr>
      <w:spacing w:line="240" w:lineRule="auto"/>
    </w:p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bottom w:val="single" w:sz="4" w:space="0" w:color="2089FF" w:themeColor="accent1" w:themeTint="99"/>
        </w:tcBorders>
      </w:tcPr>
    </w:tblStylePr>
    <w:tblStylePr w:type="nwCell">
      <w:tblPr/>
      <w:tcPr>
        <w:tcBorders>
          <w:bottom w:val="single" w:sz="4" w:space="0" w:color="2089FF" w:themeColor="accent1" w:themeTint="99"/>
        </w:tcBorders>
      </w:tcPr>
    </w:tblStylePr>
    <w:tblStylePr w:type="seCell">
      <w:tblPr/>
      <w:tcPr>
        <w:tcBorders>
          <w:top w:val="single" w:sz="4" w:space="0" w:color="2089FF" w:themeColor="accent1" w:themeTint="99"/>
        </w:tcBorders>
      </w:tcPr>
    </w:tblStylePr>
    <w:tblStylePr w:type="swCell">
      <w:tblPr/>
      <w:tcPr>
        <w:tcBorders>
          <w:top w:val="single" w:sz="4" w:space="0" w:color="2089FF" w:themeColor="accent1" w:themeTint="99"/>
        </w:tcBorders>
      </w:tcPr>
    </w:tblStylePr>
  </w:style>
  <w:style w:type="table" w:customStyle="1" w:styleId="GridTable3-Accent21">
    <w:name w:val="Grid Table 3 - Accent 21"/>
    <w:basedOn w:val="TableNormal"/>
    <w:uiPriority w:val="48"/>
    <w:semiHidden/>
    <w:rsid w:val="00815342"/>
    <w:pPr>
      <w:spacing w:line="240" w:lineRule="auto"/>
    </w:p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bottom w:val="single" w:sz="4" w:space="0" w:color="4EC6FF" w:themeColor="accent2" w:themeTint="99"/>
        </w:tcBorders>
      </w:tcPr>
    </w:tblStylePr>
    <w:tblStylePr w:type="nwCell">
      <w:tblPr/>
      <w:tcPr>
        <w:tcBorders>
          <w:bottom w:val="single" w:sz="4" w:space="0" w:color="4EC6FF" w:themeColor="accent2" w:themeTint="99"/>
        </w:tcBorders>
      </w:tcPr>
    </w:tblStylePr>
    <w:tblStylePr w:type="seCell">
      <w:tblPr/>
      <w:tcPr>
        <w:tcBorders>
          <w:top w:val="single" w:sz="4" w:space="0" w:color="4EC6FF" w:themeColor="accent2" w:themeTint="99"/>
        </w:tcBorders>
      </w:tcPr>
    </w:tblStylePr>
    <w:tblStylePr w:type="swCell">
      <w:tblPr/>
      <w:tcPr>
        <w:tcBorders>
          <w:top w:val="single" w:sz="4" w:space="0" w:color="4EC6FF" w:themeColor="accent2" w:themeTint="99"/>
        </w:tcBorders>
      </w:tcPr>
    </w:tblStylePr>
  </w:style>
  <w:style w:type="table" w:customStyle="1" w:styleId="GridTable3-Accent31">
    <w:name w:val="Grid Table 3 - Accent 31"/>
    <w:basedOn w:val="TableNormal"/>
    <w:uiPriority w:val="48"/>
    <w:semiHidden/>
    <w:rsid w:val="00815342"/>
    <w:pPr>
      <w:spacing w:line="240" w:lineRule="auto"/>
    </w:p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bottom w:val="single" w:sz="4" w:space="0" w:color="90DAE7" w:themeColor="accent3" w:themeTint="99"/>
        </w:tcBorders>
      </w:tcPr>
    </w:tblStylePr>
    <w:tblStylePr w:type="nwCell">
      <w:tblPr/>
      <w:tcPr>
        <w:tcBorders>
          <w:bottom w:val="single" w:sz="4" w:space="0" w:color="90DAE7" w:themeColor="accent3" w:themeTint="99"/>
        </w:tcBorders>
      </w:tcPr>
    </w:tblStylePr>
    <w:tblStylePr w:type="seCell">
      <w:tblPr/>
      <w:tcPr>
        <w:tcBorders>
          <w:top w:val="single" w:sz="4" w:space="0" w:color="90DAE7" w:themeColor="accent3" w:themeTint="99"/>
        </w:tcBorders>
      </w:tcPr>
    </w:tblStylePr>
    <w:tblStylePr w:type="swCell">
      <w:tblPr/>
      <w:tcPr>
        <w:tcBorders>
          <w:top w:val="single" w:sz="4" w:space="0" w:color="90DAE7" w:themeColor="accent3" w:themeTint="99"/>
        </w:tcBorders>
      </w:tcPr>
    </w:tblStylePr>
  </w:style>
  <w:style w:type="table" w:customStyle="1" w:styleId="GridTable3-Accent41">
    <w:name w:val="Grid Table 3 - Accent 41"/>
    <w:basedOn w:val="TableNormal"/>
    <w:uiPriority w:val="48"/>
    <w:semiHidden/>
    <w:rsid w:val="00815342"/>
    <w:pPr>
      <w:spacing w:line="240" w:lineRule="auto"/>
    </w:p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bottom w:val="single" w:sz="4" w:space="0" w:color="AEEA61" w:themeColor="accent4" w:themeTint="99"/>
        </w:tcBorders>
      </w:tcPr>
    </w:tblStylePr>
    <w:tblStylePr w:type="nwCell">
      <w:tblPr/>
      <w:tcPr>
        <w:tcBorders>
          <w:bottom w:val="single" w:sz="4" w:space="0" w:color="AEEA61" w:themeColor="accent4" w:themeTint="99"/>
        </w:tcBorders>
      </w:tcPr>
    </w:tblStylePr>
    <w:tblStylePr w:type="seCell">
      <w:tblPr/>
      <w:tcPr>
        <w:tcBorders>
          <w:top w:val="single" w:sz="4" w:space="0" w:color="AEEA61" w:themeColor="accent4" w:themeTint="99"/>
        </w:tcBorders>
      </w:tcPr>
    </w:tblStylePr>
    <w:tblStylePr w:type="swCell">
      <w:tblPr/>
      <w:tcPr>
        <w:tcBorders>
          <w:top w:val="single" w:sz="4" w:space="0" w:color="AEEA61" w:themeColor="accent4" w:themeTint="99"/>
        </w:tcBorders>
      </w:tcPr>
    </w:tblStylePr>
  </w:style>
  <w:style w:type="table" w:customStyle="1" w:styleId="GridTable3-Accent51">
    <w:name w:val="Grid Table 3 - Accent 51"/>
    <w:basedOn w:val="TableNormal"/>
    <w:uiPriority w:val="48"/>
    <w:semiHidden/>
    <w:rsid w:val="00815342"/>
    <w:pPr>
      <w:spacing w:line="240" w:lineRule="auto"/>
    </w:p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bottom w:val="single" w:sz="4" w:space="0" w:color="F0FF4B" w:themeColor="accent5" w:themeTint="99"/>
        </w:tcBorders>
      </w:tcPr>
    </w:tblStylePr>
    <w:tblStylePr w:type="nwCell">
      <w:tblPr/>
      <w:tcPr>
        <w:tcBorders>
          <w:bottom w:val="single" w:sz="4" w:space="0" w:color="F0FF4B" w:themeColor="accent5" w:themeTint="99"/>
        </w:tcBorders>
      </w:tcPr>
    </w:tblStylePr>
    <w:tblStylePr w:type="seCell">
      <w:tblPr/>
      <w:tcPr>
        <w:tcBorders>
          <w:top w:val="single" w:sz="4" w:space="0" w:color="F0FF4B" w:themeColor="accent5" w:themeTint="99"/>
        </w:tcBorders>
      </w:tcPr>
    </w:tblStylePr>
    <w:tblStylePr w:type="swCell">
      <w:tblPr/>
      <w:tcPr>
        <w:tcBorders>
          <w:top w:val="single" w:sz="4" w:space="0" w:color="F0FF4B" w:themeColor="accent5" w:themeTint="99"/>
        </w:tcBorders>
      </w:tcPr>
    </w:tblStylePr>
  </w:style>
  <w:style w:type="table" w:customStyle="1" w:styleId="GridTable3-Accent61">
    <w:name w:val="Grid Table 3 - Accent 61"/>
    <w:basedOn w:val="TableNormal"/>
    <w:uiPriority w:val="48"/>
    <w:semiHidden/>
    <w:rsid w:val="00815342"/>
    <w:pPr>
      <w:spacing w:line="240" w:lineRule="auto"/>
    </w:p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bottom w:val="single" w:sz="4" w:space="0" w:color="FFCF5D" w:themeColor="accent6" w:themeTint="99"/>
        </w:tcBorders>
      </w:tcPr>
    </w:tblStylePr>
    <w:tblStylePr w:type="nwCell">
      <w:tblPr/>
      <w:tcPr>
        <w:tcBorders>
          <w:bottom w:val="single" w:sz="4" w:space="0" w:color="FFCF5D" w:themeColor="accent6" w:themeTint="99"/>
        </w:tcBorders>
      </w:tcPr>
    </w:tblStylePr>
    <w:tblStylePr w:type="seCell">
      <w:tblPr/>
      <w:tcPr>
        <w:tcBorders>
          <w:top w:val="single" w:sz="4" w:space="0" w:color="FFCF5D" w:themeColor="accent6" w:themeTint="99"/>
        </w:tcBorders>
      </w:tcPr>
    </w:tblStylePr>
    <w:tblStylePr w:type="swCell">
      <w:tblPr/>
      <w:tcPr>
        <w:tcBorders>
          <w:top w:val="single" w:sz="4" w:space="0" w:color="FFCF5D" w:themeColor="accent6" w:themeTint="99"/>
        </w:tcBorders>
      </w:tcPr>
    </w:tblStylePr>
  </w:style>
  <w:style w:type="table" w:customStyle="1" w:styleId="GridTable41">
    <w:name w:val="Grid Table 41"/>
    <w:basedOn w:val="TableNormal"/>
    <w:uiPriority w:val="49"/>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49"/>
    <w:semiHidden/>
    <w:rsid w:val="00815342"/>
    <w:pPr>
      <w:spacing w:line="240" w:lineRule="auto"/>
    </w:p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color w:val="FFFFFF" w:themeColor="background1"/>
      </w:rPr>
      <w:tblPr/>
      <w:tcPr>
        <w:tcBorders>
          <w:top w:val="single" w:sz="4" w:space="0" w:color="00428B" w:themeColor="accent1"/>
          <w:left w:val="single" w:sz="4" w:space="0" w:color="00428B" w:themeColor="accent1"/>
          <w:bottom w:val="single" w:sz="4" w:space="0" w:color="00428B" w:themeColor="accent1"/>
          <w:right w:val="single" w:sz="4" w:space="0" w:color="00428B" w:themeColor="accent1"/>
          <w:insideH w:val="nil"/>
          <w:insideV w:val="nil"/>
        </w:tcBorders>
        <w:shd w:val="clear" w:color="auto" w:fill="00428B" w:themeFill="accent1"/>
      </w:tcPr>
    </w:tblStylePr>
    <w:tblStylePr w:type="lastRow">
      <w:rPr>
        <w:b/>
        <w:bCs/>
      </w:rPr>
      <w:tblPr/>
      <w:tcPr>
        <w:tcBorders>
          <w:top w:val="double" w:sz="4" w:space="0" w:color="00428B" w:themeColor="accent1"/>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4-Accent21">
    <w:name w:val="Grid Table 4 - Accent 21"/>
    <w:basedOn w:val="TableNormal"/>
    <w:uiPriority w:val="49"/>
    <w:semiHidden/>
    <w:rsid w:val="00815342"/>
    <w:pPr>
      <w:spacing w:line="240" w:lineRule="auto"/>
    </w:p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insideV w:val="nil"/>
        </w:tcBorders>
        <w:shd w:val="clear" w:color="auto" w:fill="0092D7" w:themeFill="accent2"/>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4-Accent31">
    <w:name w:val="Grid Table 4 - Accent 31"/>
    <w:basedOn w:val="TableNormal"/>
    <w:uiPriority w:val="49"/>
    <w:semiHidden/>
    <w:rsid w:val="00815342"/>
    <w:pPr>
      <w:spacing w:line="240" w:lineRule="auto"/>
    </w:p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insideV w:val="nil"/>
        </w:tcBorders>
        <w:shd w:val="clear" w:color="auto" w:fill="46C2D7" w:themeFill="accent3"/>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4-Accent41">
    <w:name w:val="Grid Table 4 - Accent 41"/>
    <w:basedOn w:val="TableNormal"/>
    <w:uiPriority w:val="49"/>
    <w:semiHidden/>
    <w:rsid w:val="00815342"/>
    <w:pPr>
      <w:spacing w:line="240" w:lineRule="auto"/>
    </w:p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color w:val="FFFFFF" w:themeColor="background1"/>
      </w:rPr>
      <w:tblPr/>
      <w:tcPr>
        <w:tcBorders>
          <w:top w:val="single" w:sz="4" w:space="0" w:color="75BB19" w:themeColor="accent4"/>
          <w:left w:val="single" w:sz="4" w:space="0" w:color="75BB19" w:themeColor="accent4"/>
          <w:bottom w:val="single" w:sz="4" w:space="0" w:color="75BB19" w:themeColor="accent4"/>
          <w:right w:val="single" w:sz="4" w:space="0" w:color="75BB19" w:themeColor="accent4"/>
          <w:insideH w:val="nil"/>
          <w:insideV w:val="nil"/>
        </w:tcBorders>
        <w:shd w:val="clear" w:color="auto" w:fill="75BB19" w:themeFill="accent4"/>
      </w:tcPr>
    </w:tblStylePr>
    <w:tblStylePr w:type="lastRow">
      <w:rPr>
        <w:b/>
        <w:bCs/>
      </w:rPr>
      <w:tblPr/>
      <w:tcPr>
        <w:tcBorders>
          <w:top w:val="double" w:sz="4" w:space="0" w:color="75BB19" w:themeColor="accent4"/>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4-Accent51">
    <w:name w:val="Grid Table 4 - Accent 51"/>
    <w:basedOn w:val="TableNormal"/>
    <w:uiPriority w:val="49"/>
    <w:semiHidden/>
    <w:rsid w:val="00815342"/>
    <w:pPr>
      <w:spacing w:line="240" w:lineRule="auto"/>
    </w:p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color w:val="FFFFFF" w:themeColor="background1"/>
      </w:rPr>
      <w:tblPr/>
      <w:tcPr>
        <w:tcBorders>
          <w:top w:val="single" w:sz="4" w:space="0" w:color="C2D300" w:themeColor="accent5"/>
          <w:left w:val="single" w:sz="4" w:space="0" w:color="C2D300" w:themeColor="accent5"/>
          <w:bottom w:val="single" w:sz="4" w:space="0" w:color="C2D300" w:themeColor="accent5"/>
          <w:right w:val="single" w:sz="4" w:space="0" w:color="C2D300" w:themeColor="accent5"/>
          <w:insideH w:val="nil"/>
          <w:insideV w:val="nil"/>
        </w:tcBorders>
        <w:shd w:val="clear" w:color="auto" w:fill="C2D300" w:themeFill="accent5"/>
      </w:tcPr>
    </w:tblStylePr>
    <w:tblStylePr w:type="lastRow">
      <w:rPr>
        <w:b/>
        <w:bCs/>
      </w:rPr>
      <w:tblPr/>
      <w:tcPr>
        <w:tcBorders>
          <w:top w:val="double" w:sz="4" w:space="0" w:color="C2D300" w:themeColor="accent5"/>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4-Accent61">
    <w:name w:val="Grid Table 4 - Accent 61"/>
    <w:basedOn w:val="TableNormal"/>
    <w:uiPriority w:val="49"/>
    <w:semiHidden/>
    <w:rsid w:val="00815342"/>
    <w:pPr>
      <w:spacing w:line="240" w:lineRule="auto"/>
    </w:p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color w:val="FFFFFF" w:themeColor="background1"/>
      </w:rPr>
      <w:tblPr/>
      <w:tcPr>
        <w:tcBorders>
          <w:top w:val="single" w:sz="4" w:space="0" w:color="F0AB00" w:themeColor="accent6"/>
          <w:left w:val="single" w:sz="4" w:space="0" w:color="F0AB00" w:themeColor="accent6"/>
          <w:bottom w:val="single" w:sz="4" w:space="0" w:color="F0AB00" w:themeColor="accent6"/>
          <w:right w:val="single" w:sz="4" w:space="0" w:color="F0AB00" w:themeColor="accent6"/>
          <w:insideH w:val="nil"/>
          <w:insideV w:val="nil"/>
        </w:tcBorders>
        <w:shd w:val="clear" w:color="auto" w:fill="F0AB00" w:themeFill="accent6"/>
      </w:tcPr>
    </w:tblStylePr>
    <w:tblStylePr w:type="lastRow">
      <w:rPr>
        <w:b/>
        <w:bCs/>
      </w:rPr>
      <w:tblPr/>
      <w:tcPr>
        <w:tcBorders>
          <w:top w:val="double" w:sz="4" w:space="0" w:color="F0AB00" w:themeColor="accent6"/>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5Dark1">
    <w:name w:val="Grid Table 5 Dark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7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28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28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28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28B" w:themeFill="accent1"/>
      </w:tcPr>
    </w:tblStylePr>
    <w:tblStylePr w:type="band1Vert">
      <w:tblPr/>
      <w:tcPr>
        <w:shd w:val="clear" w:color="auto" w:fill="6AB0FF" w:themeFill="accent1" w:themeFillTint="66"/>
      </w:tcPr>
    </w:tblStylePr>
    <w:tblStylePr w:type="band1Horz">
      <w:tblPr/>
      <w:tcPr>
        <w:shd w:val="clear" w:color="auto" w:fill="6AB0FF" w:themeFill="accent1" w:themeFillTint="66"/>
      </w:tcPr>
    </w:tblStylePr>
  </w:style>
  <w:style w:type="table" w:customStyle="1" w:styleId="GridTable5Dark-Accent21">
    <w:name w:val="Grid Table 5 Dark - Accent 2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C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2D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2D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2D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2D7" w:themeFill="accent2"/>
      </w:tcPr>
    </w:tblStylePr>
    <w:tblStylePr w:type="band1Vert">
      <w:tblPr/>
      <w:tcPr>
        <w:shd w:val="clear" w:color="auto" w:fill="89D9FF" w:themeFill="accent2" w:themeFillTint="66"/>
      </w:tcPr>
    </w:tblStylePr>
    <w:tblStylePr w:type="band1Horz">
      <w:tblPr/>
      <w:tcPr>
        <w:shd w:val="clear" w:color="auto" w:fill="89D9FF" w:themeFill="accent2" w:themeFillTint="66"/>
      </w:tcPr>
    </w:tblStylePr>
  </w:style>
  <w:style w:type="table" w:customStyle="1" w:styleId="GridTable5Dark-Accent31">
    <w:name w:val="Grid Table 5 Dark - Accent 3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2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C2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C2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C2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C2D7" w:themeFill="accent3"/>
      </w:tcPr>
    </w:tblStylePr>
    <w:tblStylePr w:type="band1Vert">
      <w:tblPr/>
      <w:tcPr>
        <w:shd w:val="clear" w:color="auto" w:fill="B5E6EF" w:themeFill="accent3" w:themeFillTint="66"/>
      </w:tcPr>
    </w:tblStylePr>
    <w:tblStylePr w:type="band1Horz">
      <w:tblPr/>
      <w:tcPr>
        <w:shd w:val="clear" w:color="auto" w:fill="B5E6EF" w:themeFill="accent3" w:themeFillTint="66"/>
      </w:tcPr>
    </w:tblStylePr>
  </w:style>
  <w:style w:type="table" w:customStyle="1" w:styleId="GridTable5Dark-Accent41">
    <w:name w:val="Grid Table 5 Dark - Accent 4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8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B1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B1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B1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B19" w:themeFill="accent4"/>
      </w:tcPr>
    </w:tblStylePr>
    <w:tblStylePr w:type="band1Vert">
      <w:tblPr/>
      <w:tcPr>
        <w:shd w:val="clear" w:color="auto" w:fill="C9F195" w:themeFill="accent4" w:themeFillTint="66"/>
      </w:tcPr>
    </w:tblStylePr>
    <w:tblStylePr w:type="band1Horz">
      <w:tblPr/>
      <w:tcPr>
        <w:shd w:val="clear" w:color="auto" w:fill="C9F195" w:themeFill="accent4" w:themeFillTint="66"/>
      </w:tcPr>
    </w:tblStylePr>
  </w:style>
  <w:style w:type="table" w:customStyle="1" w:styleId="GridTable5Dark-Accent51">
    <w:name w:val="Grid Table 5 Dark - Accent 5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FC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2D3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2D3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2D3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2D300" w:themeFill="accent5"/>
      </w:tcPr>
    </w:tblStylePr>
    <w:tblStylePr w:type="band1Vert">
      <w:tblPr/>
      <w:tcPr>
        <w:shd w:val="clear" w:color="auto" w:fill="F5FF87" w:themeFill="accent5" w:themeFillTint="66"/>
      </w:tcPr>
    </w:tblStylePr>
    <w:tblStylePr w:type="band1Horz">
      <w:tblPr/>
      <w:tcPr>
        <w:shd w:val="clear" w:color="auto" w:fill="F5FF87" w:themeFill="accent5" w:themeFillTint="66"/>
      </w:tcPr>
    </w:tblStylePr>
  </w:style>
  <w:style w:type="table" w:customStyle="1" w:styleId="GridTable5Dark-Accent61">
    <w:name w:val="Grid Table 5 Dark - Accent 6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FC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AB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AB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AB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AB00" w:themeFill="accent6"/>
      </w:tcPr>
    </w:tblStylePr>
    <w:tblStylePr w:type="band1Vert">
      <w:tblPr/>
      <w:tcPr>
        <w:shd w:val="clear" w:color="auto" w:fill="FFDF93" w:themeFill="accent6" w:themeFillTint="66"/>
      </w:tcPr>
    </w:tblStylePr>
    <w:tblStylePr w:type="band1Horz">
      <w:tblPr/>
      <w:tcPr>
        <w:shd w:val="clear" w:color="auto" w:fill="FFDF93" w:themeFill="accent6" w:themeFillTint="66"/>
      </w:tcPr>
    </w:tblStylePr>
  </w:style>
  <w:style w:type="table" w:customStyle="1" w:styleId="GridTable6Colorful1">
    <w:name w:val="Grid Table 6 Colorful1"/>
    <w:basedOn w:val="TableNormal"/>
    <w:uiPriority w:val="51"/>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51"/>
    <w:semiHidden/>
    <w:rsid w:val="00815342"/>
    <w:pPr>
      <w:spacing w:line="240" w:lineRule="auto"/>
    </w:pPr>
    <w:rPr>
      <w:color w:val="003168" w:themeColor="accent1" w:themeShade="BF"/>
    </w:r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bottom w:val="single" w:sz="12" w:space="0" w:color="2089FF" w:themeColor="accent1" w:themeTint="99"/>
        </w:tcBorders>
      </w:tcPr>
    </w:tblStylePr>
    <w:tblStylePr w:type="lastRow">
      <w:rPr>
        <w:b/>
        <w:bCs/>
      </w:rPr>
      <w:tblPr/>
      <w:tcPr>
        <w:tcBorders>
          <w:top w:val="doub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6Colorful-Accent21">
    <w:name w:val="Grid Table 6 Colorful - Accent 21"/>
    <w:basedOn w:val="TableNormal"/>
    <w:uiPriority w:val="51"/>
    <w:semiHidden/>
    <w:rsid w:val="00815342"/>
    <w:pPr>
      <w:spacing w:line="240" w:lineRule="auto"/>
    </w:pPr>
    <w:rPr>
      <w:color w:val="006DA1" w:themeColor="accent2" w:themeShade="BF"/>
    </w:r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bottom w:val="single" w:sz="12" w:space="0" w:color="4EC6FF" w:themeColor="accent2" w:themeTint="99"/>
        </w:tcBorders>
      </w:tcPr>
    </w:tblStylePr>
    <w:tblStylePr w:type="lastRow">
      <w:rPr>
        <w:b/>
        <w:bCs/>
      </w:rPr>
      <w:tblPr/>
      <w:tcPr>
        <w:tcBorders>
          <w:top w:val="doub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6Colorful-Accent31">
    <w:name w:val="Grid Table 6 Colorful - Accent 31"/>
    <w:basedOn w:val="TableNormal"/>
    <w:uiPriority w:val="51"/>
    <w:semiHidden/>
    <w:rsid w:val="00815342"/>
    <w:pPr>
      <w:spacing w:line="240" w:lineRule="auto"/>
    </w:pPr>
    <w:rPr>
      <w:color w:val="269BAF" w:themeColor="accent3" w:themeShade="BF"/>
    </w:r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bottom w:val="single" w:sz="12" w:space="0" w:color="90DAE7" w:themeColor="accent3" w:themeTint="99"/>
        </w:tcBorders>
      </w:tcPr>
    </w:tblStylePr>
    <w:tblStylePr w:type="lastRow">
      <w:rPr>
        <w:b/>
        <w:bCs/>
      </w:rPr>
      <w:tblPr/>
      <w:tcPr>
        <w:tcBorders>
          <w:top w:val="doub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6Colorful-Accent41">
    <w:name w:val="Grid Table 6 Colorful - Accent 41"/>
    <w:basedOn w:val="TableNormal"/>
    <w:uiPriority w:val="51"/>
    <w:semiHidden/>
    <w:rsid w:val="00815342"/>
    <w:pPr>
      <w:spacing w:line="240" w:lineRule="auto"/>
    </w:pPr>
    <w:rPr>
      <w:color w:val="578B12" w:themeColor="accent4" w:themeShade="BF"/>
    </w:r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bottom w:val="single" w:sz="12" w:space="0" w:color="AEEA61" w:themeColor="accent4" w:themeTint="99"/>
        </w:tcBorders>
      </w:tcPr>
    </w:tblStylePr>
    <w:tblStylePr w:type="lastRow">
      <w:rPr>
        <w:b/>
        <w:bCs/>
      </w:rPr>
      <w:tblPr/>
      <w:tcPr>
        <w:tcBorders>
          <w:top w:val="doub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6Colorful-Accent51">
    <w:name w:val="Grid Table 6 Colorful - Accent 51"/>
    <w:basedOn w:val="TableNormal"/>
    <w:uiPriority w:val="51"/>
    <w:semiHidden/>
    <w:rsid w:val="00815342"/>
    <w:pPr>
      <w:spacing w:line="240" w:lineRule="auto"/>
    </w:pPr>
    <w:rPr>
      <w:color w:val="909E00" w:themeColor="accent5" w:themeShade="BF"/>
    </w:r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bottom w:val="single" w:sz="12" w:space="0" w:color="F0FF4B" w:themeColor="accent5" w:themeTint="99"/>
        </w:tcBorders>
      </w:tcPr>
    </w:tblStylePr>
    <w:tblStylePr w:type="lastRow">
      <w:rPr>
        <w:b/>
        <w:bCs/>
      </w:rPr>
      <w:tblPr/>
      <w:tcPr>
        <w:tcBorders>
          <w:top w:val="doub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6Colorful-Accent61">
    <w:name w:val="Grid Table 6 Colorful - Accent 61"/>
    <w:basedOn w:val="TableNormal"/>
    <w:uiPriority w:val="51"/>
    <w:semiHidden/>
    <w:rsid w:val="00815342"/>
    <w:pPr>
      <w:spacing w:line="240" w:lineRule="auto"/>
    </w:pPr>
    <w:rPr>
      <w:color w:val="B37F00" w:themeColor="accent6" w:themeShade="BF"/>
    </w:r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bottom w:val="single" w:sz="12" w:space="0" w:color="FFCF5D" w:themeColor="accent6" w:themeTint="99"/>
        </w:tcBorders>
      </w:tcPr>
    </w:tblStylePr>
    <w:tblStylePr w:type="lastRow">
      <w:rPr>
        <w:b/>
        <w:bCs/>
      </w:rPr>
      <w:tblPr/>
      <w:tcPr>
        <w:tcBorders>
          <w:top w:val="doub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7Colorful1">
    <w:name w:val="Grid Table 7 Colorful1"/>
    <w:basedOn w:val="TableNormal"/>
    <w:uiPriority w:val="52"/>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52"/>
    <w:semiHidden/>
    <w:rsid w:val="00815342"/>
    <w:pPr>
      <w:spacing w:line="240" w:lineRule="auto"/>
    </w:pPr>
    <w:rPr>
      <w:color w:val="003168" w:themeColor="accent1" w:themeShade="BF"/>
    </w:r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bottom w:val="single" w:sz="4" w:space="0" w:color="2089FF" w:themeColor="accent1" w:themeTint="99"/>
        </w:tcBorders>
      </w:tcPr>
    </w:tblStylePr>
    <w:tblStylePr w:type="nwCell">
      <w:tblPr/>
      <w:tcPr>
        <w:tcBorders>
          <w:bottom w:val="single" w:sz="4" w:space="0" w:color="2089FF" w:themeColor="accent1" w:themeTint="99"/>
        </w:tcBorders>
      </w:tcPr>
    </w:tblStylePr>
    <w:tblStylePr w:type="seCell">
      <w:tblPr/>
      <w:tcPr>
        <w:tcBorders>
          <w:top w:val="single" w:sz="4" w:space="0" w:color="2089FF" w:themeColor="accent1" w:themeTint="99"/>
        </w:tcBorders>
      </w:tcPr>
    </w:tblStylePr>
    <w:tblStylePr w:type="swCell">
      <w:tblPr/>
      <w:tcPr>
        <w:tcBorders>
          <w:top w:val="single" w:sz="4" w:space="0" w:color="2089FF" w:themeColor="accent1" w:themeTint="99"/>
        </w:tcBorders>
      </w:tcPr>
    </w:tblStylePr>
  </w:style>
  <w:style w:type="table" w:customStyle="1" w:styleId="GridTable7Colorful-Accent21">
    <w:name w:val="Grid Table 7 Colorful - Accent 21"/>
    <w:basedOn w:val="TableNormal"/>
    <w:uiPriority w:val="52"/>
    <w:semiHidden/>
    <w:rsid w:val="00815342"/>
    <w:pPr>
      <w:spacing w:line="240" w:lineRule="auto"/>
    </w:pPr>
    <w:rPr>
      <w:color w:val="006DA1" w:themeColor="accent2" w:themeShade="BF"/>
    </w:r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bottom w:val="single" w:sz="4" w:space="0" w:color="4EC6FF" w:themeColor="accent2" w:themeTint="99"/>
        </w:tcBorders>
      </w:tcPr>
    </w:tblStylePr>
    <w:tblStylePr w:type="nwCell">
      <w:tblPr/>
      <w:tcPr>
        <w:tcBorders>
          <w:bottom w:val="single" w:sz="4" w:space="0" w:color="4EC6FF" w:themeColor="accent2" w:themeTint="99"/>
        </w:tcBorders>
      </w:tcPr>
    </w:tblStylePr>
    <w:tblStylePr w:type="seCell">
      <w:tblPr/>
      <w:tcPr>
        <w:tcBorders>
          <w:top w:val="single" w:sz="4" w:space="0" w:color="4EC6FF" w:themeColor="accent2" w:themeTint="99"/>
        </w:tcBorders>
      </w:tcPr>
    </w:tblStylePr>
    <w:tblStylePr w:type="swCell">
      <w:tblPr/>
      <w:tcPr>
        <w:tcBorders>
          <w:top w:val="single" w:sz="4" w:space="0" w:color="4EC6FF" w:themeColor="accent2" w:themeTint="99"/>
        </w:tcBorders>
      </w:tcPr>
    </w:tblStylePr>
  </w:style>
  <w:style w:type="table" w:customStyle="1" w:styleId="GridTable7Colorful-Accent31">
    <w:name w:val="Grid Table 7 Colorful - Accent 31"/>
    <w:basedOn w:val="TableNormal"/>
    <w:uiPriority w:val="52"/>
    <w:semiHidden/>
    <w:rsid w:val="00815342"/>
    <w:pPr>
      <w:spacing w:line="240" w:lineRule="auto"/>
    </w:pPr>
    <w:rPr>
      <w:color w:val="269BAF" w:themeColor="accent3" w:themeShade="BF"/>
    </w:r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bottom w:val="single" w:sz="4" w:space="0" w:color="90DAE7" w:themeColor="accent3" w:themeTint="99"/>
        </w:tcBorders>
      </w:tcPr>
    </w:tblStylePr>
    <w:tblStylePr w:type="nwCell">
      <w:tblPr/>
      <w:tcPr>
        <w:tcBorders>
          <w:bottom w:val="single" w:sz="4" w:space="0" w:color="90DAE7" w:themeColor="accent3" w:themeTint="99"/>
        </w:tcBorders>
      </w:tcPr>
    </w:tblStylePr>
    <w:tblStylePr w:type="seCell">
      <w:tblPr/>
      <w:tcPr>
        <w:tcBorders>
          <w:top w:val="single" w:sz="4" w:space="0" w:color="90DAE7" w:themeColor="accent3" w:themeTint="99"/>
        </w:tcBorders>
      </w:tcPr>
    </w:tblStylePr>
    <w:tblStylePr w:type="swCell">
      <w:tblPr/>
      <w:tcPr>
        <w:tcBorders>
          <w:top w:val="single" w:sz="4" w:space="0" w:color="90DAE7" w:themeColor="accent3" w:themeTint="99"/>
        </w:tcBorders>
      </w:tcPr>
    </w:tblStylePr>
  </w:style>
  <w:style w:type="table" w:customStyle="1" w:styleId="GridTable7Colorful-Accent41">
    <w:name w:val="Grid Table 7 Colorful - Accent 41"/>
    <w:basedOn w:val="TableNormal"/>
    <w:uiPriority w:val="52"/>
    <w:semiHidden/>
    <w:rsid w:val="00815342"/>
    <w:pPr>
      <w:spacing w:line="240" w:lineRule="auto"/>
    </w:pPr>
    <w:rPr>
      <w:color w:val="578B12" w:themeColor="accent4" w:themeShade="BF"/>
    </w:r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bottom w:val="single" w:sz="4" w:space="0" w:color="AEEA61" w:themeColor="accent4" w:themeTint="99"/>
        </w:tcBorders>
      </w:tcPr>
    </w:tblStylePr>
    <w:tblStylePr w:type="nwCell">
      <w:tblPr/>
      <w:tcPr>
        <w:tcBorders>
          <w:bottom w:val="single" w:sz="4" w:space="0" w:color="AEEA61" w:themeColor="accent4" w:themeTint="99"/>
        </w:tcBorders>
      </w:tcPr>
    </w:tblStylePr>
    <w:tblStylePr w:type="seCell">
      <w:tblPr/>
      <w:tcPr>
        <w:tcBorders>
          <w:top w:val="single" w:sz="4" w:space="0" w:color="AEEA61" w:themeColor="accent4" w:themeTint="99"/>
        </w:tcBorders>
      </w:tcPr>
    </w:tblStylePr>
    <w:tblStylePr w:type="swCell">
      <w:tblPr/>
      <w:tcPr>
        <w:tcBorders>
          <w:top w:val="single" w:sz="4" w:space="0" w:color="AEEA61" w:themeColor="accent4" w:themeTint="99"/>
        </w:tcBorders>
      </w:tcPr>
    </w:tblStylePr>
  </w:style>
  <w:style w:type="table" w:customStyle="1" w:styleId="GridTable7Colorful-Accent51">
    <w:name w:val="Grid Table 7 Colorful - Accent 51"/>
    <w:basedOn w:val="TableNormal"/>
    <w:uiPriority w:val="52"/>
    <w:semiHidden/>
    <w:rsid w:val="00815342"/>
    <w:pPr>
      <w:spacing w:line="240" w:lineRule="auto"/>
    </w:pPr>
    <w:rPr>
      <w:color w:val="909E00" w:themeColor="accent5" w:themeShade="BF"/>
    </w:r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bottom w:val="single" w:sz="4" w:space="0" w:color="F0FF4B" w:themeColor="accent5" w:themeTint="99"/>
        </w:tcBorders>
      </w:tcPr>
    </w:tblStylePr>
    <w:tblStylePr w:type="nwCell">
      <w:tblPr/>
      <w:tcPr>
        <w:tcBorders>
          <w:bottom w:val="single" w:sz="4" w:space="0" w:color="F0FF4B" w:themeColor="accent5" w:themeTint="99"/>
        </w:tcBorders>
      </w:tcPr>
    </w:tblStylePr>
    <w:tblStylePr w:type="seCell">
      <w:tblPr/>
      <w:tcPr>
        <w:tcBorders>
          <w:top w:val="single" w:sz="4" w:space="0" w:color="F0FF4B" w:themeColor="accent5" w:themeTint="99"/>
        </w:tcBorders>
      </w:tcPr>
    </w:tblStylePr>
    <w:tblStylePr w:type="swCell">
      <w:tblPr/>
      <w:tcPr>
        <w:tcBorders>
          <w:top w:val="single" w:sz="4" w:space="0" w:color="F0FF4B" w:themeColor="accent5" w:themeTint="99"/>
        </w:tcBorders>
      </w:tcPr>
    </w:tblStylePr>
  </w:style>
  <w:style w:type="table" w:customStyle="1" w:styleId="GridTable7Colorful-Accent61">
    <w:name w:val="Grid Table 7 Colorful - Accent 61"/>
    <w:basedOn w:val="TableNormal"/>
    <w:uiPriority w:val="52"/>
    <w:semiHidden/>
    <w:rsid w:val="00815342"/>
    <w:pPr>
      <w:spacing w:line="240" w:lineRule="auto"/>
    </w:pPr>
    <w:rPr>
      <w:color w:val="B37F00" w:themeColor="accent6" w:themeShade="BF"/>
    </w:r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bottom w:val="single" w:sz="4" w:space="0" w:color="FFCF5D" w:themeColor="accent6" w:themeTint="99"/>
        </w:tcBorders>
      </w:tcPr>
    </w:tblStylePr>
    <w:tblStylePr w:type="nwCell">
      <w:tblPr/>
      <w:tcPr>
        <w:tcBorders>
          <w:bottom w:val="single" w:sz="4" w:space="0" w:color="FFCF5D" w:themeColor="accent6" w:themeTint="99"/>
        </w:tcBorders>
      </w:tcPr>
    </w:tblStylePr>
    <w:tblStylePr w:type="seCell">
      <w:tblPr/>
      <w:tcPr>
        <w:tcBorders>
          <w:top w:val="single" w:sz="4" w:space="0" w:color="FFCF5D" w:themeColor="accent6" w:themeTint="99"/>
        </w:tcBorders>
      </w:tcPr>
    </w:tblStylePr>
    <w:tblStylePr w:type="swCell">
      <w:tblPr/>
      <w:tcPr>
        <w:tcBorders>
          <w:top w:val="single" w:sz="4" w:space="0" w:color="FFCF5D" w:themeColor="accent6" w:themeTint="99"/>
        </w:tcBorders>
      </w:tcPr>
    </w:tblStylePr>
  </w:style>
  <w:style w:type="table" w:styleId="LightGrid">
    <w:name w:val="Light Grid"/>
    <w:basedOn w:val="TableNormal"/>
    <w:uiPriority w:val="62"/>
    <w:semiHidden/>
    <w:rsid w:val="00815342"/>
    <w:pPr>
      <w:spacing w:line="240" w:lineRule="auto"/>
    </w:p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62"/>
    <w:semiHidden/>
    <w:rsid w:val="00815342"/>
    <w:pPr>
      <w:spacing w:line="240" w:lineRule="auto"/>
    </w:p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insideH w:val="single" w:sz="8" w:space="0" w:color="00428B" w:themeColor="accent1"/>
        <w:insideV w:val="single" w:sz="8" w:space="0" w:color="00428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28B" w:themeColor="accent1"/>
          <w:left w:val="single" w:sz="8" w:space="0" w:color="00428B" w:themeColor="accent1"/>
          <w:bottom w:val="single" w:sz="18" w:space="0" w:color="00428B" w:themeColor="accent1"/>
          <w:right w:val="single" w:sz="8" w:space="0" w:color="00428B" w:themeColor="accent1"/>
          <w:insideH w:val="nil"/>
          <w:insideV w:val="single" w:sz="8" w:space="0" w:color="00428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28B" w:themeColor="accent1"/>
          <w:left w:val="single" w:sz="8" w:space="0" w:color="00428B" w:themeColor="accent1"/>
          <w:bottom w:val="single" w:sz="8" w:space="0" w:color="00428B" w:themeColor="accent1"/>
          <w:right w:val="single" w:sz="8" w:space="0" w:color="00428B" w:themeColor="accent1"/>
          <w:insideH w:val="nil"/>
          <w:insideV w:val="single" w:sz="8" w:space="0" w:color="00428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tblStylePr w:type="band1Vert">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shd w:val="clear" w:color="auto" w:fill="A3CEFF" w:themeFill="accent1" w:themeFillTint="3F"/>
      </w:tcPr>
    </w:tblStylePr>
    <w:tblStylePr w:type="band1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insideV w:val="single" w:sz="8" w:space="0" w:color="00428B" w:themeColor="accent1"/>
        </w:tcBorders>
        <w:shd w:val="clear" w:color="auto" w:fill="A3CEFF" w:themeFill="accent1" w:themeFillTint="3F"/>
      </w:tcPr>
    </w:tblStylePr>
    <w:tblStylePr w:type="band2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insideV w:val="single" w:sz="8" w:space="0" w:color="00428B" w:themeColor="accent1"/>
        </w:tcBorders>
      </w:tcPr>
    </w:tblStylePr>
  </w:style>
  <w:style w:type="table" w:styleId="LightGrid-Accent2">
    <w:name w:val="Light Grid Accent 2"/>
    <w:basedOn w:val="TableNormal"/>
    <w:uiPriority w:val="62"/>
    <w:semiHidden/>
    <w:rsid w:val="00815342"/>
    <w:pPr>
      <w:spacing w:line="240" w:lineRule="auto"/>
    </w:p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insideH w:val="single" w:sz="8" w:space="0" w:color="0092D7" w:themeColor="accent2"/>
        <w:insideV w:val="single" w:sz="8" w:space="0" w:color="0092D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2D7" w:themeColor="accent2"/>
          <w:left w:val="single" w:sz="8" w:space="0" w:color="0092D7" w:themeColor="accent2"/>
          <w:bottom w:val="single" w:sz="18" w:space="0" w:color="0092D7" w:themeColor="accent2"/>
          <w:right w:val="single" w:sz="8" w:space="0" w:color="0092D7" w:themeColor="accent2"/>
          <w:insideH w:val="nil"/>
          <w:insideV w:val="single" w:sz="8" w:space="0" w:color="0092D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2D7" w:themeColor="accent2"/>
          <w:left w:val="single" w:sz="8" w:space="0" w:color="0092D7" w:themeColor="accent2"/>
          <w:bottom w:val="single" w:sz="8" w:space="0" w:color="0092D7" w:themeColor="accent2"/>
          <w:right w:val="single" w:sz="8" w:space="0" w:color="0092D7" w:themeColor="accent2"/>
          <w:insideH w:val="nil"/>
          <w:insideV w:val="single" w:sz="8" w:space="0" w:color="0092D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tblStylePr w:type="band1Vert">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shd w:val="clear" w:color="auto" w:fill="B6E7FF" w:themeFill="accent2" w:themeFillTint="3F"/>
      </w:tcPr>
    </w:tblStylePr>
    <w:tblStylePr w:type="band1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insideV w:val="single" w:sz="8" w:space="0" w:color="0092D7" w:themeColor="accent2"/>
        </w:tcBorders>
        <w:shd w:val="clear" w:color="auto" w:fill="B6E7FF" w:themeFill="accent2" w:themeFillTint="3F"/>
      </w:tcPr>
    </w:tblStylePr>
    <w:tblStylePr w:type="band2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insideV w:val="single" w:sz="8" w:space="0" w:color="0092D7" w:themeColor="accent2"/>
        </w:tcBorders>
      </w:tcPr>
    </w:tblStylePr>
  </w:style>
  <w:style w:type="table" w:styleId="LightGrid-Accent3">
    <w:name w:val="Light Grid Accent 3"/>
    <w:basedOn w:val="TableNormal"/>
    <w:uiPriority w:val="62"/>
    <w:semiHidden/>
    <w:rsid w:val="00815342"/>
    <w:pPr>
      <w:spacing w:line="240" w:lineRule="auto"/>
    </w:p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insideH w:val="single" w:sz="8" w:space="0" w:color="46C2D7" w:themeColor="accent3"/>
        <w:insideV w:val="single" w:sz="8" w:space="0" w:color="46C2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6C2D7" w:themeColor="accent3"/>
          <w:left w:val="single" w:sz="8" w:space="0" w:color="46C2D7" w:themeColor="accent3"/>
          <w:bottom w:val="single" w:sz="18" w:space="0" w:color="46C2D7" w:themeColor="accent3"/>
          <w:right w:val="single" w:sz="8" w:space="0" w:color="46C2D7" w:themeColor="accent3"/>
          <w:insideH w:val="nil"/>
          <w:insideV w:val="single" w:sz="8" w:space="0" w:color="46C2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6C2D7" w:themeColor="accent3"/>
          <w:left w:val="single" w:sz="8" w:space="0" w:color="46C2D7" w:themeColor="accent3"/>
          <w:bottom w:val="single" w:sz="8" w:space="0" w:color="46C2D7" w:themeColor="accent3"/>
          <w:right w:val="single" w:sz="8" w:space="0" w:color="46C2D7" w:themeColor="accent3"/>
          <w:insideH w:val="nil"/>
          <w:insideV w:val="single" w:sz="8" w:space="0" w:color="46C2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tblStylePr w:type="band1Vert">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shd w:val="clear" w:color="auto" w:fill="D1EFF5" w:themeFill="accent3" w:themeFillTint="3F"/>
      </w:tcPr>
    </w:tblStylePr>
    <w:tblStylePr w:type="band1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insideV w:val="single" w:sz="8" w:space="0" w:color="46C2D7" w:themeColor="accent3"/>
        </w:tcBorders>
        <w:shd w:val="clear" w:color="auto" w:fill="D1EFF5" w:themeFill="accent3" w:themeFillTint="3F"/>
      </w:tcPr>
    </w:tblStylePr>
    <w:tblStylePr w:type="band2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insideV w:val="single" w:sz="8" w:space="0" w:color="46C2D7" w:themeColor="accent3"/>
        </w:tcBorders>
      </w:tcPr>
    </w:tblStylePr>
  </w:style>
  <w:style w:type="table" w:styleId="LightGrid-Accent4">
    <w:name w:val="Light Grid Accent 4"/>
    <w:basedOn w:val="TableNormal"/>
    <w:uiPriority w:val="62"/>
    <w:semiHidden/>
    <w:rsid w:val="00815342"/>
    <w:pPr>
      <w:spacing w:line="240" w:lineRule="auto"/>
    </w:p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insideH w:val="single" w:sz="8" w:space="0" w:color="75BB19" w:themeColor="accent4"/>
        <w:insideV w:val="single" w:sz="8" w:space="0" w:color="75BB1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B19" w:themeColor="accent4"/>
          <w:left w:val="single" w:sz="8" w:space="0" w:color="75BB19" w:themeColor="accent4"/>
          <w:bottom w:val="single" w:sz="18" w:space="0" w:color="75BB19" w:themeColor="accent4"/>
          <w:right w:val="single" w:sz="8" w:space="0" w:color="75BB19" w:themeColor="accent4"/>
          <w:insideH w:val="nil"/>
          <w:insideV w:val="single" w:sz="8" w:space="0" w:color="75BB1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B19" w:themeColor="accent4"/>
          <w:left w:val="single" w:sz="8" w:space="0" w:color="75BB19" w:themeColor="accent4"/>
          <w:bottom w:val="single" w:sz="8" w:space="0" w:color="75BB19" w:themeColor="accent4"/>
          <w:right w:val="single" w:sz="8" w:space="0" w:color="75BB19" w:themeColor="accent4"/>
          <w:insideH w:val="nil"/>
          <w:insideV w:val="single" w:sz="8" w:space="0" w:color="75BB1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tblStylePr w:type="band1Vert">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shd w:val="clear" w:color="auto" w:fill="DDF6BE" w:themeFill="accent4" w:themeFillTint="3F"/>
      </w:tcPr>
    </w:tblStylePr>
    <w:tblStylePr w:type="band1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insideV w:val="single" w:sz="8" w:space="0" w:color="75BB19" w:themeColor="accent4"/>
        </w:tcBorders>
        <w:shd w:val="clear" w:color="auto" w:fill="DDF6BE" w:themeFill="accent4" w:themeFillTint="3F"/>
      </w:tcPr>
    </w:tblStylePr>
    <w:tblStylePr w:type="band2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insideV w:val="single" w:sz="8" w:space="0" w:color="75BB19" w:themeColor="accent4"/>
        </w:tcBorders>
      </w:tcPr>
    </w:tblStylePr>
  </w:style>
  <w:style w:type="table" w:styleId="LightGrid-Accent5">
    <w:name w:val="Light Grid Accent 5"/>
    <w:basedOn w:val="TableNormal"/>
    <w:uiPriority w:val="62"/>
    <w:semiHidden/>
    <w:rsid w:val="00815342"/>
    <w:pPr>
      <w:spacing w:line="240" w:lineRule="auto"/>
    </w:p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insideH w:val="single" w:sz="8" w:space="0" w:color="C2D300" w:themeColor="accent5"/>
        <w:insideV w:val="single" w:sz="8" w:space="0" w:color="C2D3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D300" w:themeColor="accent5"/>
          <w:left w:val="single" w:sz="8" w:space="0" w:color="C2D300" w:themeColor="accent5"/>
          <w:bottom w:val="single" w:sz="18" w:space="0" w:color="C2D300" w:themeColor="accent5"/>
          <w:right w:val="single" w:sz="8" w:space="0" w:color="C2D300" w:themeColor="accent5"/>
          <w:insideH w:val="nil"/>
          <w:insideV w:val="single" w:sz="8" w:space="0" w:color="C2D3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D300" w:themeColor="accent5"/>
          <w:left w:val="single" w:sz="8" w:space="0" w:color="C2D300" w:themeColor="accent5"/>
          <w:bottom w:val="single" w:sz="8" w:space="0" w:color="C2D300" w:themeColor="accent5"/>
          <w:right w:val="single" w:sz="8" w:space="0" w:color="C2D300" w:themeColor="accent5"/>
          <w:insideH w:val="nil"/>
          <w:insideV w:val="single" w:sz="8" w:space="0" w:color="C2D3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tblStylePr w:type="band1Vert">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shd w:val="clear" w:color="auto" w:fill="F8FFB5" w:themeFill="accent5" w:themeFillTint="3F"/>
      </w:tcPr>
    </w:tblStylePr>
    <w:tblStylePr w:type="band1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insideV w:val="single" w:sz="8" w:space="0" w:color="C2D300" w:themeColor="accent5"/>
        </w:tcBorders>
        <w:shd w:val="clear" w:color="auto" w:fill="F8FFB5" w:themeFill="accent5" w:themeFillTint="3F"/>
      </w:tcPr>
    </w:tblStylePr>
    <w:tblStylePr w:type="band2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insideV w:val="single" w:sz="8" w:space="0" w:color="C2D300" w:themeColor="accent5"/>
        </w:tcBorders>
      </w:tcPr>
    </w:tblStylePr>
  </w:style>
  <w:style w:type="table" w:styleId="LightGrid-Accent6">
    <w:name w:val="Light Grid Accent 6"/>
    <w:basedOn w:val="TableNormal"/>
    <w:uiPriority w:val="62"/>
    <w:semiHidden/>
    <w:rsid w:val="00815342"/>
    <w:pPr>
      <w:spacing w:line="240" w:lineRule="auto"/>
    </w:p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insideH w:val="single" w:sz="8" w:space="0" w:color="F0AB00" w:themeColor="accent6"/>
        <w:insideV w:val="single" w:sz="8" w:space="0" w:color="F0AB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AB00" w:themeColor="accent6"/>
          <w:left w:val="single" w:sz="8" w:space="0" w:color="F0AB00" w:themeColor="accent6"/>
          <w:bottom w:val="single" w:sz="18" w:space="0" w:color="F0AB00" w:themeColor="accent6"/>
          <w:right w:val="single" w:sz="8" w:space="0" w:color="F0AB00" w:themeColor="accent6"/>
          <w:insideH w:val="nil"/>
          <w:insideV w:val="single" w:sz="8" w:space="0" w:color="F0AB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AB00" w:themeColor="accent6"/>
          <w:left w:val="single" w:sz="8" w:space="0" w:color="F0AB00" w:themeColor="accent6"/>
          <w:bottom w:val="single" w:sz="8" w:space="0" w:color="F0AB00" w:themeColor="accent6"/>
          <w:right w:val="single" w:sz="8" w:space="0" w:color="F0AB00" w:themeColor="accent6"/>
          <w:insideH w:val="nil"/>
          <w:insideV w:val="single" w:sz="8" w:space="0" w:color="F0AB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tblStylePr w:type="band1Vert">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shd w:val="clear" w:color="auto" w:fill="FFEBBC" w:themeFill="accent6" w:themeFillTint="3F"/>
      </w:tcPr>
    </w:tblStylePr>
    <w:tblStylePr w:type="band1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insideV w:val="single" w:sz="8" w:space="0" w:color="F0AB00" w:themeColor="accent6"/>
        </w:tcBorders>
        <w:shd w:val="clear" w:color="auto" w:fill="FFEBBC" w:themeFill="accent6" w:themeFillTint="3F"/>
      </w:tcPr>
    </w:tblStylePr>
    <w:tblStylePr w:type="band2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insideV w:val="single" w:sz="8" w:space="0" w:color="F0AB00" w:themeColor="accent6"/>
        </w:tcBorders>
      </w:tcPr>
    </w:tblStylePr>
  </w:style>
  <w:style w:type="table" w:styleId="LightList">
    <w:name w:val="Light List"/>
    <w:basedOn w:val="TableNormal"/>
    <w:uiPriority w:val="61"/>
    <w:semiHidden/>
    <w:rsid w:val="00815342"/>
    <w:pPr>
      <w:spacing w:line="240" w:lineRule="auto"/>
    </w:p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61"/>
    <w:semiHidden/>
    <w:rsid w:val="00815342"/>
    <w:pPr>
      <w:spacing w:line="240" w:lineRule="auto"/>
    </w:p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tblBorders>
    </w:tblPr>
    <w:tblStylePr w:type="firstRow">
      <w:pPr>
        <w:spacing w:before="0" w:after="0" w:line="240" w:lineRule="auto"/>
      </w:pPr>
      <w:rPr>
        <w:b/>
        <w:bCs/>
        <w:color w:val="FFFFFF" w:themeColor="background1"/>
      </w:rPr>
      <w:tblPr/>
      <w:tcPr>
        <w:shd w:val="clear" w:color="auto" w:fill="00428B" w:themeFill="accent1"/>
      </w:tcPr>
    </w:tblStylePr>
    <w:tblStylePr w:type="lastRow">
      <w:pPr>
        <w:spacing w:before="0" w:after="0" w:line="240" w:lineRule="auto"/>
      </w:pPr>
      <w:rPr>
        <w:b/>
        <w:bCs/>
      </w:rPr>
      <w:tblPr/>
      <w:tcPr>
        <w:tcBorders>
          <w:top w:val="double" w:sz="6" w:space="0" w:color="00428B" w:themeColor="accent1"/>
          <w:left w:val="single" w:sz="8" w:space="0" w:color="00428B" w:themeColor="accent1"/>
          <w:bottom w:val="single" w:sz="8" w:space="0" w:color="00428B" w:themeColor="accent1"/>
          <w:right w:val="single" w:sz="8" w:space="0" w:color="00428B" w:themeColor="accent1"/>
        </w:tcBorders>
      </w:tcPr>
    </w:tblStylePr>
    <w:tblStylePr w:type="firstCol">
      <w:rPr>
        <w:b/>
        <w:bCs/>
      </w:rPr>
    </w:tblStylePr>
    <w:tblStylePr w:type="lastCol">
      <w:rPr>
        <w:b/>
        <w:bCs/>
      </w:rPr>
    </w:tblStylePr>
    <w:tblStylePr w:type="band1Vert">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tblStylePr w:type="band1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style>
  <w:style w:type="table" w:styleId="LightList-Accent2">
    <w:name w:val="Light List Accent 2"/>
    <w:basedOn w:val="TableNormal"/>
    <w:uiPriority w:val="61"/>
    <w:semiHidden/>
    <w:rsid w:val="00815342"/>
    <w:pPr>
      <w:spacing w:line="240" w:lineRule="auto"/>
    </w:p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tblBorders>
    </w:tblPr>
    <w:tblStylePr w:type="firstRow">
      <w:pPr>
        <w:spacing w:before="0" w:after="0" w:line="240" w:lineRule="auto"/>
      </w:pPr>
      <w:rPr>
        <w:b/>
        <w:bCs/>
        <w:color w:val="FFFFFF" w:themeColor="background1"/>
      </w:rPr>
      <w:tblPr/>
      <w:tcPr>
        <w:shd w:val="clear" w:color="auto" w:fill="0092D7" w:themeFill="accent2"/>
      </w:tcPr>
    </w:tblStylePr>
    <w:tblStylePr w:type="lastRow">
      <w:pPr>
        <w:spacing w:before="0" w:after="0" w:line="240" w:lineRule="auto"/>
      </w:pPr>
      <w:rPr>
        <w:b/>
        <w:bCs/>
      </w:rPr>
      <w:tblPr/>
      <w:tcPr>
        <w:tcBorders>
          <w:top w:val="double" w:sz="6" w:space="0" w:color="0092D7" w:themeColor="accent2"/>
          <w:left w:val="single" w:sz="8" w:space="0" w:color="0092D7" w:themeColor="accent2"/>
          <w:bottom w:val="single" w:sz="8" w:space="0" w:color="0092D7" w:themeColor="accent2"/>
          <w:right w:val="single" w:sz="8" w:space="0" w:color="0092D7" w:themeColor="accent2"/>
        </w:tcBorders>
      </w:tcPr>
    </w:tblStylePr>
    <w:tblStylePr w:type="firstCol">
      <w:rPr>
        <w:b/>
        <w:bCs/>
      </w:rPr>
    </w:tblStylePr>
    <w:tblStylePr w:type="lastCol">
      <w:rPr>
        <w:b/>
        <w:bCs/>
      </w:rPr>
    </w:tblStylePr>
    <w:tblStylePr w:type="band1Vert">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tblStylePr w:type="band1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style>
  <w:style w:type="table" w:styleId="LightList-Accent3">
    <w:name w:val="Light List Accent 3"/>
    <w:basedOn w:val="TableNormal"/>
    <w:uiPriority w:val="61"/>
    <w:semiHidden/>
    <w:rsid w:val="00815342"/>
    <w:pPr>
      <w:spacing w:line="240" w:lineRule="auto"/>
    </w:p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tblBorders>
    </w:tblPr>
    <w:tblStylePr w:type="firstRow">
      <w:pPr>
        <w:spacing w:before="0" w:after="0" w:line="240" w:lineRule="auto"/>
      </w:pPr>
      <w:rPr>
        <w:b/>
        <w:bCs/>
        <w:color w:val="FFFFFF" w:themeColor="background1"/>
      </w:rPr>
      <w:tblPr/>
      <w:tcPr>
        <w:shd w:val="clear" w:color="auto" w:fill="46C2D7" w:themeFill="accent3"/>
      </w:tcPr>
    </w:tblStylePr>
    <w:tblStylePr w:type="lastRow">
      <w:pPr>
        <w:spacing w:before="0" w:after="0" w:line="240" w:lineRule="auto"/>
      </w:pPr>
      <w:rPr>
        <w:b/>
        <w:bCs/>
      </w:rPr>
      <w:tblPr/>
      <w:tcPr>
        <w:tcBorders>
          <w:top w:val="double" w:sz="6" w:space="0" w:color="46C2D7" w:themeColor="accent3"/>
          <w:left w:val="single" w:sz="8" w:space="0" w:color="46C2D7" w:themeColor="accent3"/>
          <w:bottom w:val="single" w:sz="8" w:space="0" w:color="46C2D7" w:themeColor="accent3"/>
          <w:right w:val="single" w:sz="8" w:space="0" w:color="46C2D7" w:themeColor="accent3"/>
        </w:tcBorders>
      </w:tcPr>
    </w:tblStylePr>
    <w:tblStylePr w:type="firstCol">
      <w:rPr>
        <w:b/>
        <w:bCs/>
      </w:rPr>
    </w:tblStylePr>
    <w:tblStylePr w:type="lastCol">
      <w:rPr>
        <w:b/>
        <w:bCs/>
      </w:rPr>
    </w:tblStylePr>
    <w:tblStylePr w:type="band1Vert">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tblStylePr w:type="band1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style>
  <w:style w:type="table" w:styleId="LightList-Accent4">
    <w:name w:val="Light List Accent 4"/>
    <w:basedOn w:val="TableNormal"/>
    <w:uiPriority w:val="61"/>
    <w:semiHidden/>
    <w:rsid w:val="00815342"/>
    <w:pPr>
      <w:spacing w:line="240" w:lineRule="auto"/>
    </w:p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tblBorders>
    </w:tblPr>
    <w:tblStylePr w:type="firstRow">
      <w:pPr>
        <w:spacing w:before="0" w:after="0" w:line="240" w:lineRule="auto"/>
      </w:pPr>
      <w:rPr>
        <w:b/>
        <w:bCs/>
        <w:color w:val="FFFFFF" w:themeColor="background1"/>
      </w:rPr>
      <w:tblPr/>
      <w:tcPr>
        <w:shd w:val="clear" w:color="auto" w:fill="75BB19" w:themeFill="accent4"/>
      </w:tcPr>
    </w:tblStylePr>
    <w:tblStylePr w:type="lastRow">
      <w:pPr>
        <w:spacing w:before="0" w:after="0" w:line="240" w:lineRule="auto"/>
      </w:pPr>
      <w:rPr>
        <w:b/>
        <w:bCs/>
      </w:rPr>
      <w:tblPr/>
      <w:tcPr>
        <w:tcBorders>
          <w:top w:val="double" w:sz="6" w:space="0" w:color="75BB19" w:themeColor="accent4"/>
          <w:left w:val="single" w:sz="8" w:space="0" w:color="75BB19" w:themeColor="accent4"/>
          <w:bottom w:val="single" w:sz="8" w:space="0" w:color="75BB19" w:themeColor="accent4"/>
          <w:right w:val="single" w:sz="8" w:space="0" w:color="75BB19" w:themeColor="accent4"/>
        </w:tcBorders>
      </w:tcPr>
    </w:tblStylePr>
    <w:tblStylePr w:type="firstCol">
      <w:rPr>
        <w:b/>
        <w:bCs/>
      </w:rPr>
    </w:tblStylePr>
    <w:tblStylePr w:type="lastCol">
      <w:rPr>
        <w:b/>
        <w:bCs/>
      </w:rPr>
    </w:tblStylePr>
    <w:tblStylePr w:type="band1Vert">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tblStylePr w:type="band1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style>
  <w:style w:type="table" w:styleId="LightList-Accent5">
    <w:name w:val="Light List Accent 5"/>
    <w:basedOn w:val="TableNormal"/>
    <w:uiPriority w:val="61"/>
    <w:semiHidden/>
    <w:rsid w:val="00815342"/>
    <w:pPr>
      <w:spacing w:line="240" w:lineRule="auto"/>
    </w:p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tblBorders>
    </w:tblPr>
    <w:tblStylePr w:type="firstRow">
      <w:pPr>
        <w:spacing w:before="0" w:after="0" w:line="240" w:lineRule="auto"/>
      </w:pPr>
      <w:rPr>
        <w:b/>
        <w:bCs/>
        <w:color w:val="FFFFFF" w:themeColor="background1"/>
      </w:rPr>
      <w:tblPr/>
      <w:tcPr>
        <w:shd w:val="clear" w:color="auto" w:fill="C2D300" w:themeFill="accent5"/>
      </w:tcPr>
    </w:tblStylePr>
    <w:tblStylePr w:type="lastRow">
      <w:pPr>
        <w:spacing w:before="0" w:after="0" w:line="240" w:lineRule="auto"/>
      </w:pPr>
      <w:rPr>
        <w:b/>
        <w:bCs/>
      </w:rPr>
      <w:tblPr/>
      <w:tcPr>
        <w:tcBorders>
          <w:top w:val="double" w:sz="6" w:space="0" w:color="C2D300" w:themeColor="accent5"/>
          <w:left w:val="single" w:sz="8" w:space="0" w:color="C2D300" w:themeColor="accent5"/>
          <w:bottom w:val="single" w:sz="8" w:space="0" w:color="C2D300" w:themeColor="accent5"/>
          <w:right w:val="single" w:sz="8" w:space="0" w:color="C2D300" w:themeColor="accent5"/>
        </w:tcBorders>
      </w:tcPr>
    </w:tblStylePr>
    <w:tblStylePr w:type="firstCol">
      <w:rPr>
        <w:b/>
        <w:bCs/>
      </w:rPr>
    </w:tblStylePr>
    <w:tblStylePr w:type="lastCol">
      <w:rPr>
        <w:b/>
        <w:bCs/>
      </w:rPr>
    </w:tblStylePr>
    <w:tblStylePr w:type="band1Vert">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tblStylePr w:type="band1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style>
  <w:style w:type="table" w:styleId="LightList-Accent6">
    <w:name w:val="Light List Accent 6"/>
    <w:basedOn w:val="TableNormal"/>
    <w:uiPriority w:val="61"/>
    <w:semiHidden/>
    <w:rsid w:val="00815342"/>
    <w:pPr>
      <w:spacing w:line="240" w:lineRule="auto"/>
    </w:p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tblBorders>
    </w:tblPr>
    <w:tblStylePr w:type="firstRow">
      <w:pPr>
        <w:spacing w:before="0" w:after="0" w:line="240" w:lineRule="auto"/>
      </w:pPr>
      <w:rPr>
        <w:b/>
        <w:bCs/>
        <w:color w:val="FFFFFF" w:themeColor="background1"/>
      </w:rPr>
      <w:tblPr/>
      <w:tcPr>
        <w:shd w:val="clear" w:color="auto" w:fill="F0AB00" w:themeFill="accent6"/>
      </w:tcPr>
    </w:tblStylePr>
    <w:tblStylePr w:type="lastRow">
      <w:pPr>
        <w:spacing w:before="0" w:after="0" w:line="240" w:lineRule="auto"/>
      </w:pPr>
      <w:rPr>
        <w:b/>
        <w:bCs/>
      </w:rPr>
      <w:tblPr/>
      <w:tcPr>
        <w:tcBorders>
          <w:top w:val="double" w:sz="6" w:space="0" w:color="F0AB00" w:themeColor="accent6"/>
          <w:left w:val="single" w:sz="8" w:space="0" w:color="F0AB00" w:themeColor="accent6"/>
          <w:bottom w:val="single" w:sz="8" w:space="0" w:color="F0AB00" w:themeColor="accent6"/>
          <w:right w:val="single" w:sz="8" w:space="0" w:color="F0AB00" w:themeColor="accent6"/>
        </w:tcBorders>
      </w:tcPr>
    </w:tblStylePr>
    <w:tblStylePr w:type="firstCol">
      <w:rPr>
        <w:b/>
        <w:bCs/>
      </w:rPr>
    </w:tblStylePr>
    <w:tblStylePr w:type="lastCol">
      <w:rPr>
        <w:b/>
        <w:bCs/>
      </w:rPr>
    </w:tblStylePr>
    <w:tblStylePr w:type="band1Vert">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tblStylePr w:type="band1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style>
  <w:style w:type="table" w:styleId="LightShading">
    <w:name w:val="Light Shading"/>
    <w:basedOn w:val="TableNormal"/>
    <w:uiPriority w:val="60"/>
    <w:semiHidden/>
    <w:rsid w:val="00815342"/>
    <w:pPr>
      <w:spacing w:line="240" w:lineRule="auto"/>
    </w:pPr>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60"/>
    <w:semiHidden/>
    <w:rsid w:val="00815342"/>
    <w:pPr>
      <w:spacing w:line="240" w:lineRule="auto"/>
    </w:pPr>
    <w:rPr>
      <w:color w:val="003168" w:themeColor="accent1" w:themeShade="BF"/>
    </w:rPr>
    <w:tblPr>
      <w:tblStyleRowBandSize w:val="1"/>
      <w:tblStyleColBandSize w:val="1"/>
      <w:tblBorders>
        <w:top w:val="single" w:sz="8" w:space="0" w:color="00428B" w:themeColor="accent1"/>
        <w:bottom w:val="single" w:sz="8" w:space="0" w:color="00428B" w:themeColor="accent1"/>
      </w:tblBorders>
    </w:tblPr>
    <w:tblStylePr w:type="firstRow">
      <w:pPr>
        <w:spacing w:before="0" w:after="0" w:line="240" w:lineRule="auto"/>
      </w:pPr>
      <w:rPr>
        <w:b/>
        <w:bCs/>
      </w:rPr>
      <w:tblPr/>
      <w:tcPr>
        <w:tcBorders>
          <w:top w:val="single" w:sz="8" w:space="0" w:color="00428B" w:themeColor="accent1"/>
          <w:left w:val="nil"/>
          <w:bottom w:val="single" w:sz="8" w:space="0" w:color="00428B" w:themeColor="accent1"/>
          <w:right w:val="nil"/>
          <w:insideH w:val="nil"/>
          <w:insideV w:val="nil"/>
        </w:tcBorders>
      </w:tcPr>
    </w:tblStylePr>
    <w:tblStylePr w:type="lastRow">
      <w:pPr>
        <w:spacing w:before="0" w:after="0" w:line="240" w:lineRule="auto"/>
      </w:pPr>
      <w:rPr>
        <w:b/>
        <w:bCs/>
      </w:rPr>
      <w:tblPr/>
      <w:tcPr>
        <w:tcBorders>
          <w:top w:val="single" w:sz="8" w:space="0" w:color="00428B" w:themeColor="accent1"/>
          <w:left w:val="nil"/>
          <w:bottom w:val="single" w:sz="8" w:space="0" w:color="00428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EFF" w:themeFill="accent1" w:themeFillTint="3F"/>
      </w:tcPr>
    </w:tblStylePr>
    <w:tblStylePr w:type="band1Horz">
      <w:tblPr/>
      <w:tcPr>
        <w:tcBorders>
          <w:left w:val="nil"/>
          <w:right w:val="nil"/>
          <w:insideH w:val="nil"/>
          <w:insideV w:val="nil"/>
        </w:tcBorders>
        <w:shd w:val="clear" w:color="auto" w:fill="A3CEFF" w:themeFill="accent1" w:themeFillTint="3F"/>
      </w:tcPr>
    </w:tblStylePr>
  </w:style>
  <w:style w:type="table" w:styleId="LightShading-Accent2">
    <w:name w:val="Light Shading Accent 2"/>
    <w:basedOn w:val="TableNormal"/>
    <w:uiPriority w:val="60"/>
    <w:semiHidden/>
    <w:rsid w:val="00815342"/>
    <w:pPr>
      <w:spacing w:line="240" w:lineRule="auto"/>
    </w:pPr>
    <w:rPr>
      <w:color w:val="006DA1" w:themeColor="accent2" w:themeShade="BF"/>
    </w:rPr>
    <w:tblPr>
      <w:tblStyleRowBandSize w:val="1"/>
      <w:tblStyleColBandSize w:val="1"/>
      <w:tblBorders>
        <w:top w:val="single" w:sz="8" w:space="0" w:color="0092D7" w:themeColor="accent2"/>
        <w:bottom w:val="single" w:sz="8" w:space="0" w:color="0092D7" w:themeColor="accent2"/>
      </w:tblBorders>
    </w:tblPr>
    <w:tblStylePr w:type="firstRow">
      <w:pPr>
        <w:spacing w:before="0" w:after="0" w:line="240" w:lineRule="auto"/>
      </w:pPr>
      <w:rPr>
        <w:b/>
        <w:bCs/>
      </w:rPr>
      <w:tblPr/>
      <w:tcPr>
        <w:tcBorders>
          <w:top w:val="single" w:sz="8" w:space="0" w:color="0092D7" w:themeColor="accent2"/>
          <w:left w:val="nil"/>
          <w:bottom w:val="single" w:sz="8" w:space="0" w:color="0092D7" w:themeColor="accent2"/>
          <w:right w:val="nil"/>
          <w:insideH w:val="nil"/>
          <w:insideV w:val="nil"/>
        </w:tcBorders>
      </w:tcPr>
    </w:tblStylePr>
    <w:tblStylePr w:type="lastRow">
      <w:pPr>
        <w:spacing w:before="0" w:after="0" w:line="240" w:lineRule="auto"/>
      </w:pPr>
      <w:rPr>
        <w:b/>
        <w:bCs/>
      </w:rPr>
      <w:tblPr/>
      <w:tcPr>
        <w:tcBorders>
          <w:top w:val="single" w:sz="8" w:space="0" w:color="0092D7" w:themeColor="accent2"/>
          <w:left w:val="nil"/>
          <w:bottom w:val="single" w:sz="8" w:space="0" w:color="0092D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7FF" w:themeFill="accent2" w:themeFillTint="3F"/>
      </w:tcPr>
    </w:tblStylePr>
    <w:tblStylePr w:type="band1Horz">
      <w:tblPr/>
      <w:tcPr>
        <w:tcBorders>
          <w:left w:val="nil"/>
          <w:right w:val="nil"/>
          <w:insideH w:val="nil"/>
          <w:insideV w:val="nil"/>
        </w:tcBorders>
        <w:shd w:val="clear" w:color="auto" w:fill="B6E7FF" w:themeFill="accent2" w:themeFillTint="3F"/>
      </w:tcPr>
    </w:tblStylePr>
  </w:style>
  <w:style w:type="table" w:styleId="LightShading-Accent3">
    <w:name w:val="Light Shading Accent 3"/>
    <w:basedOn w:val="TableNormal"/>
    <w:uiPriority w:val="60"/>
    <w:semiHidden/>
    <w:rsid w:val="00815342"/>
    <w:pPr>
      <w:spacing w:line="240" w:lineRule="auto"/>
    </w:pPr>
    <w:rPr>
      <w:color w:val="269BAF" w:themeColor="accent3" w:themeShade="BF"/>
    </w:rPr>
    <w:tblPr>
      <w:tblStyleRowBandSize w:val="1"/>
      <w:tblStyleColBandSize w:val="1"/>
      <w:tblBorders>
        <w:top w:val="single" w:sz="8" w:space="0" w:color="46C2D7" w:themeColor="accent3"/>
        <w:bottom w:val="single" w:sz="8" w:space="0" w:color="46C2D7" w:themeColor="accent3"/>
      </w:tblBorders>
    </w:tblPr>
    <w:tblStylePr w:type="firstRow">
      <w:pPr>
        <w:spacing w:before="0" w:after="0" w:line="240" w:lineRule="auto"/>
      </w:pPr>
      <w:rPr>
        <w:b/>
        <w:bCs/>
      </w:rPr>
      <w:tblPr/>
      <w:tcPr>
        <w:tcBorders>
          <w:top w:val="single" w:sz="8" w:space="0" w:color="46C2D7" w:themeColor="accent3"/>
          <w:left w:val="nil"/>
          <w:bottom w:val="single" w:sz="8" w:space="0" w:color="46C2D7" w:themeColor="accent3"/>
          <w:right w:val="nil"/>
          <w:insideH w:val="nil"/>
          <w:insideV w:val="nil"/>
        </w:tcBorders>
      </w:tcPr>
    </w:tblStylePr>
    <w:tblStylePr w:type="lastRow">
      <w:pPr>
        <w:spacing w:before="0" w:after="0" w:line="240" w:lineRule="auto"/>
      </w:pPr>
      <w:rPr>
        <w:b/>
        <w:bCs/>
      </w:rPr>
      <w:tblPr/>
      <w:tcPr>
        <w:tcBorders>
          <w:top w:val="single" w:sz="8" w:space="0" w:color="46C2D7" w:themeColor="accent3"/>
          <w:left w:val="nil"/>
          <w:bottom w:val="single" w:sz="8" w:space="0" w:color="46C2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FF5" w:themeFill="accent3" w:themeFillTint="3F"/>
      </w:tcPr>
    </w:tblStylePr>
    <w:tblStylePr w:type="band1Horz">
      <w:tblPr/>
      <w:tcPr>
        <w:tcBorders>
          <w:left w:val="nil"/>
          <w:right w:val="nil"/>
          <w:insideH w:val="nil"/>
          <w:insideV w:val="nil"/>
        </w:tcBorders>
        <w:shd w:val="clear" w:color="auto" w:fill="D1EFF5" w:themeFill="accent3" w:themeFillTint="3F"/>
      </w:tcPr>
    </w:tblStylePr>
  </w:style>
  <w:style w:type="table" w:styleId="LightShading-Accent4">
    <w:name w:val="Light Shading Accent 4"/>
    <w:basedOn w:val="TableNormal"/>
    <w:uiPriority w:val="60"/>
    <w:semiHidden/>
    <w:rsid w:val="00815342"/>
    <w:pPr>
      <w:spacing w:line="240" w:lineRule="auto"/>
    </w:pPr>
    <w:rPr>
      <w:color w:val="578B12" w:themeColor="accent4" w:themeShade="BF"/>
    </w:rPr>
    <w:tblPr>
      <w:tblStyleRowBandSize w:val="1"/>
      <w:tblStyleColBandSize w:val="1"/>
      <w:tblBorders>
        <w:top w:val="single" w:sz="8" w:space="0" w:color="75BB19" w:themeColor="accent4"/>
        <w:bottom w:val="single" w:sz="8" w:space="0" w:color="75BB19" w:themeColor="accent4"/>
      </w:tblBorders>
    </w:tblPr>
    <w:tblStylePr w:type="firstRow">
      <w:pPr>
        <w:spacing w:before="0" w:after="0" w:line="240" w:lineRule="auto"/>
      </w:pPr>
      <w:rPr>
        <w:b/>
        <w:bCs/>
      </w:rPr>
      <w:tblPr/>
      <w:tcPr>
        <w:tcBorders>
          <w:top w:val="single" w:sz="8" w:space="0" w:color="75BB19" w:themeColor="accent4"/>
          <w:left w:val="nil"/>
          <w:bottom w:val="single" w:sz="8" w:space="0" w:color="75BB19" w:themeColor="accent4"/>
          <w:right w:val="nil"/>
          <w:insideH w:val="nil"/>
          <w:insideV w:val="nil"/>
        </w:tcBorders>
      </w:tcPr>
    </w:tblStylePr>
    <w:tblStylePr w:type="lastRow">
      <w:pPr>
        <w:spacing w:before="0" w:after="0" w:line="240" w:lineRule="auto"/>
      </w:pPr>
      <w:rPr>
        <w:b/>
        <w:bCs/>
      </w:rPr>
      <w:tblPr/>
      <w:tcPr>
        <w:tcBorders>
          <w:top w:val="single" w:sz="8" w:space="0" w:color="75BB19" w:themeColor="accent4"/>
          <w:left w:val="nil"/>
          <w:bottom w:val="single" w:sz="8" w:space="0" w:color="75BB1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6BE" w:themeFill="accent4" w:themeFillTint="3F"/>
      </w:tcPr>
    </w:tblStylePr>
    <w:tblStylePr w:type="band1Horz">
      <w:tblPr/>
      <w:tcPr>
        <w:tcBorders>
          <w:left w:val="nil"/>
          <w:right w:val="nil"/>
          <w:insideH w:val="nil"/>
          <w:insideV w:val="nil"/>
        </w:tcBorders>
        <w:shd w:val="clear" w:color="auto" w:fill="DDF6BE" w:themeFill="accent4" w:themeFillTint="3F"/>
      </w:tcPr>
    </w:tblStylePr>
  </w:style>
  <w:style w:type="table" w:styleId="LightShading-Accent5">
    <w:name w:val="Light Shading Accent 5"/>
    <w:basedOn w:val="TableNormal"/>
    <w:uiPriority w:val="60"/>
    <w:semiHidden/>
    <w:rsid w:val="00815342"/>
    <w:pPr>
      <w:spacing w:line="240" w:lineRule="auto"/>
    </w:pPr>
    <w:rPr>
      <w:color w:val="909E00" w:themeColor="accent5" w:themeShade="BF"/>
    </w:rPr>
    <w:tblPr>
      <w:tblStyleRowBandSize w:val="1"/>
      <w:tblStyleColBandSize w:val="1"/>
      <w:tblBorders>
        <w:top w:val="single" w:sz="8" w:space="0" w:color="C2D300" w:themeColor="accent5"/>
        <w:bottom w:val="single" w:sz="8" w:space="0" w:color="C2D300" w:themeColor="accent5"/>
      </w:tblBorders>
    </w:tblPr>
    <w:tblStylePr w:type="firstRow">
      <w:pPr>
        <w:spacing w:before="0" w:after="0" w:line="240" w:lineRule="auto"/>
      </w:pPr>
      <w:rPr>
        <w:b/>
        <w:bCs/>
      </w:rPr>
      <w:tblPr/>
      <w:tcPr>
        <w:tcBorders>
          <w:top w:val="single" w:sz="8" w:space="0" w:color="C2D300" w:themeColor="accent5"/>
          <w:left w:val="nil"/>
          <w:bottom w:val="single" w:sz="8" w:space="0" w:color="C2D300" w:themeColor="accent5"/>
          <w:right w:val="nil"/>
          <w:insideH w:val="nil"/>
          <w:insideV w:val="nil"/>
        </w:tcBorders>
      </w:tcPr>
    </w:tblStylePr>
    <w:tblStylePr w:type="lastRow">
      <w:pPr>
        <w:spacing w:before="0" w:after="0" w:line="240" w:lineRule="auto"/>
      </w:pPr>
      <w:rPr>
        <w:b/>
        <w:bCs/>
      </w:rPr>
      <w:tblPr/>
      <w:tcPr>
        <w:tcBorders>
          <w:top w:val="single" w:sz="8" w:space="0" w:color="C2D300" w:themeColor="accent5"/>
          <w:left w:val="nil"/>
          <w:bottom w:val="single" w:sz="8" w:space="0" w:color="C2D3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FB5" w:themeFill="accent5" w:themeFillTint="3F"/>
      </w:tcPr>
    </w:tblStylePr>
    <w:tblStylePr w:type="band1Horz">
      <w:tblPr/>
      <w:tcPr>
        <w:tcBorders>
          <w:left w:val="nil"/>
          <w:right w:val="nil"/>
          <w:insideH w:val="nil"/>
          <w:insideV w:val="nil"/>
        </w:tcBorders>
        <w:shd w:val="clear" w:color="auto" w:fill="F8FFB5" w:themeFill="accent5" w:themeFillTint="3F"/>
      </w:tcPr>
    </w:tblStylePr>
  </w:style>
  <w:style w:type="table" w:styleId="LightShading-Accent6">
    <w:name w:val="Light Shading Accent 6"/>
    <w:basedOn w:val="TableNormal"/>
    <w:uiPriority w:val="60"/>
    <w:semiHidden/>
    <w:rsid w:val="00815342"/>
    <w:pPr>
      <w:spacing w:line="240" w:lineRule="auto"/>
    </w:pPr>
    <w:rPr>
      <w:color w:val="B37F00" w:themeColor="accent6" w:themeShade="BF"/>
    </w:rPr>
    <w:tblPr>
      <w:tblStyleRowBandSize w:val="1"/>
      <w:tblStyleColBandSize w:val="1"/>
      <w:tblBorders>
        <w:top w:val="single" w:sz="8" w:space="0" w:color="F0AB00" w:themeColor="accent6"/>
        <w:bottom w:val="single" w:sz="8" w:space="0" w:color="F0AB00" w:themeColor="accent6"/>
      </w:tblBorders>
    </w:tblPr>
    <w:tblStylePr w:type="firstRow">
      <w:pPr>
        <w:spacing w:before="0" w:after="0" w:line="240" w:lineRule="auto"/>
      </w:pPr>
      <w:rPr>
        <w:b/>
        <w:bCs/>
      </w:rPr>
      <w:tblPr/>
      <w:tcPr>
        <w:tcBorders>
          <w:top w:val="single" w:sz="8" w:space="0" w:color="F0AB00" w:themeColor="accent6"/>
          <w:left w:val="nil"/>
          <w:bottom w:val="single" w:sz="8" w:space="0" w:color="F0AB00" w:themeColor="accent6"/>
          <w:right w:val="nil"/>
          <w:insideH w:val="nil"/>
          <w:insideV w:val="nil"/>
        </w:tcBorders>
      </w:tcPr>
    </w:tblStylePr>
    <w:tblStylePr w:type="lastRow">
      <w:pPr>
        <w:spacing w:before="0" w:after="0" w:line="240" w:lineRule="auto"/>
      </w:pPr>
      <w:rPr>
        <w:b/>
        <w:bCs/>
      </w:rPr>
      <w:tblPr/>
      <w:tcPr>
        <w:tcBorders>
          <w:top w:val="single" w:sz="8" w:space="0" w:color="F0AB00" w:themeColor="accent6"/>
          <w:left w:val="nil"/>
          <w:bottom w:val="single" w:sz="8" w:space="0" w:color="F0AB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BBC" w:themeFill="accent6" w:themeFillTint="3F"/>
      </w:tcPr>
    </w:tblStylePr>
    <w:tblStylePr w:type="band1Horz">
      <w:tblPr/>
      <w:tcPr>
        <w:tcBorders>
          <w:left w:val="nil"/>
          <w:right w:val="nil"/>
          <w:insideH w:val="nil"/>
          <w:insideV w:val="nil"/>
        </w:tcBorders>
        <w:shd w:val="clear" w:color="auto" w:fill="FFEBBC" w:themeFill="accent6" w:themeFillTint="3F"/>
      </w:tcPr>
    </w:tblStylePr>
  </w:style>
  <w:style w:type="table" w:customStyle="1" w:styleId="ListTable1Light1">
    <w:name w:val="List Table 1 Light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2089FF" w:themeColor="accent1" w:themeTint="99"/>
        </w:tcBorders>
      </w:tcPr>
    </w:tblStylePr>
    <w:tblStylePr w:type="lastRow">
      <w:rPr>
        <w:b/>
        <w:bCs/>
      </w:rPr>
      <w:tblPr/>
      <w:tcPr>
        <w:tcBorders>
          <w:top w:val="sing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1Light-Accent21">
    <w:name w:val="List Table 1 Light - Accent 2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4EC6FF" w:themeColor="accent2" w:themeTint="99"/>
        </w:tcBorders>
      </w:tcPr>
    </w:tblStylePr>
    <w:tblStylePr w:type="lastRow">
      <w:rPr>
        <w:b/>
        <w:bCs/>
      </w:rPr>
      <w:tblPr/>
      <w:tcPr>
        <w:tcBorders>
          <w:top w:val="sing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1Light-Accent31">
    <w:name w:val="List Table 1 Light - Accent 3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90DAE7" w:themeColor="accent3" w:themeTint="99"/>
        </w:tcBorders>
      </w:tcPr>
    </w:tblStylePr>
    <w:tblStylePr w:type="lastRow">
      <w:rPr>
        <w:b/>
        <w:bCs/>
      </w:rPr>
      <w:tblPr/>
      <w:tcPr>
        <w:tcBorders>
          <w:top w:val="sing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1Light-Accent41">
    <w:name w:val="List Table 1 Light - Accent 4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AEEA61" w:themeColor="accent4" w:themeTint="99"/>
        </w:tcBorders>
      </w:tcPr>
    </w:tblStylePr>
    <w:tblStylePr w:type="lastRow">
      <w:rPr>
        <w:b/>
        <w:bCs/>
      </w:rPr>
      <w:tblPr/>
      <w:tcPr>
        <w:tcBorders>
          <w:top w:val="sing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1Light-Accent51">
    <w:name w:val="List Table 1 Light - Accent 5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F0FF4B" w:themeColor="accent5" w:themeTint="99"/>
        </w:tcBorders>
      </w:tcPr>
    </w:tblStylePr>
    <w:tblStylePr w:type="lastRow">
      <w:rPr>
        <w:b/>
        <w:bCs/>
      </w:rPr>
      <w:tblPr/>
      <w:tcPr>
        <w:tcBorders>
          <w:top w:val="sing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1Light-Accent61">
    <w:name w:val="List Table 1 Light - Accent 6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FFCF5D" w:themeColor="accent6" w:themeTint="99"/>
        </w:tcBorders>
      </w:tcPr>
    </w:tblStylePr>
    <w:tblStylePr w:type="lastRow">
      <w:rPr>
        <w:b/>
        <w:bCs/>
      </w:rPr>
      <w:tblPr/>
      <w:tcPr>
        <w:tcBorders>
          <w:top w:val="sing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21">
    <w:name w:val="List Table 21"/>
    <w:basedOn w:val="TableNormal"/>
    <w:uiPriority w:val="47"/>
    <w:semiHidden/>
    <w:rsid w:val="00815342"/>
    <w:pPr>
      <w:spacing w:line="240" w:lineRule="auto"/>
    </w:p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47"/>
    <w:semiHidden/>
    <w:rsid w:val="00815342"/>
    <w:pPr>
      <w:spacing w:line="240" w:lineRule="auto"/>
    </w:pPr>
    <w:tblPr>
      <w:tblStyleRowBandSize w:val="1"/>
      <w:tblStyleColBandSize w:val="1"/>
      <w:tblBorders>
        <w:top w:val="single" w:sz="4" w:space="0" w:color="2089FF" w:themeColor="accent1" w:themeTint="99"/>
        <w:bottom w:val="single" w:sz="4" w:space="0" w:color="2089FF" w:themeColor="accent1" w:themeTint="99"/>
        <w:insideH w:val="single" w:sz="4" w:space="0" w:color="2089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2-Accent21">
    <w:name w:val="List Table 2 - Accent 21"/>
    <w:basedOn w:val="TableNormal"/>
    <w:uiPriority w:val="47"/>
    <w:semiHidden/>
    <w:rsid w:val="00815342"/>
    <w:pPr>
      <w:spacing w:line="240" w:lineRule="auto"/>
    </w:pPr>
    <w:tblPr>
      <w:tblStyleRowBandSize w:val="1"/>
      <w:tblStyleColBandSize w:val="1"/>
      <w:tblBorders>
        <w:top w:val="single" w:sz="4" w:space="0" w:color="4EC6FF" w:themeColor="accent2" w:themeTint="99"/>
        <w:bottom w:val="single" w:sz="4" w:space="0" w:color="4EC6FF" w:themeColor="accent2" w:themeTint="99"/>
        <w:insideH w:val="single" w:sz="4" w:space="0" w:color="4EC6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2-Accent31">
    <w:name w:val="List Table 2 - Accent 31"/>
    <w:basedOn w:val="TableNormal"/>
    <w:uiPriority w:val="47"/>
    <w:semiHidden/>
    <w:rsid w:val="00815342"/>
    <w:pPr>
      <w:spacing w:line="240" w:lineRule="auto"/>
    </w:pPr>
    <w:tblPr>
      <w:tblStyleRowBandSize w:val="1"/>
      <w:tblStyleColBandSize w:val="1"/>
      <w:tblBorders>
        <w:top w:val="single" w:sz="4" w:space="0" w:color="90DAE7" w:themeColor="accent3" w:themeTint="99"/>
        <w:bottom w:val="single" w:sz="4" w:space="0" w:color="90DAE7" w:themeColor="accent3" w:themeTint="99"/>
        <w:insideH w:val="single" w:sz="4" w:space="0" w:color="90DA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2-Accent41">
    <w:name w:val="List Table 2 - Accent 41"/>
    <w:basedOn w:val="TableNormal"/>
    <w:uiPriority w:val="47"/>
    <w:semiHidden/>
    <w:rsid w:val="00815342"/>
    <w:pPr>
      <w:spacing w:line="240" w:lineRule="auto"/>
    </w:pPr>
    <w:tblPr>
      <w:tblStyleRowBandSize w:val="1"/>
      <w:tblStyleColBandSize w:val="1"/>
      <w:tblBorders>
        <w:top w:val="single" w:sz="4" w:space="0" w:color="AEEA61" w:themeColor="accent4" w:themeTint="99"/>
        <w:bottom w:val="single" w:sz="4" w:space="0" w:color="AEEA61" w:themeColor="accent4" w:themeTint="99"/>
        <w:insideH w:val="single" w:sz="4" w:space="0" w:color="AEEA6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2-Accent51">
    <w:name w:val="List Table 2 - Accent 51"/>
    <w:basedOn w:val="TableNormal"/>
    <w:uiPriority w:val="47"/>
    <w:semiHidden/>
    <w:rsid w:val="00815342"/>
    <w:pPr>
      <w:spacing w:line="240" w:lineRule="auto"/>
    </w:pPr>
    <w:tblPr>
      <w:tblStyleRowBandSize w:val="1"/>
      <w:tblStyleColBandSize w:val="1"/>
      <w:tblBorders>
        <w:top w:val="single" w:sz="4" w:space="0" w:color="F0FF4B" w:themeColor="accent5" w:themeTint="99"/>
        <w:bottom w:val="single" w:sz="4" w:space="0" w:color="F0FF4B" w:themeColor="accent5" w:themeTint="99"/>
        <w:insideH w:val="single" w:sz="4" w:space="0" w:color="F0FF4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2-Accent61">
    <w:name w:val="List Table 2 - Accent 61"/>
    <w:basedOn w:val="TableNormal"/>
    <w:uiPriority w:val="47"/>
    <w:semiHidden/>
    <w:rsid w:val="00815342"/>
    <w:pPr>
      <w:spacing w:line="240" w:lineRule="auto"/>
    </w:pPr>
    <w:tblPr>
      <w:tblStyleRowBandSize w:val="1"/>
      <w:tblStyleColBandSize w:val="1"/>
      <w:tblBorders>
        <w:top w:val="single" w:sz="4" w:space="0" w:color="FFCF5D" w:themeColor="accent6" w:themeTint="99"/>
        <w:bottom w:val="single" w:sz="4" w:space="0" w:color="FFCF5D" w:themeColor="accent6" w:themeTint="99"/>
        <w:insideH w:val="single" w:sz="4" w:space="0" w:color="FFCF5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31">
    <w:name w:val="List Table 31"/>
    <w:basedOn w:val="TableNormal"/>
    <w:uiPriority w:val="48"/>
    <w:semiHidden/>
    <w:rsid w:val="00815342"/>
    <w:pPr>
      <w:spacing w:line="240" w:lineRule="auto"/>
    </w:p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11">
    <w:name w:val="List Table 3 - Accent 11"/>
    <w:basedOn w:val="TableNormal"/>
    <w:uiPriority w:val="48"/>
    <w:semiHidden/>
    <w:rsid w:val="00815342"/>
    <w:pPr>
      <w:spacing w:line="240" w:lineRule="auto"/>
    </w:pPr>
    <w:tblPr>
      <w:tblStyleRowBandSize w:val="1"/>
      <w:tblStyleColBandSize w:val="1"/>
      <w:tblBorders>
        <w:top w:val="single" w:sz="4" w:space="0" w:color="00428B" w:themeColor="accent1"/>
        <w:left w:val="single" w:sz="4" w:space="0" w:color="00428B" w:themeColor="accent1"/>
        <w:bottom w:val="single" w:sz="4" w:space="0" w:color="00428B" w:themeColor="accent1"/>
        <w:right w:val="single" w:sz="4" w:space="0" w:color="00428B" w:themeColor="accent1"/>
      </w:tblBorders>
    </w:tblPr>
    <w:tblStylePr w:type="firstRow">
      <w:rPr>
        <w:b/>
        <w:bCs/>
        <w:color w:val="FFFFFF" w:themeColor="background1"/>
      </w:rPr>
      <w:tblPr/>
      <w:tcPr>
        <w:shd w:val="clear" w:color="auto" w:fill="00428B" w:themeFill="accent1"/>
      </w:tcPr>
    </w:tblStylePr>
    <w:tblStylePr w:type="lastRow">
      <w:rPr>
        <w:b/>
        <w:bCs/>
      </w:rPr>
      <w:tblPr/>
      <w:tcPr>
        <w:tcBorders>
          <w:top w:val="double" w:sz="4" w:space="0" w:color="00428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28B" w:themeColor="accent1"/>
          <w:right w:val="single" w:sz="4" w:space="0" w:color="00428B" w:themeColor="accent1"/>
        </w:tcBorders>
      </w:tcPr>
    </w:tblStylePr>
    <w:tblStylePr w:type="band1Horz">
      <w:tblPr/>
      <w:tcPr>
        <w:tcBorders>
          <w:top w:val="single" w:sz="4" w:space="0" w:color="00428B" w:themeColor="accent1"/>
          <w:bottom w:val="single" w:sz="4" w:space="0" w:color="00428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28B" w:themeColor="accent1"/>
          <w:left w:val="nil"/>
        </w:tcBorders>
      </w:tcPr>
    </w:tblStylePr>
    <w:tblStylePr w:type="swCell">
      <w:tblPr/>
      <w:tcPr>
        <w:tcBorders>
          <w:top w:val="double" w:sz="4" w:space="0" w:color="00428B" w:themeColor="accent1"/>
          <w:right w:val="nil"/>
        </w:tcBorders>
      </w:tcPr>
    </w:tblStylePr>
  </w:style>
  <w:style w:type="table" w:customStyle="1" w:styleId="ListTable3-Accent21">
    <w:name w:val="List Table 3 - Accent 21"/>
    <w:basedOn w:val="TableNormal"/>
    <w:uiPriority w:val="48"/>
    <w:semiHidden/>
    <w:rsid w:val="00815342"/>
    <w:pPr>
      <w:spacing w:line="240" w:lineRule="auto"/>
    </w:pPr>
    <w:tblPr>
      <w:tblStyleRowBandSize w:val="1"/>
      <w:tblStyleColBandSize w:val="1"/>
      <w:tblBorders>
        <w:top w:val="single" w:sz="4" w:space="0" w:color="0092D7" w:themeColor="accent2"/>
        <w:left w:val="single" w:sz="4" w:space="0" w:color="0092D7" w:themeColor="accent2"/>
        <w:bottom w:val="single" w:sz="4" w:space="0" w:color="0092D7" w:themeColor="accent2"/>
        <w:right w:val="single" w:sz="4" w:space="0" w:color="0092D7" w:themeColor="accent2"/>
      </w:tblBorders>
    </w:tblPr>
    <w:tblStylePr w:type="firstRow">
      <w:rPr>
        <w:b/>
        <w:bCs/>
        <w:color w:val="FFFFFF" w:themeColor="background1"/>
      </w:rPr>
      <w:tblPr/>
      <w:tcPr>
        <w:shd w:val="clear" w:color="auto" w:fill="0092D7" w:themeFill="accent2"/>
      </w:tcPr>
    </w:tblStylePr>
    <w:tblStylePr w:type="lastRow">
      <w:rPr>
        <w:b/>
        <w:bCs/>
      </w:rPr>
      <w:tblPr/>
      <w:tcPr>
        <w:tcBorders>
          <w:top w:val="double" w:sz="4" w:space="0" w:color="0092D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2D7" w:themeColor="accent2"/>
          <w:right w:val="single" w:sz="4" w:space="0" w:color="0092D7" w:themeColor="accent2"/>
        </w:tcBorders>
      </w:tcPr>
    </w:tblStylePr>
    <w:tblStylePr w:type="band1Horz">
      <w:tblPr/>
      <w:tcPr>
        <w:tcBorders>
          <w:top w:val="single" w:sz="4" w:space="0" w:color="0092D7" w:themeColor="accent2"/>
          <w:bottom w:val="single" w:sz="4" w:space="0" w:color="0092D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2D7" w:themeColor="accent2"/>
          <w:left w:val="nil"/>
        </w:tcBorders>
      </w:tcPr>
    </w:tblStylePr>
    <w:tblStylePr w:type="swCell">
      <w:tblPr/>
      <w:tcPr>
        <w:tcBorders>
          <w:top w:val="double" w:sz="4" w:space="0" w:color="0092D7" w:themeColor="accent2"/>
          <w:right w:val="nil"/>
        </w:tcBorders>
      </w:tcPr>
    </w:tblStylePr>
  </w:style>
  <w:style w:type="table" w:customStyle="1" w:styleId="ListTable3-Accent31">
    <w:name w:val="List Table 3 - Accent 31"/>
    <w:basedOn w:val="TableNormal"/>
    <w:uiPriority w:val="48"/>
    <w:semiHidden/>
    <w:rsid w:val="00815342"/>
    <w:pPr>
      <w:spacing w:line="240" w:lineRule="auto"/>
    </w:pPr>
    <w:tblPr>
      <w:tblStyleRowBandSize w:val="1"/>
      <w:tblStyleColBandSize w:val="1"/>
      <w:tblBorders>
        <w:top w:val="single" w:sz="4" w:space="0" w:color="46C2D7" w:themeColor="accent3"/>
        <w:left w:val="single" w:sz="4" w:space="0" w:color="46C2D7" w:themeColor="accent3"/>
        <w:bottom w:val="single" w:sz="4" w:space="0" w:color="46C2D7" w:themeColor="accent3"/>
        <w:right w:val="single" w:sz="4" w:space="0" w:color="46C2D7" w:themeColor="accent3"/>
      </w:tblBorders>
    </w:tblPr>
    <w:tblStylePr w:type="firstRow">
      <w:rPr>
        <w:b/>
        <w:bCs/>
        <w:color w:val="FFFFFF" w:themeColor="background1"/>
      </w:rPr>
      <w:tblPr/>
      <w:tcPr>
        <w:shd w:val="clear" w:color="auto" w:fill="46C2D7" w:themeFill="accent3"/>
      </w:tcPr>
    </w:tblStylePr>
    <w:tblStylePr w:type="lastRow">
      <w:rPr>
        <w:b/>
        <w:bCs/>
      </w:rPr>
      <w:tblPr/>
      <w:tcPr>
        <w:tcBorders>
          <w:top w:val="double" w:sz="4" w:space="0" w:color="46C2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C2D7" w:themeColor="accent3"/>
          <w:right w:val="single" w:sz="4" w:space="0" w:color="46C2D7" w:themeColor="accent3"/>
        </w:tcBorders>
      </w:tcPr>
    </w:tblStylePr>
    <w:tblStylePr w:type="band1Horz">
      <w:tblPr/>
      <w:tcPr>
        <w:tcBorders>
          <w:top w:val="single" w:sz="4" w:space="0" w:color="46C2D7" w:themeColor="accent3"/>
          <w:bottom w:val="single" w:sz="4" w:space="0" w:color="46C2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C2D7" w:themeColor="accent3"/>
          <w:left w:val="nil"/>
        </w:tcBorders>
      </w:tcPr>
    </w:tblStylePr>
    <w:tblStylePr w:type="swCell">
      <w:tblPr/>
      <w:tcPr>
        <w:tcBorders>
          <w:top w:val="double" w:sz="4" w:space="0" w:color="46C2D7" w:themeColor="accent3"/>
          <w:right w:val="nil"/>
        </w:tcBorders>
      </w:tcPr>
    </w:tblStylePr>
  </w:style>
  <w:style w:type="table" w:customStyle="1" w:styleId="ListTable3-Accent41">
    <w:name w:val="List Table 3 - Accent 41"/>
    <w:basedOn w:val="TableNormal"/>
    <w:uiPriority w:val="48"/>
    <w:semiHidden/>
    <w:rsid w:val="00815342"/>
    <w:pPr>
      <w:spacing w:line="240" w:lineRule="auto"/>
    </w:pPr>
    <w:tblPr>
      <w:tblStyleRowBandSize w:val="1"/>
      <w:tblStyleColBandSize w:val="1"/>
      <w:tblBorders>
        <w:top w:val="single" w:sz="4" w:space="0" w:color="75BB19" w:themeColor="accent4"/>
        <w:left w:val="single" w:sz="4" w:space="0" w:color="75BB19" w:themeColor="accent4"/>
        <w:bottom w:val="single" w:sz="4" w:space="0" w:color="75BB19" w:themeColor="accent4"/>
        <w:right w:val="single" w:sz="4" w:space="0" w:color="75BB19" w:themeColor="accent4"/>
      </w:tblBorders>
    </w:tblPr>
    <w:tblStylePr w:type="firstRow">
      <w:rPr>
        <w:b/>
        <w:bCs/>
        <w:color w:val="FFFFFF" w:themeColor="background1"/>
      </w:rPr>
      <w:tblPr/>
      <w:tcPr>
        <w:shd w:val="clear" w:color="auto" w:fill="75BB19" w:themeFill="accent4"/>
      </w:tcPr>
    </w:tblStylePr>
    <w:tblStylePr w:type="lastRow">
      <w:rPr>
        <w:b/>
        <w:bCs/>
      </w:rPr>
      <w:tblPr/>
      <w:tcPr>
        <w:tcBorders>
          <w:top w:val="double" w:sz="4" w:space="0" w:color="75BB1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B19" w:themeColor="accent4"/>
          <w:right w:val="single" w:sz="4" w:space="0" w:color="75BB19" w:themeColor="accent4"/>
        </w:tcBorders>
      </w:tcPr>
    </w:tblStylePr>
    <w:tblStylePr w:type="band1Horz">
      <w:tblPr/>
      <w:tcPr>
        <w:tcBorders>
          <w:top w:val="single" w:sz="4" w:space="0" w:color="75BB19" w:themeColor="accent4"/>
          <w:bottom w:val="single" w:sz="4" w:space="0" w:color="75BB1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B19" w:themeColor="accent4"/>
          <w:left w:val="nil"/>
        </w:tcBorders>
      </w:tcPr>
    </w:tblStylePr>
    <w:tblStylePr w:type="swCell">
      <w:tblPr/>
      <w:tcPr>
        <w:tcBorders>
          <w:top w:val="double" w:sz="4" w:space="0" w:color="75BB19" w:themeColor="accent4"/>
          <w:right w:val="nil"/>
        </w:tcBorders>
      </w:tcPr>
    </w:tblStylePr>
  </w:style>
  <w:style w:type="table" w:customStyle="1" w:styleId="ListTable3-Accent51">
    <w:name w:val="List Table 3 - Accent 51"/>
    <w:basedOn w:val="TableNormal"/>
    <w:uiPriority w:val="48"/>
    <w:semiHidden/>
    <w:rsid w:val="00815342"/>
    <w:pPr>
      <w:spacing w:line="240" w:lineRule="auto"/>
    </w:pPr>
    <w:tblPr>
      <w:tblStyleRowBandSize w:val="1"/>
      <w:tblStyleColBandSize w:val="1"/>
      <w:tblBorders>
        <w:top w:val="single" w:sz="4" w:space="0" w:color="C2D300" w:themeColor="accent5"/>
        <w:left w:val="single" w:sz="4" w:space="0" w:color="C2D300" w:themeColor="accent5"/>
        <w:bottom w:val="single" w:sz="4" w:space="0" w:color="C2D300" w:themeColor="accent5"/>
        <w:right w:val="single" w:sz="4" w:space="0" w:color="C2D300" w:themeColor="accent5"/>
      </w:tblBorders>
    </w:tblPr>
    <w:tblStylePr w:type="firstRow">
      <w:rPr>
        <w:b/>
        <w:bCs/>
        <w:color w:val="FFFFFF" w:themeColor="background1"/>
      </w:rPr>
      <w:tblPr/>
      <w:tcPr>
        <w:shd w:val="clear" w:color="auto" w:fill="C2D300" w:themeFill="accent5"/>
      </w:tcPr>
    </w:tblStylePr>
    <w:tblStylePr w:type="lastRow">
      <w:rPr>
        <w:b/>
        <w:bCs/>
      </w:rPr>
      <w:tblPr/>
      <w:tcPr>
        <w:tcBorders>
          <w:top w:val="double" w:sz="4" w:space="0" w:color="C2D3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D300" w:themeColor="accent5"/>
          <w:right w:val="single" w:sz="4" w:space="0" w:color="C2D300" w:themeColor="accent5"/>
        </w:tcBorders>
      </w:tcPr>
    </w:tblStylePr>
    <w:tblStylePr w:type="band1Horz">
      <w:tblPr/>
      <w:tcPr>
        <w:tcBorders>
          <w:top w:val="single" w:sz="4" w:space="0" w:color="C2D300" w:themeColor="accent5"/>
          <w:bottom w:val="single" w:sz="4" w:space="0" w:color="C2D3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D300" w:themeColor="accent5"/>
          <w:left w:val="nil"/>
        </w:tcBorders>
      </w:tcPr>
    </w:tblStylePr>
    <w:tblStylePr w:type="swCell">
      <w:tblPr/>
      <w:tcPr>
        <w:tcBorders>
          <w:top w:val="double" w:sz="4" w:space="0" w:color="C2D300" w:themeColor="accent5"/>
          <w:right w:val="nil"/>
        </w:tcBorders>
      </w:tcPr>
    </w:tblStylePr>
  </w:style>
  <w:style w:type="table" w:customStyle="1" w:styleId="ListTable3-Accent61">
    <w:name w:val="List Table 3 - Accent 61"/>
    <w:basedOn w:val="TableNormal"/>
    <w:uiPriority w:val="48"/>
    <w:semiHidden/>
    <w:rsid w:val="00815342"/>
    <w:pPr>
      <w:spacing w:line="240" w:lineRule="auto"/>
    </w:pPr>
    <w:tblPr>
      <w:tblStyleRowBandSize w:val="1"/>
      <w:tblStyleColBandSize w:val="1"/>
      <w:tblBorders>
        <w:top w:val="single" w:sz="4" w:space="0" w:color="F0AB00" w:themeColor="accent6"/>
        <w:left w:val="single" w:sz="4" w:space="0" w:color="F0AB00" w:themeColor="accent6"/>
        <w:bottom w:val="single" w:sz="4" w:space="0" w:color="F0AB00" w:themeColor="accent6"/>
        <w:right w:val="single" w:sz="4" w:space="0" w:color="F0AB00" w:themeColor="accent6"/>
      </w:tblBorders>
    </w:tblPr>
    <w:tblStylePr w:type="firstRow">
      <w:rPr>
        <w:b/>
        <w:bCs/>
        <w:color w:val="FFFFFF" w:themeColor="background1"/>
      </w:rPr>
      <w:tblPr/>
      <w:tcPr>
        <w:shd w:val="clear" w:color="auto" w:fill="F0AB00" w:themeFill="accent6"/>
      </w:tcPr>
    </w:tblStylePr>
    <w:tblStylePr w:type="lastRow">
      <w:rPr>
        <w:b/>
        <w:bCs/>
      </w:rPr>
      <w:tblPr/>
      <w:tcPr>
        <w:tcBorders>
          <w:top w:val="double" w:sz="4" w:space="0" w:color="F0AB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AB00" w:themeColor="accent6"/>
          <w:right w:val="single" w:sz="4" w:space="0" w:color="F0AB00" w:themeColor="accent6"/>
        </w:tcBorders>
      </w:tcPr>
    </w:tblStylePr>
    <w:tblStylePr w:type="band1Horz">
      <w:tblPr/>
      <w:tcPr>
        <w:tcBorders>
          <w:top w:val="single" w:sz="4" w:space="0" w:color="F0AB00" w:themeColor="accent6"/>
          <w:bottom w:val="single" w:sz="4" w:space="0" w:color="F0AB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AB00" w:themeColor="accent6"/>
          <w:left w:val="nil"/>
        </w:tcBorders>
      </w:tcPr>
    </w:tblStylePr>
    <w:tblStylePr w:type="swCell">
      <w:tblPr/>
      <w:tcPr>
        <w:tcBorders>
          <w:top w:val="double" w:sz="4" w:space="0" w:color="F0AB00" w:themeColor="accent6"/>
          <w:right w:val="nil"/>
        </w:tcBorders>
      </w:tcPr>
    </w:tblStylePr>
  </w:style>
  <w:style w:type="table" w:customStyle="1" w:styleId="ListTable41">
    <w:name w:val="List Table 41"/>
    <w:basedOn w:val="TableNormal"/>
    <w:uiPriority w:val="49"/>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49"/>
    <w:semiHidden/>
    <w:rsid w:val="00815342"/>
    <w:pPr>
      <w:spacing w:line="240" w:lineRule="auto"/>
    </w:p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tblBorders>
    </w:tblPr>
    <w:tblStylePr w:type="firstRow">
      <w:rPr>
        <w:b/>
        <w:bCs/>
        <w:color w:val="FFFFFF" w:themeColor="background1"/>
      </w:rPr>
      <w:tblPr/>
      <w:tcPr>
        <w:tcBorders>
          <w:top w:val="single" w:sz="4" w:space="0" w:color="00428B" w:themeColor="accent1"/>
          <w:left w:val="single" w:sz="4" w:space="0" w:color="00428B" w:themeColor="accent1"/>
          <w:bottom w:val="single" w:sz="4" w:space="0" w:color="00428B" w:themeColor="accent1"/>
          <w:right w:val="single" w:sz="4" w:space="0" w:color="00428B" w:themeColor="accent1"/>
          <w:insideH w:val="nil"/>
        </w:tcBorders>
        <w:shd w:val="clear" w:color="auto" w:fill="00428B" w:themeFill="accent1"/>
      </w:tcPr>
    </w:tblStylePr>
    <w:tblStylePr w:type="lastRow">
      <w:rPr>
        <w:b/>
        <w:bCs/>
      </w:rPr>
      <w:tblPr/>
      <w:tcPr>
        <w:tcBorders>
          <w:top w:val="doub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4-Accent21">
    <w:name w:val="List Table 4 - Accent 21"/>
    <w:basedOn w:val="TableNormal"/>
    <w:uiPriority w:val="49"/>
    <w:semiHidden/>
    <w:rsid w:val="00815342"/>
    <w:pPr>
      <w:spacing w:line="240" w:lineRule="auto"/>
    </w:p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tcBorders>
        <w:shd w:val="clear" w:color="auto" w:fill="0092D7" w:themeFill="accent2"/>
      </w:tcPr>
    </w:tblStylePr>
    <w:tblStylePr w:type="lastRow">
      <w:rPr>
        <w:b/>
        <w:bCs/>
      </w:rPr>
      <w:tblPr/>
      <w:tcPr>
        <w:tcBorders>
          <w:top w:val="doub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4-Accent31">
    <w:name w:val="List Table 4 - Accent 31"/>
    <w:basedOn w:val="TableNormal"/>
    <w:uiPriority w:val="49"/>
    <w:semiHidden/>
    <w:rsid w:val="00815342"/>
    <w:pPr>
      <w:spacing w:line="240" w:lineRule="auto"/>
    </w:p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tcBorders>
        <w:shd w:val="clear" w:color="auto" w:fill="46C2D7" w:themeFill="accent3"/>
      </w:tcPr>
    </w:tblStylePr>
    <w:tblStylePr w:type="lastRow">
      <w:rPr>
        <w:b/>
        <w:bCs/>
      </w:rPr>
      <w:tblPr/>
      <w:tcPr>
        <w:tcBorders>
          <w:top w:val="doub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4-Accent41">
    <w:name w:val="List Table 4 - Accent 41"/>
    <w:basedOn w:val="TableNormal"/>
    <w:uiPriority w:val="49"/>
    <w:semiHidden/>
    <w:rsid w:val="00815342"/>
    <w:pPr>
      <w:spacing w:line="240" w:lineRule="auto"/>
    </w:p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tblBorders>
    </w:tblPr>
    <w:tblStylePr w:type="firstRow">
      <w:rPr>
        <w:b/>
        <w:bCs/>
        <w:color w:val="FFFFFF" w:themeColor="background1"/>
      </w:rPr>
      <w:tblPr/>
      <w:tcPr>
        <w:tcBorders>
          <w:top w:val="single" w:sz="4" w:space="0" w:color="75BB19" w:themeColor="accent4"/>
          <w:left w:val="single" w:sz="4" w:space="0" w:color="75BB19" w:themeColor="accent4"/>
          <w:bottom w:val="single" w:sz="4" w:space="0" w:color="75BB19" w:themeColor="accent4"/>
          <w:right w:val="single" w:sz="4" w:space="0" w:color="75BB19" w:themeColor="accent4"/>
          <w:insideH w:val="nil"/>
        </w:tcBorders>
        <w:shd w:val="clear" w:color="auto" w:fill="75BB19" w:themeFill="accent4"/>
      </w:tcPr>
    </w:tblStylePr>
    <w:tblStylePr w:type="lastRow">
      <w:rPr>
        <w:b/>
        <w:bCs/>
      </w:rPr>
      <w:tblPr/>
      <w:tcPr>
        <w:tcBorders>
          <w:top w:val="doub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4-Accent51">
    <w:name w:val="List Table 4 - Accent 51"/>
    <w:basedOn w:val="TableNormal"/>
    <w:uiPriority w:val="49"/>
    <w:semiHidden/>
    <w:rsid w:val="00815342"/>
    <w:pPr>
      <w:spacing w:line="240" w:lineRule="auto"/>
    </w:p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tblBorders>
    </w:tblPr>
    <w:tblStylePr w:type="firstRow">
      <w:rPr>
        <w:b/>
        <w:bCs/>
        <w:color w:val="FFFFFF" w:themeColor="background1"/>
      </w:rPr>
      <w:tblPr/>
      <w:tcPr>
        <w:tcBorders>
          <w:top w:val="single" w:sz="4" w:space="0" w:color="C2D300" w:themeColor="accent5"/>
          <w:left w:val="single" w:sz="4" w:space="0" w:color="C2D300" w:themeColor="accent5"/>
          <w:bottom w:val="single" w:sz="4" w:space="0" w:color="C2D300" w:themeColor="accent5"/>
          <w:right w:val="single" w:sz="4" w:space="0" w:color="C2D300" w:themeColor="accent5"/>
          <w:insideH w:val="nil"/>
        </w:tcBorders>
        <w:shd w:val="clear" w:color="auto" w:fill="C2D300" w:themeFill="accent5"/>
      </w:tcPr>
    </w:tblStylePr>
    <w:tblStylePr w:type="lastRow">
      <w:rPr>
        <w:b/>
        <w:bCs/>
      </w:rPr>
      <w:tblPr/>
      <w:tcPr>
        <w:tcBorders>
          <w:top w:val="doub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4-Accent61">
    <w:name w:val="List Table 4 - Accent 61"/>
    <w:basedOn w:val="TableNormal"/>
    <w:uiPriority w:val="49"/>
    <w:semiHidden/>
    <w:rsid w:val="00815342"/>
    <w:pPr>
      <w:spacing w:line="240" w:lineRule="auto"/>
    </w:p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tblBorders>
    </w:tblPr>
    <w:tblStylePr w:type="firstRow">
      <w:rPr>
        <w:b/>
        <w:bCs/>
        <w:color w:val="FFFFFF" w:themeColor="background1"/>
      </w:rPr>
      <w:tblPr/>
      <w:tcPr>
        <w:tcBorders>
          <w:top w:val="single" w:sz="4" w:space="0" w:color="F0AB00" w:themeColor="accent6"/>
          <w:left w:val="single" w:sz="4" w:space="0" w:color="F0AB00" w:themeColor="accent6"/>
          <w:bottom w:val="single" w:sz="4" w:space="0" w:color="F0AB00" w:themeColor="accent6"/>
          <w:right w:val="single" w:sz="4" w:space="0" w:color="F0AB00" w:themeColor="accent6"/>
          <w:insideH w:val="nil"/>
        </w:tcBorders>
        <w:shd w:val="clear" w:color="auto" w:fill="F0AB00" w:themeFill="accent6"/>
      </w:tcPr>
    </w:tblStylePr>
    <w:tblStylePr w:type="lastRow">
      <w:rPr>
        <w:b/>
        <w:bCs/>
      </w:rPr>
      <w:tblPr/>
      <w:tcPr>
        <w:tcBorders>
          <w:top w:val="doub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5Dark1">
    <w:name w:val="List Table 5 Dark1"/>
    <w:basedOn w:val="TableNormal"/>
    <w:uiPriority w:val="50"/>
    <w:semiHidden/>
    <w:rsid w:val="00815342"/>
    <w:pPr>
      <w:spacing w:line="240" w:lineRule="auto"/>
    </w:pPr>
    <w:rPr>
      <w:color w:val="FFFFFF" w:themeColor="background1"/>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semiHidden/>
    <w:rsid w:val="00815342"/>
    <w:pPr>
      <w:spacing w:line="240" w:lineRule="auto"/>
    </w:pPr>
    <w:rPr>
      <w:color w:val="FFFFFF" w:themeColor="background1"/>
    </w:rPr>
    <w:tblPr>
      <w:tblStyleRowBandSize w:val="1"/>
      <w:tblStyleColBandSize w:val="1"/>
      <w:tblBorders>
        <w:top w:val="single" w:sz="24" w:space="0" w:color="00428B" w:themeColor="accent1"/>
        <w:left w:val="single" w:sz="24" w:space="0" w:color="00428B" w:themeColor="accent1"/>
        <w:bottom w:val="single" w:sz="24" w:space="0" w:color="00428B" w:themeColor="accent1"/>
        <w:right w:val="single" w:sz="24" w:space="0" w:color="00428B" w:themeColor="accent1"/>
      </w:tblBorders>
    </w:tblPr>
    <w:tcPr>
      <w:shd w:val="clear" w:color="auto" w:fill="00428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semiHidden/>
    <w:rsid w:val="00815342"/>
    <w:pPr>
      <w:spacing w:line="240" w:lineRule="auto"/>
    </w:pPr>
    <w:rPr>
      <w:color w:val="FFFFFF" w:themeColor="background1"/>
    </w:rPr>
    <w:tblPr>
      <w:tblStyleRowBandSize w:val="1"/>
      <w:tblStyleColBandSize w:val="1"/>
      <w:tblBorders>
        <w:top w:val="single" w:sz="24" w:space="0" w:color="0092D7" w:themeColor="accent2"/>
        <w:left w:val="single" w:sz="24" w:space="0" w:color="0092D7" w:themeColor="accent2"/>
        <w:bottom w:val="single" w:sz="24" w:space="0" w:color="0092D7" w:themeColor="accent2"/>
        <w:right w:val="single" w:sz="24" w:space="0" w:color="0092D7" w:themeColor="accent2"/>
      </w:tblBorders>
    </w:tblPr>
    <w:tcPr>
      <w:shd w:val="clear" w:color="auto" w:fill="0092D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semiHidden/>
    <w:rsid w:val="00815342"/>
    <w:pPr>
      <w:spacing w:line="240" w:lineRule="auto"/>
    </w:pPr>
    <w:rPr>
      <w:color w:val="FFFFFF" w:themeColor="background1"/>
    </w:rPr>
    <w:tblPr>
      <w:tblStyleRowBandSize w:val="1"/>
      <w:tblStyleColBandSize w:val="1"/>
      <w:tblBorders>
        <w:top w:val="single" w:sz="24" w:space="0" w:color="46C2D7" w:themeColor="accent3"/>
        <w:left w:val="single" w:sz="24" w:space="0" w:color="46C2D7" w:themeColor="accent3"/>
        <w:bottom w:val="single" w:sz="24" w:space="0" w:color="46C2D7" w:themeColor="accent3"/>
        <w:right w:val="single" w:sz="24" w:space="0" w:color="46C2D7" w:themeColor="accent3"/>
      </w:tblBorders>
    </w:tblPr>
    <w:tcPr>
      <w:shd w:val="clear" w:color="auto" w:fill="46C2D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semiHidden/>
    <w:rsid w:val="00815342"/>
    <w:pPr>
      <w:spacing w:line="240" w:lineRule="auto"/>
    </w:pPr>
    <w:rPr>
      <w:color w:val="FFFFFF" w:themeColor="background1"/>
    </w:rPr>
    <w:tblPr>
      <w:tblStyleRowBandSize w:val="1"/>
      <w:tblStyleColBandSize w:val="1"/>
      <w:tblBorders>
        <w:top w:val="single" w:sz="24" w:space="0" w:color="75BB19" w:themeColor="accent4"/>
        <w:left w:val="single" w:sz="24" w:space="0" w:color="75BB19" w:themeColor="accent4"/>
        <w:bottom w:val="single" w:sz="24" w:space="0" w:color="75BB19" w:themeColor="accent4"/>
        <w:right w:val="single" w:sz="24" w:space="0" w:color="75BB19" w:themeColor="accent4"/>
      </w:tblBorders>
    </w:tblPr>
    <w:tcPr>
      <w:shd w:val="clear" w:color="auto" w:fill="75BB1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semiHidden/>
    <w:rsid w:val="00815342"/>
    <w:pPr>
      <w:spacing w:line="240" w:lineRule="auto"/>
    </w:pPr>
    <w:rPr>
      <w:color w:val="FFFFFF" w:themeColor="background1"/>
    </w:rPr>
    <w:tblPr>
      <w:tblStyleRowBandSize w:val="1"/>
      <w:tblStyleColBandSize w:val="1"/>
      <w:tblBorders>
        <w:top w:val="single" w:sz="24" w:space="0" w:color="C2D300" w:themeColor="accent5"/>
        <w:left w:val="single" w:sz="24" w:space="0" w:color="C2D300" w:themeColor="accent5"/>
        <w:bottom w:val="single" w:sz="24" w:space="0" w:color="C2D300" w:themeColor="accent5"/>
        <w:right w:val="single" w:sz="24" w:space="0" w:color="C2D300" w:themeColor="accent5"/>
      </w:tblBorders>
    </w:tblPr>
    <w:tcPr>
      <w:shd w:val="clear" w:color="auto" w:fill="C2D3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semiHidden/>
    <w:rsid w:val="00815342"/>
    <w:pPr>
      <w:spacing w:line="240" w:lineRule="auto"/>
    </w:pPr>
    <w:rPr>
      <w:color w:val="FFFFFF" w:themeColor="background1"/>
    </w:rPr>
    <w:tblPr>
      <w:tblStyleRowBandSize w:val="1"/>
      <w:tblStyleColBandSize w:val="1"/>
      <w:tblBorders>
        <w:top w:val="single" w:sz="24" w:space="0" w:color="F0AB00" w:themeColor="accent6"/>
        <w:left w:val="single" w:sz="24" w:space="0" w:color="F0AB00" w:themeColor="accent6"/>
        <w:bottom w:val="single" w:sz="24" w:space="0" w:color="F0AB00" w:themeColor="accent6"/>
        <w:right w:val="single" w:sz="24" w:space="0" w:color="F0AB00" w:themeColor="accent6"/>
      </w:tblBorders>
    </w:tblPr>
    <w:tcPr>
      <w:shd w:val="clear" w:color="auto" w:fill="F0AB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semiHidden/>
    <w:rsid w:val="00815342"/>
    <w:pPr>
      <w:spacing w:line="240" w:lineRule="auto"/>
    </w:pPr>
    <w:tblPr>
      <w:tblStyleRowBandSize w:val="1"/>
      <w:tblStyleColBandSize w:val="1"/>
      <w:tblBorders>
        <w:top w:val="single" w:sz="4" w:space="0" w:color="231F20" w:themeColor="text1"/>
        <w:bottom w:val="single" w:sz="4" w:space="0" w:color="231F20" w:themeColor="text1"/>
      </w:tblBorders>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51"/>
    <w:semiHidden/>
    <w:rsid w:val="00815342"/>
    <w:pPr>
      <w:spacing w:line="240" w:lineRule="auto"/>
    </w:pPr>
    <w:rPr>
      <w:color w:val="003168" w:themeColor="accent1" w:themeShade="BF"/>
    </w:rPr>
    <w:tblPr>
      <w:tblStyleRowBandSize w:val="1"/>
      <w:tblStyleColBandSize w:val="1"/>
      <w:tblBorders>
        <w:top w:val="single" w:sz="4" w:space="0" w:color="00428B" w:themeColor="accent1"/>
        <w:bottom w:val="single" w:sz="4" w:space="0" w:color="00428B" w:themeColor="accent1"/>
      </w:tblBorders>
    </w:tblPr>
    <w:tblStylePr w:type="firstRow">
      <w:rPr>
        <w:b/>
        <w:bCs/>
      </w:rPr>
      <w:tblPr/>
      <w:tcPr>
        <w:tcBorders>
          <w:bottom w:val="single" w:sz="4" w:space="0" w:color="00428B" w:themeColor="accent1"/>
        </w:tcBorders>
      </w:tcPr>
    </w:tblStylePr>
    <w:tblStylePr w:type="lastRow">
      <w:rPr>
        <w:b/>
        <w:bCs/>
      </w:rPr>
      <w:tblPr/>
      <w:tcPr>
        <w:tcBorders>
          <w:top w:val="double" w:sz="4" w:space="0" w:color="00428B" w:themeColor="accent1"/>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6Colorful-Accent21">
    <w:name w:val="List Table 6 Colorful - Accent 21"/>
    <w:basedOn w:val="TableNormal"/>
    <w:uiPriority w:val="51"/>
    <w:semiHidden/>
    <w:rsid w:val="00815342"/>
    <w:pPr>
      <w:spacing w:line="240" w:lineRule="auto"/>
    </w:pPr>
    <w:rPr>
      <w:color w:val="006DA1" w:themeColor="accent2" w:themeShade="BF"/>
    </w:rPr>
    <w:tblPr>
      <w:tblStyleRowBandSize w:val="1"/>
      <w:tblStyleColBandSize w:val="1"/>
      <w:tblBorders>
        <w:top w:val="single" w:sz="4" w:space="0" w:color="0092D7" w:themeColor="accent2"/>
        <w:bottom w:val="single" w:sz="4" w:space="0" w:color="0092D7" w:themeColor="accent2"/>
      </w:tblBorders>
    </w:tblPr>
    <w:tblStylePr w:type="firstRow">
      <w:rPr>
        <w:b/>
        <w:bCs/>
      </w:rPr>
      <w:tblPr/>
      <w:tcPr>
        <w:tcBorders>
          <w:bottom w:val="single" w:sz="4" w:space="0" w:color="0092D7" w:themeColor="accent2"/>
        </w:tcBorders>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6Colorful-Accent31">
    <w:name w:val="List Table 6 Colorful - Accent 31"/>
    <w:basedOn w:val="TableNormal"/>
    <w:uiPriority w:val="51"/>
    <w:semiHidden/>
    <w:rsid w:val="00815342"/>
    <w:pPr>
      <w:spacing w:line="240" w:lineRule="auto"/>
    </w:pPr>
    <w:rPr>
      <w:color w:val="269BAF" w:themeColor="accent3" w:themeShade="BF"/>
    </w:rPr>
    <w:tblPr>
      <w:tblStyleRowBandSize w:val="1"/>
      <w:tblStyleColBandSize w:val="1"/>
      <w:tblBorders>
        <w:top w:val="single" w:sz="4" w:space="0" w:color="46C2D7" w:themeColor="accent3"/>
        <w:bottom w:val="single" w:sz="4" w:space="0" w:color="46C2D7" w:themeColor="accent3"/>
      </w:tblBorders>
    </w:tblPr>
    <w:tblStylePr w:type="firstRow">
      <w:rPr>
        <w:b/>
        <w:bCs/>
      </w:rPr>
      <w:tblPr/>
      <w:tcPr>
        <w:tcBorders>
          <w:bottom w:val="single" w:sz="4" w:space="0" w:color="46C2D7" w:themeColor="accent3"/>
        </w:tcBorders>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6Colorful-Accent41">
    <w:name w:val="List Table 6 Colorful - Accent 41"/>
    <w:basedOn w:val="TableNormal"/>
    <w:uiPriority w:val="51"/>
    <w:semiHidden/>
    <w:rsid w:val="00815342"/>
    <w:pPr>
      <w:spacing w:line="240" w:lineRule="auto"/>
    </w:pPr>
    <w:rPr>
      <w:color w:val="578B12" w:themeColor="accent4" w:themeShade="BF"/>
    </w:rPr>
    <w:tblPr>
      <w:tblStyleRowBandSize w:val="1"/>
      <w:tblStyleColBandSize w:val="1"/>
      <w:tblBorders>
        <w:top w:val="single" w:sz="4" w:space="0" w:color="75BB19" w:themeColor="accent4"/>
        <w:bottom w:val="single" w:sz="4" w:space="0" w:color="75BB19" w:themeColor="accent4"/>
      </w:tblBorders>
    </w:tblPr>
    <w:tblStylePr w:type="firstRow">
      <w:rPr>
        <w:b/>
        <w:bCs/>
      </w:rPr>
      <w:tblPr/>
      <w:tcPr>
        <w:tcBorders>
          <w:bottom w:val="single" w:sz="4" w:space="0" w:color="75BB19" w:themeColor="accent4"/>
        </w:tcBorders>
      </w:tcPr>
    </w:tblStylePr>
    <w:tblStylePr w:type="lastRow">
      <w:rPr>
        <w:b/>
        <w:bCs/>
      </w:rPr>
      <w:tblPr/>
      <w:tcPr>
        <w:tcBorders>
          <w:top w:val="double" w:sz="4" w:space="0" w:color="75BB19" w:themeColor="accent4"/>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6Colorful-Accent51">
    <w:name w:val="List Table 6 Colorful - Accent 51"/>
    <w:basedOn w:val="TableNormal"/>
    <w:uiPriority w:val="51"/>
    <w:semiHidden/>
    <w:rsid w:val="00815342"/>
    <w:pPr>
      <w:spacing w:line="240" w:lineRule="auto"/>
    </w:pPr>
    <w:rPr>
      <w:color w:val="909E00" w:themeColor="accent5" w:themeShade="BF"/>
    </w:rPr>
    <w:tblPr>
      <w:tblStyleRowBandSize w:val="1"/>
      <w:tblStyleColBandSize w:val="1"/>
      <w:tblBorders>
        <w:top w:val="single" w:sz="4" w:space="0" w:color="C2D300" w:themeColor="accent5"/>
        <w:bottom w:val="single" w:sz="4" w:space="0" w:color="C2D300" w:themeColor="accent5"/>
      </w:tblBorders>
    </w:tblPr>
    <w:tblStylePr w:type="firstRow">
      <w:rPr>
        <w:b/>
        <w:bCs/>
      </w:rPr>
      <w:tblPr/>
      <w:tcPr>
        <w:tcBorders>
          <w:bottom w:val="single" w:sz="4" w:space="0" w:color="C2D300" w:themeColor="accent5"/>
        </w:tcBorders>
      </w:tcPr>
    </w:tblStylePr>
    <w:tblStylePr w:type="lastRow">
      <w:rPr>
        <w:b/>
        <w:bCs/>
      </w:rPr>
      <w:tblPr/>
      <w:tcPr>
        <w:tcBorders>
          <w:top w:val="double" w:sz="4" w:space="0" w:color="C2D300" w:themeColor="accent5"/>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6Colorful-Accent61">
    <w:name w:val="List Table 6 Colorful - Accent 61"/>
    <w:basedOn w:val="TableNormal"/>
    <w:uiPriority w:val="51"/>
    <w:semiHidden/>
    <w:rsid w:val="00815342"/>
    <w:pPr>
      <w:spacing w:line="240" w:lineRule="auto"/>
    </w:pPr>
    <w:rPr>
      <w:color w:val="B37F00" w:themeColor="accent6" w:themeShade="BF"/>
    </w:rPr>
    <w:tblPr>
      <w:tblStyleRowBandSize w:val="1"/>
      <w:tblStyleColBandSize w:val="1"/>
      <w:tblBorders>
        <w:top w:val="single" w:sz="4" w:space="0" w:color="F0AB00" w:themeColor="accent6"/>
        <w:bottom w:val="single" w:sz="4" w:space="0" w:color="F0AB00" w:themeColor="accent6"/>
      </w:tblBorders>
    </w:tblPr>
    <w:tblStylePr w:type="firstRow">
      <w:rPr>
        <w:b/>
        <w:bCs/>
      </w:rPr>
      <w:tblPr/>
      <w:tcPr>
        <w:tcBorders>
          <w:bottom w:val="single" w:sz="4" w:space="0" w:color="F0AB00" w:themeColor="accent6"/>
        </w:tcBorders>
      </w:tcPr>
    </w:tblStylePr>
    <w:tblStylePr w:type="lastRow">
      <w:rPr>
        <w:b/>
        <w:bCs/>
      </w:rPr>
      <w:tblPr/>
      <w:tcPr>
        <w:tcBorders>
          <w:top w:val="double" w:sz="4" w:space="0" w:color="F0AB00" w:themeColor="accent6"/>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7Colorful1">
    <w:name w:val="List Table 7 Colorful1"/>
    <w:basedOn w:val="TableNormal"/>
    <w:uiPriority w:val="52"/>
    <w:semiHidden/>
    <w:rsid w:val="0081534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semiHidden/>
    <w:rsid w:val="00815342"/>
    <w:pPr>
      <w:spacing w:line="240" w:lineRule="auto"/>
    </w:pPr>
    <w:rPr>
      <w:color w:val="003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28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28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28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28B" w:themeColor="accent1"/>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semiHidden/>
    <w:rsid w:val="00815342"/>
    <w:pPr>
      <w:spacing w:line="240" w:lineRule="auto"/>
    </w:pPr>
    <w:rPr>
      <w:color w:val="006DA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2D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2D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2D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2D7" w:themeColor="accent2"/>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semiHidden/>
    <w:rsid w:val="00815342"/>
    <w:pPr>
      <w:spacing w:line="240" w:lineRule="auto"/>
    </w:pPr>
    <w:rPr>
      <w:color w:val="269BA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6C2D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C2D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C2D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C2D7" w:themeColor="accent3"/>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semiHidden/>
    <w:rsid w:val="00815342"/>
    <w:pPr>
      <w:spacing w:line="240" w:lineRule="auto"/>
    </w:pPr>
    <w:rPr>
      <w:color w:val="578B1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BB1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B1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B1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B19" w:themeColor="accent4"/>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semiHidden/>
    <w:rsid w:val="00815342"/>
    <w:pPr>
      <w:spacing w:line="240" w:lineRule="auto"/>
    </w:pPr>
    <w:rPr>
      <w:color w:val="909E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2D3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2D3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2D3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2D300" w:themeColor="accent5"/>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semiHidden/>
    <w:rsid w:val="00815342"/>
    <w:pPr>
      <w:spacing w:line="240" w:lineRule="auto"/>
    </w:pPr>
    <w:rPr>
      <w:color w:val="B37F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AB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AB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AB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AB00" w:themeColor="accent6"/>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815342"/>
    <w:pPr>
      <w:spacing w:line="240" w:lineRule="auto"/>
    </w:pPr>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67"/>
    <w:semiHidden/>
    <w:rsid w:val="00815342"/>
    <w:pPr>
      <w:spacing w:line="240" w:lineRule="auto"/>
    </w:pPr>
    <w:tblPr>
      <w:tblStyleRowBandSize w:val="1"/>
      <w:tblStyleColBandSize w:val="1"/>
      <w:tbl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single" w:sz="8" w:space="0" w:color="006EE8" w:themeColor="accent1" w:themeTint="BF"/>
        <w:insideV w:val="single" w:sz="8" w:space="0" w:color="006EE8" w:themeColor="accent1" w:themeTint="BF"/>
      </w:tblBorders>
    </w:tblPr>
    <w:tcPr>
      <w:shd w:val="clear" w:color="auto" w:fill="A3CEFF" w:themeFill="accent1" w:themeFillTint="3F"/>
    </w:tcPr>
    <w:tblStylePr w:type="firstRow">
      <w:rPr>
        <w:b/>
        <w:bCs/>
      </w:rPr>
    </w:tblStylePr>
    <w:tblStylePr w:type="lastRow">
      <w:rPr>
        <w:b/>
        <w:bCs/>
      </w:rPr>
      <w:tblPr/>
      <w:tcPr>
        <w:tcBorders>
          <w:top w:val="single" w:sz="18" w:space="0" w:color="006EE8" w:themeColor="accent1" w:themeTint="BF"/>
        </w:tcBorders>
      </w:tcPr>
    </w:tblStylePr>
    <w:tblStylePr w:type="firstCol">
      <w:rPr>
        <w:b/>
        <w:bCs/>
      </w:rPr>
    </w:tblStylePr>
    <w:tblStylePr w:type="lastCol">
      <w:rPr>
        <w:b/>
        <w:bCs/>
      </w:rPr>
    </w:tblStylePr>
    <w:tblStylePr w:type="band1Vert">
      <w:tblPr/>
      <w:tcPr>
        <w:shd w:val="clear" w:color="auto" w:fill="469DFF" w:themeFill="accent1" w:themeFillTint="7F"/>
      </w:tcPr>
    </w:tblStylePr>
    <w:tblStylePr w:type="band1Horz">
      <w:tblPr/>
      <w:tcPr>
        <w:shd w:val="clear" w:color="auto" w:fill="469DFF" w:themeFill="accent1" w:themeFillTint="7F"/>
      </w:tcPr>
    </w:tblStylePr>
  </w:style>
  <w:style w:type="table" w:styleId="MediumGrid1-Accent2">
    <w:name w:val="Medium Grid 1 Accent 2"/>
    <w:basedOn w:val="TableNormal"/>
    <w:uiPriority w:val="67"/>
    <w:semiHidden/>
    <w:rsid w:val="00815342"/>
    <w:pPr>
      <w:spacing w:line="240" w:lineRule="auto"/>
    </w:pPr>
    <w:tblPr>
      <w:tblStyleRowBandSize w:val="1"/>
      <w:tblStyleColBandSize w:val="1"/>
      <w:tbl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single" w:sz="8" w:space="0" w:color="22B7FF" w:themeColor="accent2" w:themeTint="BF"/>
        <w:insideV w:val="single" w:sz="8" w:space="0" w:color="22B7FF" w:themeColor="accent2" w:themeTint="BF"/>
      </w:tblBorders>
    </w:tblPr>
    <w:tcPr>
      <w:shd w:val="clear" w:color="auto" w:fill="B6E7FF" w:themeFill="accent2" w:themeFillTint="3F"/>
    </w:tcPr>
    <w:tblStylePr w:type="firstRow">
      <w:rPr>
        <w:b/>
        <w:bCs/>
      </w:rPr>
    </w:tblStylePr>
    <w:tblStylePr w:type="lastRow">
      <w:rPr>
        <w:b/>
        <w:bCs/>
      </w:rPr>
      <w:tblPr/>
      <w:tcPr>
        <w:tcBorders>
          <w:top w:val="single" w:sz="18" w:space="0" w:color="22B7FF" w:themeColor="accent2" w:themeTint="BF"/>
        </w:tcBorders>
      </w:tcPr>
    </w:tblStylePr>
    <w:tblStylePr w:type="firstCol">
      <w:rPr>
        <w:b/>
        <w:bCs/>
      </w:rPr>
    </w:tblStylePr>
    <w:tblStylePr w:type="lastCol">
      <w:rPr>
        <w:b/>
        <w:bCs/>
      </w:rPr>
    </w:tblStylePr>
    <w:tblStylePr w:type="band1Vert">
      <w:tblPr/>
      <w:tcPr>
        <w:shd w:val="clear" w:color="auto" w:fill="6CCFFF" w:themeFill="accent2" w:themeFillTint="7F"/>
      </w:tcPr>
    </w:tblStylePr>
    <w:tblStylePr w:type="band1Horz">
      <w:tblPr/>
      <w:tcPr>
        <w:shd w:val="clear" w:color="auto" w:fill="6CCFFF" w:themeFill="accent2" w:themeFillTint="7F"/>
      </w:tcPr>
    </w:tblStylePr>
  </w:style>
  <w:style w:type="table" w:styleId="MediumGrid1-Accent3">
    <w:name w:val="Medium Grid 1 Accent 3"/>
    <w:basedOn w:val="TableNormal"/>
    <w:uiPriority w:val="67"/>
    <w:semiHidden/>
    <w:rsid w:val="00815342"/>
    <w:pPr>
      <w:spacing w:line="240" w:lineRule="auto"/>
    </w:pPr>
    <w:tblPr>
      <w:tblStyleRowBandSize w:val="1"/>
      <w:tblStyleColBandSize w:val="1"/>
      <w:tbl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single" w:sz="8" w:space="0" w:color="74D1E1" w:themeColor="accent3" w:themeTint="BF"/>
        <w:insideV w:val="single" w:sz="8" w:space="0" w:color="74D1E1" w:themeColor="accent3" w:themeTint="BF"/>
      </w:tblBorders>
    </w:tblPr>
    <w:tcPr>
      <w:shd w:val="clear" w:color="auto" w:fill="D1EFF5" w:themeFill="accent3" w:themeFillTint="3F"/>
    </w:tcPr>
    <w:tblStylePr w:type="firstRow">
      <w:rPr>
        <w:b/>
        <w:bCs/>
      </w:rPr>
    </w:tblStylePr>
    <w:tblStylePr w:type="lastRow">
      <w:rPr>
        <w:b/>
        <w:bCs/>
      </w:rPr>
      <w:tblPr/>
      <w:tcPr>
        <w:tcBorders>
          <w:top w:val="single" w:sz="18" w:space="0" w:color="74D1E1" w:themeColor="accent3" w:themeTint="BF"/>
        </w:tcBorders>
      </w:tcPr>
    </w:tblStylePr>
    <w:tblStylePr w:type="firstCol">
      <w:rPr>
        <w:b/>
        <w:bCs/>
      </w:rPr>
    </w:tblStylePr>
    <w:tblStylePr w:type="lastCol">
      <w:rPr>
        <w:b/>
        <w:bCs/>
      </w:rPr>
    </w:tblStylePr>
    <w:tblStylePr w:type="band1Vert">
      <w:tblPr/>
      <w:tcPr>
        <w:shd w:val="clear" w:color="auto" w:fill="A2E0EB" w:themeFill="accent3" w:themeFillTint="7F"/>
      </w:tcPr>
    </w:tblStylePr>
    <w:tblStylePr w:type="band1Horz">
      <w:tblPr/>
      <w:tcPr>
        <w:shd w:val="clear" w:color="auto" w:fill="A2E0EB" w:themeFill="accent3" w:themeFillTint="7F"/>
      </w:tcPr>
    </w:tblStylePr>
  </w:style>
  <w:style w:type="table" w:styleId="MediumGrid1-Accent4">
    <w:name w:val="Medium Grid 1 Accent 4"/>
    <w:basedOn w:val="TableNormal"/>
    <w:uiPriority w:val="67"/>
    <w:semiHidden/>
    <w:rsid w:val="00815342"/>
    <w:pPr>
      <w:spacing w:line="240" w:lineRule="auto"/>
    </w:pPr>
    <w:tblPr>
      <w:tblStyleRowBandSize w:val="1"/>
      <w:tblStyleColBandSize w:val="1"/>
      <w:tbl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single" w:sz="8" w:space="0" w:color="9AE43A" w:themeColor="accent4" w:themeTint="BF"/>
        <w:insideV w:val="single" w:sz="8" w:space="0" w:color="9AE43A" w:themeColor="accent4" w:themeTint="BF"/>
      </w:tblBorders>
    </w:tblPr>
    <w:tcPr>
      <w:shd w:val="clear" w:color="auto" w:fill="DDF6BE" w:themeFill="accent4" w:themeFillTint="3F"/>
    </w:tcPr>
    <w:tblStylePr w:type="firstRow">
      <w:rPr>
        <w:b/>
        <w:bCs/>
      </w:rPr>
    </w:tblStylePr>
    <w:tblStylePr w:type="lastRow">
      <w:rPr>
        <w:b/>
        <w:bCs/>
      </w:rPr>
      <w:tblPr/>
      <w:tcPr>
        <w:tcBorders>
          <w:top w:val="single" w:sz="18" w:space="0" w:color="9AE43A" w:themeColor="accent4" w:themeTint="BF"/>
        </w:tcBorders>
      </w:tcPr>
    </w:tblStylePr>
    <w:tblStylePr w:type="firstCol">
      <w:rPr>
        <w:b/>
        <w:bCs/>
      </w:rPr>
    </w:tblStylePr>
    <w:tblStylePr w:type="lastCol">
      <w:rPr>
        <w:b/>
        <w:bCs/>
      </w:rPr>
    </w:tblStylePr>
    <w:tblStylePr w:type="band1Vert">
      <w:tblPr/>
      <w:tcPr>
        <w:shd w:val="clear" w:color="auto" w:fill="BCED7B" w:themeFill="accent4" w:themeFillTint="7F"/>
      </w:tcPr>
    </w:tblStylePr>
    <w:tblStylePr w:type="band1Horz">
      <w:tblPr/>
      <w:tcPr>
        <w:shd w:val="clear" w:color="auto" w:fill="BCED7B" w:themeFill="accent4" w:themeFillTint="7F"/>
      </w:tcPr>
    </w:tblStylePr>
  </w:style>
  <w:style w:type="table" w:styleId="MediumGrid1-Accent5">
    <w:name w:val="Medium Grid 1 Accent 5"/>
    <w:basedOn w:val="TableNormal"/>
    <w:uiPriority w:val="67"/>
    <w:semiHidden/>
    <w:rsid w:val="00815342"/>
    <w:pPr>
      <w:spacing w:line="240" w:lineRule="auto"/>
    </w:pPr>
    <w:tblPr>
      <w:tblStyleRowBandSize w:val="1"/>
      <w:tblStyleColBandSize w:val="1"/>
      <w:tbl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single" w:sz="8" w:space="0" w:color="ECFF1F" w:themeColor="accent5" w:themeTint="BF"/>
        <w:insideV w:val="single" w:sz="8" w:space="0" w:color="ECFF1F" w:themeColor="accent5" w:themeTint="BF"/>
      </w:tblBorders>
    </w:tblPr>
    <w:tcPr>
      <w:shd w:val="clear" w:color="auto" w:fill="F8FFB5" w:themeFill="accent5" w:themeFillTint="3F"/>
    </w:tcPr>
    <w:tblStylePr w:type="firstRow">
      <w:rPr>
        <w:b/>
        <w:bCs/>
      </w:rPr>
    </w:tblStylePr>
    <w:tblStylePr w:type="lastRow">
      <w:rPr>
        <w:b/>
        <w:bCs/>
      </w:rPr>
      <w:tblPr/>
      <w:tcPr>
        <w:tcBorders>
          <w:top w:val="single" w:sz="18" w:space="0" w:color="ECFF1F" w:themeColor="accent5" w:themeTint="BF"/>
        </w:tcBorders>
      </w:tcPr>
    </w:tblStylePr>
    <w:tblStylePr w:type="firstCol">
      <w:rPr>
        <w:b/>
        <w:bCs/>
      </w:rPr>
    </w:tblStylePr>
    <w:tblStylePr w:type="lastCol">
      <w:rPr>
        <w:b/>
        <w:bCs/>
      </w:rPr>
    </w:tblStylePr>
    <w:tblStylePr w:type="band1Vert">
      <w:tblPr/>
      <w:tcPr>
        <w:shd w:val="clear" w:color="auto" w:fill="F2FF6A" w:themeFill="accent5" w:themeFillTint="7F"/>
      </w:tcPr>
    </w:tblStylePr>
    <w:tblStylePr w:type="band1Horz">
      <w:tblPr/>
      <w:tcPr>
        <w:shd w:val="clear" w:color="auto" w:fill="F2FF6A" w:themeFill="accent5" w:themeFillTint="7F"/>
      </w:tcPr>
    </w:tblStylePr>
  </w:style>
  <w:style w:type="table" w:styleId="MediumGrid1-Accent6">
    <w:name w:val="Medium Grid 1 Accent 6"/>
    <w:basedOn w:val="TableNormal"/>
    <w:uiPriority w:val="67"/>
    <w:semiHidden/>
    <w:rsid w:val="00815342"/>
    <w:pPr>
      <w:spacing w:line="240" w:lineRule="auto"/>
    </w:pPr>
    <w:tblPr>
      <w:tblStyleRowBandSize w:val="1"/>
      <w:tblStyleColBandSize w:val="1"/>
      <w:tbl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single" w:sz="8" w:space="0" w:color="FFC434" w:themeColor="accent6" w:themeTint="BF"/>
        <w:insideV w:val="single" w:sz="8" w:space="0" w:color="FFC434" w:themeColor="accent6" w:themeTint="BF"/>
      </w:tblBorders>
    </w:tblPr>
    <w:tcPr>
      <w:shd w:val="clear" w:color="auto" w:fill="FFEBBC" w:themeFill="accent6" w:themeFillTint="3F"/>
    </w:tcPr>
    <w:tblStylePr w:type="firstRow">
      <w:rPr>
        <w:b/>
        <w:bCs/>
      </w:rPr>
    </w:tblStylePr>
    <w:tblStylePr w:type="lastRow">
      <w:rPr>
        <w:b/>
        <w:bCs/>
      </w:rPr>
      <w:tblPr/>
      <w:tcPr>
        <w:tcBorders>
          <w:top w:val="single" w:sz="18" w:space="0" w:color="FFC434" w:themeColor="accent6" w:themeTint="BF"/>
        </w:tcBorders>
      </w:tcPr>
    </w:tblStylePr>
    <w:tblStylePr w:type="firstCol">
      <w:rPr>
        <w:b/>
        <w:bCs/>
      </w:rPr>
    </w:tblStylePr>
    <w:tblStylePr w:type="lastCol">
      <w:rPr>
        <w:b/>
        <w:bCs/>
      </w:rPr>
    </w:tblStylePr>
    <w:tblStylePr w:type="band1Vert">
      <w:tblPr/>
      <w:tcPr>
        <w:shd w:val="clear" w:color="auto" w:fill="FFD778" w:themeFill="accent6" w:themeFillTint="7F"/>
      </w:tcPr>
    </w:tblStylePr>
    <w:tblStylePr w:type="band1Horz">
      <w:tblPr/>
      <w:tcPr>
        <w:shd w:val="clear" w:color="auto" w:fill="FFD778" w:themeFill="accent6" w:themeFillTint="7F"/>
      </w:tcPr>
    </w:tblStylePr>
  </w:style>
  <w:style w:type="table" w:styleId="MediumGrid2">
    <w:name w:val="Medium Grid 2"/>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insideH w:val="single" w:sz="8" w:space="0" w:color="00428B" w:themeColor="accent1"/>
        <w:insideV w:val="single" w:sz="8" w:space="0" w:color="00428B" w:themeColor="accent1"/>
      </w:tblBorders>
    </w:tblPr>
    <w:tcPr>
      <w:shd w:val="clear" w:color="auto" w:fill="A3CEFF" w:themeFill="accent1" w:themeFillTint="3F"/>
    </w:tcPr>
    <w:tblStylePr w:type="firstRow">
      <w:rPr>
        <w:b/>
        <w:bCs/>
        <w:color w:val="231F20" w:themeColor="text1"/>
      </w:rPr>
      <w:tblPr/>
      <w:tcPr>
        <w:shd w:val="clear" w:color="auto" w:fill="DAEBFF"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4D7FF" w:themeFill="accent1" w:themeFillTint="33"/>
      </w:tcPr>
    </w:tblStylePr>
    <w:tblStylePr w:type="band1Vert">
      <w:tblPr/>
      <w:tcPr>
        <w:shd w:val="clear" w:color="auto" w:fill="469DFF" w:themeFill="accent1" w:themeFillTint="7F"/>
      </w:tcPr>
    </w:tblStylePr>
    <w:tblStylePr w:type="band1Horz">
      <w:tblPr/>
      <w:tcPr>
        <w:tcBorders>
          <w:insideH w:val="single" w:sz="6" w:space="0" w:color="00428B" w:themeColor="accent1"/>
          <w:insideV w:val="single" w:sz="6" w:space="0" w:color="00428B" w:themeColor="accent1"/>
        </w:tcBorders>
        <w:shd w:val="clear" w:color="auto" w:fill="469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insideH w:val="single" w:sz="8" w:space="0" w:color="0092D7" w:themeColor="accent2"/>
        <w:insideV w:val="single" w:sz="8" w:space="0" w:color="0092D7" w:themeColor="accent2"/>
      </w:tblBorders>
    </w:tblPr>
    <w:tcPr>
      <w:shd w:val="clear" w:color="auto" w:fill="B6E7FF" w:themeFill="accent2" w:themeFillTint="3F"/>
    </w:tcPr>
    <w:tblStylePr w:type="firstRow">
      <w:rPr>
        <w:b/>
        <w:bCs/>
        <w:color w:val="231F20" w:themeColor="text1"/>
      </w:rPr>
      <w:tblPr/>
      <w:tcPr>
        <w:shd w:val="clear" w:color="auto" w:fill="E2F5FF"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C4ECFF" w:themeFill="accent2" w:themeFillTint="33"/>
      </w:tcPr>
    </w:tblStylePr>
    <w:tblStylePr w:type="band1Vert">
      <w:tblPr/>
      <w:tcPr>
        <w:shd w:val="clear" w:color="auto" w:fill="6CCFFF" w:themeFill="accent2" w:themeFillTint="7F"/>
      </w:tcPr>
    </w:tblStylePr>
    <w:tblStylePr w:type="band1Horz">
      <w:tblPr/>
      <w:tcPr>
        <w:tcBorders>
          <w:insideH w:val="single" w:sz="6" w:space="0" w:color="0092D7" w:themeColor="accent2"/>
          <w:insideV w:val="single" w:sz="6" w:space="0" w:color="0092D7" w:themeColor="accent2"/>
        </w:tcBorders>
        <w:shd w:val="clear" w:color="auto" w:fill="6CCF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insideH w:val="single" w:sz="8" w:space="0" w:color="46C2D7" w:themeColor="accent3"/>
        <w:insideV w:val="single" w:sz="8" w:space="0" w:color="46C2D7" w:themeColor="accent3"/>
      </w:tblBorders>
    </w:tblPr>
    <w:tcPr>
      <w:shd w:val="clear" w:color="auto" w:fill="D1EFF5" w:themeFill="accent3" w:themeFillTint="3F"/>
    </w:tcPr>
    <w:tblStylePr w:type="firstRow">
      <w:rPr>
        <w:b/>
        <w:bCs/>
        <w:color w:val="231F20" w:themeColor="text1"/>
      </w:rPr>
      <w:tblPr/>
      <w:tcPr>
        <w:shd w:val="clear" w:color="auto" w:fill="ECF9FB"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AF2F7" w:themeFill="accent3" w:themeFillTint="33"/>
      </w:tcPr>
    </w:tblStylePr>
    <w:tblStylePr w:type="band1Vert">
      <w:tblPr/>
      <w:tcPr>
        <w:shd w:val="clear" w:color="auto" w:fill="A2E0EB" w:themeFill="accent3" w:themeFillTint="7F"/>
      </w:tcPr>
    </w:tblStylePr>
    <w:tblStylePr w:type="band1Horz">
      <w:tblPr/>
      <w:tcPr>
        <w:tcBorders>
          <w:insideH w:val="single" w:sz="6" w:space="0" w:color="46C2D7" w:themeColor="accent3"/>
          <w:insideV w:val="single" w:sz="6" w:space="0" w:color="46C2D7" w:themeColor="accent3"/>
        </w:tcBorders>
        <w:shd w:val="clear" w:color="auto" w:fill="A2E0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insideH w:val="single" w:sz="8" w:space="0" w:color="75BB19" w:themeColor="accent4"/>
        <w:insideV w:val="single" w:sz="8" w:space="0" w:color="75BB19" w:themeColor="accent4"/>
      </w:tblBorders>
    </w:tblPr>
    <w:tcPr>
      <w:shd w:val="clear" w:color="auto" w:fill="DDF6BE" w:themeFill="accent4" w:themeFillTint="3F"/>
    </w:tcPr>
    <w:tblStylePr w:type="firstRow">
      <w:rPr>
        <w:b/>
        <w:bCs/>
        <w:color w:val="231F20" w:themeColor="text1"/>
      </w:rPr>
      <w:tblPr/>
      <w:tcPr>
        <w:shd w:val="clear" w:color="auto" w:fill="F1FBE5"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E4F8CA" w:themeFill="accent4" w:themeFillTint="33"/>
      </w:tcPr>
    </w:tblStylePr>
    <w:tblStylePr w:type="band1Vert">
      <w:tblPr/>
      <w:tcPr>
        <w:shd w:val="clear" w:color="auto" w:fill="BCED7B" w:themeFill="accent4" w:themeFillTint="7F"/>
      </w:tcPr>
    </w:tblStylePr>
    <w:tblStylePr w:type="band1Horz">
      <w:tblPr/>
      <w:tcPr>
        <w:tcBorders>
          <w:insideH w:val="single" w:sz="6" w:space="0" w:color="75BB19" w:themeColor="accent4"/>
          <w:insideV w:val="single" w:sz="6" w:space="0" w:color="75BB19" w:themeColor="accent4"/>
        </w:tcBorders>
        <w:shd w:val="clear" w:color="auto" w:fill="BCED7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insideH w:val="single" w:sz="8" w:space="0" w:color="C2D300" w:themeColor="accent5"/>
        <w:insideV w:val="single" w:sz="8" w:space="0" w:color="C2D300" w:themeColor="accent5"/>
      </w:tblBorders>
    </w:tblPr>
    <w:tcPr>
      <w:shd w:val="clear" w:color="auto" w:fill="F8FFB5" w:themeFill="accent5" w:themeFillTint="3F"/>
    </w:tcPr>
    <w:tblStylePr w:type="firstRow">
      <w:rPr>
        <w:b/>
        <w:bCs/>
        <w:color w:val="231F20" w:themeColor="text1"/>
      </w:rPr>
      <w:tblPr/>
      <w:tcPr>
        <w:shd w:val="clear" w:color="auto" w:fill="FCFFE1"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AFFC3" w:themeFill="accent5" w:themeFillTint="33"/>
      </w:tcPr>
    </w:tblStylePr>
    <w:tblStylePr w:type="band1Vert">
      <w:tblPr/>
      <w:tcPr>
        <w:shd w:val="clear" w:color="auto" w:fill="F2FF6A" w:themeFill="accent5" w:themeFillTint="7F"/>
      </w:tcPr>
    </w:tblStylePr>
    <w:tblStylePr w:type="band1Horz">
      <w:tblPr/>
      <w:tcPr>
        <w:tcBorders>
          <w:insideH w:val="single" w:sz="6" w:space="0" w:color="C2D300" w:themeColor="accent5"/>
          <w:insideV w:val="single" w:sz="6" w:space="0" w:color="C2D300" w:themeColor="accent5"/>
        </w:tcBorders>
        <w:shd w:val="clear" w:color="auto" w:fill="F2FF6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insideH w:val="single" w:sz="8" w:space="0" w:color="F0AB00" w:themeColor="accent6"/>
        <w:insideV w:val="single" w:sz="8" w:space="0" w:color="F0AB00" w:themeColor="accent6"/>
      </w:tblBorders>
    </w:tblPr>
    <w:tcPr>
      <w:shd w:val="clear" w:color="auto" w:fill="FFEBBC" w:themeFill="accent6" w:themeFillTint="3F"/>
    </w:tcPr>
    <w:tblStylePr w:type="firstRow">
      <w:rPr>
        <w:b/>
        <w:bCs/>
        <w:color w:val="231F20" w:themeColor="text1"/>
      </w:rPr>
      <w:tblPr/>
      <w:tcPr>
        <w:shd w:val="clear" w:color="auto" w:fill="FFF7E4"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EFC9" w:themeFill="accent6" w:themeFillTint="33"/>
      </w:tcPr>
    </w:tblStylePr>
    <w:tblStylePr w:type="band1Vert">
      <w:tblPr/>
      <w:tcPr>
        <w:shd w:val="clear" w:color="auto" w:fill="FFD778" w:themeFill="accent6" w:themeFillTint="7F"/>
      </w:tcPr>
    </w:tblStylePr>
    <w:tblStylePr w:type="band1Horz">
      <w:tblPr/>
      <w:tcPr>
        <w:tcBorders>
          <w:insideH w:val="single" w:sz="6" w:space="0" w:color="F0AB00" w:themeColor="accent6"/>
          <w:insideV w:val="single" w:sz="6" w:space="0" w:color="F0AB00" w:themeColor="accent6"/>
        </w:tcBorders>
        <w:shd w:val="clear" w:color="auto" w:fill="FFD77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3CE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28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28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28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28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69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69DFF" w:themeFill="accent1" w:themeFillTint="7F"/>
      </w:tcPr>
    </w:tblStylePr>
  </w:style>
  <w:style w:type="table" w:styleId="MediumGrid3-Accent2">
    <w:name w:val="Medium Grid 3 Accent 2"/>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2D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2D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2D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2D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CF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CFFF" w:themeFill="accent2" w:themeFillTint="7F"/>
      </w:tcPr>
    </w:tblStylePr>
  </w:style>
  <w:style w:type="table" w:styleId="MediumGrid3-Accent3">
    <w:name w:val="Medium Grid 3 Accent 3"/>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F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6C2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6C2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6C2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6C2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E0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E0EB" w:themeFill="accent3" w:themeFillTint="7F"/>
      </w:tcPr>
    </w:tblStylePr>
  </w:style>
  <w:style w:type="table" w:styleId="MediumGrid3-Accent4">
    <w:name w:val="Medium Grid 3 Accent 4"/>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F6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B1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B1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B1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B1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D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D7B" w:themeFill="accent4" w:themeFillTint="7F"/>
      </w:tcPr>
    </w:tblStylePr>
  </w:style>
  <w:style w:type="table" w:styleId="MediumGrid3-Accent5">
    <w:name w:val="Medium Grid 3 Accent 5"/>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FB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D3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D3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D3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D3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F6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F6A" w:themeFill="accent5" w:themeFillTint="7F"/>
      </w:tcPr>
    </w:tblStylePr>
  </w:style>
  <w:style w:type="table" w:styleId="MediumGrid3-Accent6">
    <w:name w:val="Medium Grid 3 Accent 6"/>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B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AB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AB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AB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AB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7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778" w:themeFill="accent6" w:themeFillTint="7F"/>
      </w:tcPr>
    </w:tblStylePr>
  </w:style>
  <w:style w:type="table" w:styleId="MediumList1">
    <w:name w:val="Medium List 1"/>
    <w:basedOn w:val="TableNormal"/>
    <w:uiPriority w:val="65"/>
    <w:semiHidden/>
    <w:rsid w:val="00815342"/>
    <w:pPr>
      <w:spacing w:line="240" w:lineRule="auto"/>
    </w:p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00428B"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65"/>
    <w:semiHidden/>
    <w:rsid w:val="00815342"/>
    <w:pPr>
      <w:spacing w:line="240" w:lineRule="auto"/>
    </w:pPr>
    <w:tblPr>
      <w:tblStyleRowBandSize w:val="1"/>
      <w:tblStyleColBandSize w:val="1"/>
      <w:tblBorders>
        <w:top w:val="single" w:sz="8" w:space="0" w:color="00428B" w:themeColor="accent1"/>
        <w:bottom w:val="single" w:sz="8" w:space="0" w:color="00428B" w:themeColor="accent1"/>
      </w:tblBorders>
    </w:tblPr>
    <w:tblStylePr w:type="firstRow">
      <w:rPr>
        <w:rFonts w:asciiTheme="majorHAnsi" w:eastAsiaTheme="majorEastAsia" w:hAnsiTheme="majorHAnsi" w:cstheme="majorBidi"/>
      </w:rPr>
      <w:tblPr/>
      <w:tcPr>
        <w:tcBorders>
          <w:top w:val="nil"/>
          <w:bottom w:val="single" w:sz="8" w:space="0" w:color="00428B" w:themeColor="accent1"/>
        </w:tcBorders>
      </w:tcPr>
    </w:tblStylePr>
    <w:tblStylePr w:type="lastRow">
      <w:rPr>
        <w:b/>
        <w:bCs/>
        <w:color w:val="00428B" w:themeColor="text2"/>
      </w:rPr>
      <w:tblPr/>
      <w:tcPr>
        <w:tcBorders>
          <w:top w:val="single" w:sz="8" w:space="0" w:color="00428B" w:themeColor="accent1"/>
          <w:bottom w:val="single" w:sz="8" w:space="0" w:color="00428B" w:themeColor="accent1"/>
        </w:tcBorders>
      </w:tcPr>
    </w:tblStylePr>
    <w:tblStylePr w:type="firstCol">
      <w:rPr>
        <w:b/>
        <w:bCs/>
      </w:rPr>
    </w:tblStylePr>
    <w:tblStylePr w:type="lastCol">
      <w:rPr>
        <w:b/>
        <w:bCs/>
      </w:rPr>
      <w:tblPr/>
      <w:tcPr>
        <w:tcBorders>
          <w:top w:val="single" w:sz="8" w:space="0" w:color="00428B" w:themeColor="accent1"/>
          <w:bottom w:val="single" w:sz="8" w:space="0" w:color="00428B" w:themeColor="accent1"/>
        </w:tcBorders>
      </w:tcPr>
    </w:tblStylePr>
    <w:tblStylePr w:type="band1Vert">
      <w:tblPr/>
      <w:tcPr>
        <w:shd w:val="clear" w:color="auto" w:fill="A3CEFF" w:themeFill="accent1" w:themeFillTint="3F"/>
      </w:tcPr>
    </w:tblStylePr>
    <w:tblStylePr w:type="band1Horz">
      <w:tblPr/>
      <w:tcPr>
        <w:shd w:val="clear" w:color="auto" w:fill="A3CEFF" w:themeFill="accent1" w:themeFillTint="3F"/>
      </w:tcPr>
    </w:tblStylePr>
  </w:style>
  <w:style w:type="table" w:styleId="MediumList1-Accent2">
    <w:name w:val="Medium List 1 Accent 2"/>
    <w:basedOn w:val="TableNormal"/>
    <w:uiPriority w:val="65"/>
    <w:semiHidden/>
    <w:rsid w:val="00815342"/>
    <w:pPr>
      <w:spacing w:line="240" w:lineRule="auto"/>
    </w:pPr>
    <w:tblPr>
      <w:tblStyleRowBandSize w:val="1"/>
      <w:tblStyleColBandSize w:val="1"/>
      <w:tblBorders>
        <w:top w:val="single" w:sz="8" w:space="0" w:color="0092D7" w:themeColor="accent2"/>
        <w:bottom w:val="single" w:sz="8" w:space="0" w:color="0092D7" w:themeColor="accent2"/>
      </w:tblBorders>
    </w:tblPr>
    <w:tblStylePr w:type="firstRow">
      <w:rPr>
        <w:rFonts w:asciiTheme="majorHAnsi" w:eastAsiaTheme="majorEastAsia" w:hAnsiTheme="majorHAnsi" w:cstheme="majorBidi"/>
      </w:rPr>
      <w:tblPr/>
      <w:tcPr>
        <w:tcBorders>
          <w:top w:val="nil"/>
          <w:bottom w:val="single" w:sz="8" w:space="0" w:color="0092D7" w:themeColor="accent2"/>
        </w:tcBorders>
      </w:tcPr>
    </w:tblStylePr>
    <w:tblStylePr w:type="lastRow">
      <w:rPr>
        <w:b/>
        <w:bCs/>
        <w:color w:val="00428B" w:themeColor="text2"/>
      </w:rPr>
      <w:tblPr/>
      <w:tcPr>
        <w:tcBorders>
          <w:top w:val="single" w:sz="8" w:space="0" w:color="0092D7" w:themeColor="accent2"/>
          <w:bottom w:val="single" w:sz="8" w:space="0" w:color="0092D7" w:themeColor="accent2"/>
        </w:tcBorders>
      </w:tcPr>
    </w:tblStylePr>
    <w:tblStylePr w:type="firstCol">
      <w:rPr>
        <w:b/>
        <w:bCs/>
      </w:rPr>
    </w:tblStylePr>
    <w:tblStylePr w:type="lastCol">
      <w:rPr>
        <w:b/>
        <w:bCs/>
      </w:rPr>
      <w:tblPr/>
      <w:tcPr>
        <w:tcBorders>
          <w:top w:val="single" w:sz="8" w:space="0" w:color="0092D7" w:themeColor="accent2"/>
          <w:bottom w:val="single" w:sz="8" w:space="0" w:color="0092D7" w:themeColor="accent2"/>
        </w:tcBorders>
      </w:tcPr>
    </w:tblStylePr>
    <w:tblStylePr w:type="band1Vert">
      <w:tblPr/>
      <w:tcPr>
        <w:shd w:val="clear" w:color="auto" w:fill="B6E7FF" w:themeFill="accent2" w:themeFillTint="3F"/>
      </w:tcPr>
    </w:tblStylePr>
    <w:tblStylePr w:type="band1Horz">
      <w:tblPr/>
      <w:tcPr>
        <w:shd w:val="clear" w:color="auto" w:fill="B6E7FF" w:themeFill="accent2" w:themeFillTint="3F"/>
      </w:tcPr>
    </w:tblStylePr>
  </w:style>
  <w:style w:type="table" w:styleId="MediumList1-Accent3">
    <w:name w:val="Medium List 1 Accent 3"/>
    <w:basedOn w:val="TableNormal"/>
    <w:uiPriority w:val="65"/>
    <w:semiHidden/>
    <w:rsid w:val="00815342"/>
    <w:pPr>
      <w:spacing w:line="240" w:lineRule="auto"/>
    </w:pPr>
    <w:tblPr>
      <w:tblStyleRowBandSize w:val="1"/>
      <w:tblStyleColBandSize w:val="1"/>
      <w:tblBorders>
        <w:top w:val="single" w:sz="8" w:space="0" w:color="46C2D7" w:themeColor="accent3"/>
        <w:bottom w:val="single" w:sz="8" w:space="0" w:color="46C2D7" w:themeColor="accent3"/>
      </w:tblBorders>
    </w:tblPr>
    <w:tblStylePr w:type="firstRow">
      <w:rPr>
        <w:rFonts w:asciiTheme="majorHAnsi" w:eastAsiaTheme="majorEastAsia" w:hAnsiTheme="majorHAnsi" w:cstheme="majorBidi"/>
      </w:rPr>
      <w:tblPr/>
      <w:tcPr>
        <w:tcBorders>
          <w:top w:val="nil"/>
          <w:bottom w:val="single" w:sz="8" w:space="0" w:color="46C2D7" w:themeColor="accent3"/>
        </w:tcBorders>
      </w:tcPr>
    </w:tblStylePr>
    <w:tblStylePr w:type="lastRow">
      <w:rPr>
        <w:b/>
        <w:bCs/>
        <w:color w:val="00428B" w:themeColor="text2"/>
      </w:rPr>
      <w:tblPr/>
      <w:tcPr>
        <w:tcBorders>
          <w:top w:val="single" w:sz="8" w:space="0" w:color="46C2D7" w:themeColor="accent3"/>
          <w:bottom w:val="single" w:sz="8" w:space="0" w:color="46C2D7" w:themeColor="accent3"/>
        </w:tcBorders>
      </w:tcPr>
    </w:tblStylePr>
    <w:tblStylePr w:type="firstCol">
      <w:rPr>
        <w:b/>
        <w:bCs/>
      </w:rPr>
    </w:tblStylePr>
    <w:tblStylePr w:type="lastCol">
      <w:rPr>
        <w:b/>
        <w:bCs/>
      </w:rPr>
      <w:tblPr/>
      <w:tcPr>
        <w:tcBorders>
          <w:top w:val="single" w:sz="8" w:space="0" w:color="46C2D7" w:themeColor="accent3"/>
          <w:bottom w:val="single" w:sz="8" w:space="0" w:color="46C2D7" w:themeColor="accent3"/>
        </w:tcBorders>
      </w:tcPr>
    </w:tblStylePr>
    <w:tblStylePr w:type="band1Vert">
      <w:tblPr/>
      <w:tcPr>
        <w:shd w:val="clear" w:color="auto" w:fill="D1EFF5" w:themeFill="accent3" w:themeFillTint="3F"/>
      </w:tcPr>
    </w:tblStylePr>
    <w:tblStylePr w:type="band1Horz">
      <w:tblPr/>
      <w:tcPr>
        <w:shd w:val="clear" w:color="auto" w:fill="D1EFF5" w:themeFill="accent3" w:themeFillTint="3F"/>
      </w:tcPr>
    </w:tblStylePr>
  </w:style>
  <w:style w:type="table" w:styleId="MediumList1-Accent4">
    <w:name w:val="Medium List 1 Accent 4"/>
    <w:basedOn w:val="TableNormal"/>
    <w:uiPriority w:val="65"/>
    <w:semiHidden/>
    <w:rsid w:val="00815342"/>
    <w:pPr>
      <w:spacing w:line="240" w:lineRule="auto"/>
    </w:pPr>
    <w:tblPr>
      <w:tblStyleRowBandSize w:val="1"/>
      <w:tblStyleColBandSize w:val="1"/>
      <w:tblBorders>
        <w:top w:val="single" w:sz="8" w:space="0" w:color="75BB19" w:themeColor="accent4"/>
        <w:bottom w:val="single" w:sz="8" w:space="0" w:color="75BB19" w:themeColor="accent4"/>
      </w:tblBorders>
    </w:tblPr>
    <w:tblStylePr w:type="firstRow">
      <w:rPr>
        <w:rFonts w:asciiTheme="majorHAnsi" w:eastAsiaTheme="majorEastAsia" w:hAnsiTheme="majorHAnsi" w:cstheme="majorBidi"/>
      </w:rPr>
      <w:tblPr/>
      <w:tcPr>
        <w:tcBorders>
          <w:top w:val="nil"/>
          <w:bottom w:val="single" w:sz="8" w:space="0" w:color="75BB19" w:themeColor="accent4"/>
        </w:tcBorders>
      </w:tcPr>
    </w:tblStylePr>
    <w:tblStylePr w:type="lastRow">
      <w:rPr>
        <w:b/>
        <w:bCs/>
        <w:color w:val="00428B" w:themeColor="text2"/>
      </w:rPr>
      <w:tblPr/>
      <w:tcPr>
        <w:tcBorders>
          <w:top w:val="single" w:sz="8" w:space="0" w:color="75BB19" w:themeColor="accent4"/>
          <w:bottom w:val="single" w:sz="8" w:space="0" w:color="75BB19" w:themeColor="accent4"/>
        </w:tcBorders>
      </w:tcPr>
    </w:tblStylePr>
    <w:tblStylePr w:type="firstCol">
      <w:rPr>
        <w:b/>
        <w:bCs/>
      </w:rPr>
    </w:tblStylePr>
    <w:tblStylePr w:type="lastCol">
      <w:rPr>
        <w:b/>
        <w:bCs/>
      </w:rPr>
      <w:tblPr/>
      <w:tcPr>
        <w:tcBorders>
          <w:top w:val="single" w:sz="8" w:space="0" w:color="75BB19" w:themeColor="accent4"/>
          <w:bottom w:val="single" w:sz="8" w:space="0" w:color="75BB19" w:themeColor="accent4"/>
        </w:tcBorders>
      </w:tcPr>
    </w:tblStylePr>
    <w:tblStylePr w:type="band1Vert">
      <w:tblPr/>
      <w:tcPr>
        <w:shd w:val="clear" w:color="auto" w:fill="DDF6BE" w:themeFill="accent4" w:themeFillTint="3F"/>
      </w:tcPr>
    </w:tblStylePr>
    <w:tblStylePr w:type="band1Horz">
      <w:tblPr/>
      <w:tcPr>
        <w:shd w:val="clear" w:color="auto" w:fill="DDF6BE" w:themeFill="accent4" w:themeFillTint="3F"/>
      </w:tcPr>
    </w:tblStylePr>
  </w:style>
  <w:style w:type="table" w:styleId="MediumList1-Accent5">
    <w:name w:val="Medium List 1 Accent 5"/>
    <w:basedOn w:val="TableNormal"/>
    <w:uiPriority w:val="65"/>
    <w:semiHidden/>
    <w:rsid w:val="00815342"/>
    <w:pPr>
      <w:spacing w:line="240" w:lineRule="auto"/>
    </w:pPr>
    <w:tblPr>
      <w:tblStyleRowBandSize w:val="1"/>
      <w:tblStyleColBandSize w:val="1"/>
      <w:tblBorders>
        <w:top w:val="single" w:sz="8" w:space="0" w:color="C2D300" w:themeColor="accent5"/>
        <w:bottom w:val="single" w:sz="8" w:space="0" w:color="C2D300" w:themeColor="accent5"/>
      </w:tblBorders>
    </w:tblPr>
    <w:tblStylePr w:type="firstRow">
      <w:rPr>
        <w:rFonts w:asciiTheme="majorHAnsi" w:eastAsiaTheme="majorEastAsia" w:hAnsiTheme="majorHAnsi" w:cstheme="majorBidi"/>
      </w:rPr>
      <w:tblPr/>
      <w:tcPr>
        <w:tcBorders>
          <w:top w:val="nil"/>
          <w:bottom w:val="single" w:sz="8" w:space="0" w:color="C2D300" w:themeColor="accent5"/>
        </w:tcBorders>
      </w:tcPr>
    </w:tblStylePr>
    <w:tblStylePr w:type="lastRow">
      <w:rPr>
        <w:b/>
        <w:bCs/>
        <w:color w:val="00428B" w:themeColor="text2"/>
      </w:rPr>
      <w:tblPr/>
      <w:tcPr>
        <w:tcBorders>
          <w:top w:val="single" w:sz="8" w:space="0" w:color="C2D300" w:themeColor="accent5"/>
          <w:bottom w:val="single" w:sz="8" w:space="0" w:color="C2D300" w:themeColor="accent5"/>
        </w:tcBorders>
      </w:tcPr>
    </w:tblStylePr>
    <w:tblStylePr w:type="firstCol">
      <w:rPr>
        <w:b/>
        <w:bCs/>
      </w:rPr>
    </w:tblStylePr>
    <w:tblStylePr w:type="lastCol">
      <w:rPr>
        <w:b/>
        <w:bCs/>
      </w:rPr>
      <w:tblPr/>
      <w:tcPr>
        <w:tcBorders>
          <w:top w:val="single" w:sz="8" w:space="0" w:color="C2D300" w:themeColor="accent5"/>
          <w:bottom w:val="single" w:sz="8" w:space="0" w:color="C2D300" w:themeColor="accent5"/>
        </w:tcBorders>
      </w:tcPr>
    </w:tblStylePr>
    <w:tblStylePr w:type="band1Vert">
      <w:tblPr/>
      <w:tcPr>
        <w:shd w:val="clear" w:color="auto" w:fill="F8FFB5" w:themeFill="accent5" w:themeFillTint="3F"/>
      </w:tcPr>
    </w:tblStylePr>
    <w:tblStylePr w:type="band1Horz">
      <w:tblPr/>
      <w:tcPr>
        <w:shd w:val="clear" w:color="auto" w:fill="F8FFB5" w:themeFill="accent5" w:themeFillTint="3F"/>
      </w:tcPr>
    </w:tblStylePr>
  </w:style>
  <w:style w:type="table" w:styleId="MediumList1-Accent6">
    <w:name w:val="Medium List 1 Accent 6"/>
    <w:basedOn w:val="TableNormal"/>
    <w:uiPriority w:val="65"/>
    <w:semiHidden/>
    <w:rsid w:val="00815342"/>
    <w:pPr>
      <w:spacing w:line="240" w:lineRule="auto"/>
    </w:pPr>
    <w:tblPr>
      <w:tblStyleRowBandSize w:val="1"/>
      <w:tblStyleColBandSize w:val="1"/>
      <w:tblBorders>
        <w:top w:val="single" w:sz="8" w:space="0" w:color="F0AB00" w:themeColor="accent6"/>
        <w:bottom w:val="single" w:sz="8" w:space="0" w:color="F0AB00" w:themeColor="accent6"/>
      </w:tblBorders>
    </w:tblPr>
    <w:tblStylePr w:type="firstRow">
      <w:rPr>
        <w:rFonts w:asciiTheme="majorHAnsi" w:eastAsiaTheme="majorEastAsia" w:hAnsiTheme="majorHAnsi" w:cstheme="majorBidi"/>
      </w:rPr>
      <w:tblPr/>
      <w:tcPr>
        <w:tcBorders>
          <w:top w:val="nil"/>
          <w:bottom w:val="single" w:sz="8" w:space="0" w:color="F0AB00" w:themeColor="accent6"/>
        </w:tcBorders>
      </w:tcPr>
    </w:tblStylePr>
    <w:tblStylePr w:type="lastRow">
      <w:rPr>
        <w:b/>
        <w:bCs/>
        <w:color w:val="00428B" w:themeColor="text2"/>
      </w:rPr>
      <w:tblPr/>
      <w:tcPr>
        <w:tcBorders>
          <w:top w:val="single" w:sz="8" w:space="0" w:color="F0AB00" w:themeColor="accent6"/>
          <w:bottom w:val="single" w:sz="8" w:space="0" w:color="F0AB00" w:themeColor="accent6"/>
        </w:tcBorders>
      </w:tcPr>
    </w:tblStylePr>
    <w:tblStylePr w:type="firstCol">
      <w:rPr>
        <w:b/>
        <w:bCs/>
      </w:rPr>
    </w:tblStylePr>
    <w:tblStylePr w:type="lastCol">
      <w:rPr>
        <w:b/>
        <w:bCs/>
      </w:rPr>
      <w:tblPr/>
      <w:tcPr>
        <w:tcBorders>
          <w:top w:val="single" w:sz="8" w:space="0" w:color="F0AB00" w:themeColor="accent6"/>
          <w:bottom w:val="single" w:sz="8" w:space="0" w:color="F0AB00" w:themeColor="accent6"/>
        </w:tcBorders>
      </w:tcPr>
    </w:tblStylePr>
    <w:tblStylePr w:type="band1Vert">
      <w:tblPr/>
      <w:tcPr>
        <w:shd w:val="clear" w:color="auto" w:fill="FFEBBC" w:themeFill="accent6" w:themeFillTint="3F"/>
      </w:tcPr>
    </w:tblStylePr>
    <w:tblStylePr w:type="band1Horz">
      <w:tblPr/>
      <w:tcPr>
        <w:shd w:val="clear" w:color="auto" w:fill="FFEBBC" w:themeFill="accent6" w:themeFillTint="3F"/>
      </w:tcPr>
    </w:tblStylePr>
  </w:style>
  <w:style w:type="table" w:styleId="MediumList2">
    <w:name w:val="Medium List 2"/>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single" w:sz="8" w:space="0" w:color="231F2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tblBorders>
    </w:tblPr>
    <w:tblStylePr w:type="firstRow">
      <w:rPr>
        <w:sz w:val="24"/>
        <w:szCs w:val="24"/>
      </w:rPr>
      <w:tblPr/>
      <w:tcPr>
        <w:tcBorders>
          <w:top w:val="nil"/>
          <w:left w:val="nil"/>
          <w:bottom w:val="single" w:sz="24" w:space="0" w:color="00428B" w:themeColor="accent1"/>
          <w:right w:val="nil"/>
          <w:insideH w:val="nil"/>
          <w:insideV w:val="nil"/>
        </w:tcBorders>
        <w:shd w:val="clear" w:color="auto" w:fill="FFFFFF" w:themeFill="background1"/>
      </w:tcPr>
    </w:tblStylePr>
    <w:tblStylePr w:type="lastRow">
      <w:tblPr/>
      <w:tcPr>
        <w:tcBorders>
          <w:top w:val="single" w:sz="8" w:space="0" w:color="00428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28B" w:themeColor="accent1"/>
          <w:insideH w:val="nil"/>
          <w:insideV w:val="nil"/>
        </w:tcBorders>
        <w:shd w:val="clear" w:color="auto" w:fill="FFFFFF" w:themeFill="background1"/>
      </w:tcPr>
    </w:tblStylePr>
    <w:tblStylePr w:type="lastCol">
      <w:tblPr/>
      <w:tcPr>
        <w:tcBorders>
          <w:top w:val="nil"/>
          <w:left w:val="single" w:sz="8" w:space="0" w:color="00428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EFF" w:themeFill="accent1" w:themeFillTint="3F"/>
      </w:tcPr>
    </w:tblStylePr>
    <w:tblStylePr w:type="band1Horz">
      <w:tblPr/>
      <w:tcPr>
        <w:tcBorders>
          <w:top w:val="nil"/>
          <w:bottom w:val="nil"/>
          <w:insideH w:val="nil"/>
          <w:insideV w:val="nil"/>
        </w:tcBorders>
        <w:shd w:val="clear" w:color="auto" w:fill="A3CE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tblBorders>
    </w:tblPr>
    <w:tblStylePr w:type="firstRow">
      <w:rPr>
        <w:sz w:val="24"/>
        <w:szCs w:val="24"/>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tblPr/>
      <w:tcPr>
        <w:tcBorders>
          <w:top w:val="single" w:sz="8" w:space="0" w:color="0092D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2D7" w:themeColor="accent2"/>
          <w:insideH w:val="nil"/>
          <w:insideV w:val="nil"/>
        </w:tcBorders>
        <w:shd w:val="clear" w:color="auto" w:fill="FFFFFF" w:themeFill="background1"/>
      </w:tcPr>
    </w:tblStylePr>
    <w:tblStylePr w:type="lastCol">
      <w:tblPr/>
      <w:tcPr>
        <w:tcBorders>
          <w:top w:val="nil"/>
          <w:left w:val="single" w:sz="8" w:space="0" w:color="0092D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7FF" w:themeFill="accent2" w:themeFillTint="3F"/>
      </w:tcPr>
    </w:tblStylePr>
    <w:tblStylePr w:type="band1Horz">
      <w:tblPr/>
      <w:tcPr>
        <w:tcBorders>
          <w:top w:val="nil"/>
          <w:bottom w:val="nil"/>
          <w:insideH w:val="nil"/>
          <w:insideV w:val="nil"/>
        </w:tcBorders>
        <w:shd w:val="clear" w:color="auto" w:fill="B6E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tblBorders>
    </w:tblPr>
    <w:tblStylePr w:type="firstRow">
      <w:rPr>
        <w:sz w:val="24"/>
        <w:szCs w:val="24"/>
      </w:rPr>
      <w:tblPr/>
      <w:tcPr>
        <w:tcBorders>
          <w:top w:val="nil"/>
          <w:left w:val="nil"/>
          <w:bottom w:val="single" w:sz="24" w:space="0" w:color="46C2D7" w:themeColor="accent3"/>
          <w:right w:val="nil"/>
          <w:insideH w:val="nil"/>
          <w:insideV w:val="nil"/>
        </w:tcBorders>
        <w:shd w:val="clear" w:color="auto" w:fill="FFFFFF" w:themeFill="background1"/>
      </w:tcPr>
    </w:tblStylePr>
    <w:tblStylePr w:type="lastRow">
      <w:tblPr/>
      <w:tcPr>
        <w:tcBorders>
          <w:top w:val="single" w:sz="8" w:space="0" w:color="46C2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6C2D7" w:themeColor="accent3"/>
          <w:insideH w:val="nil"/>
          <w:insideV w:val="nil"/>
        </w:tcBorders>
        <w:shd w:val="clear" w:color="auto" w:fill="FFFFFF" w:themeFill="background1"/>
      </w:tcPr>
    </w:tblStylePr>
    <w:tblStylePr w:type="lastCol">
      <w:tblPr/>
      <w:tcPr>
        <w:tcBorders>
          <w:top w:val="nil"/>
          <w:left w:val="single" w:sz="8" w:space="0" w:color="46C2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FF5" w:themeFill="accent3" w:themeFillTint="3F"/>
      </w:tcPr>
    </w:tblStylePr>
    <w:tblStylePr w:type="band1Horz">
      <w:tblPr/>
      <w:tcPr>
        <w:tcBorders>
          <w:top w:val="nil"/>
          <w:bottom w:val="nil"/>
          <w:insideH w:val="nil"/>
          <w:insideV w:val="nil"/>
        </w:tcBorders>
        <w:shd w:val="clear" w:color="auto" w:fill="D1EF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tblBorders>
    </w:tblPr>
    <w:tblStylePr w:type="firstRow">
      <w:rPr>
        <w:sz w:val="24"/>
        <w:szCs w:val="24"/>
      </w:rPr>
      <w:tblPr/>
      <w:tcPr>
        <w:tcBorders>
          <w:top w:val="nil"/>
          <w:left w:val="nil"/>
          <w:bottom w:val="single" w:sz="24" w:space="0" w:color="75BB19" w:themeColor="accent4"/>
          <w:right w:val="nil"/>
          <w:insideH w:val="nil"/>
          <w:insideV w:val="nil"/>
        </w:tcBorders>
        <w:shd w:val="clear" w:color="auto" w:fill="FFFFFF" w:themeFill="background1"/>
      </w:tcPr>
    </w:tblStylePr>
    <w:tblStylePr w:type="lastRow">
      <w:tblPr/>
      <w:tcPr>
        <w:tcBorders>
          <w:top w:val="single" w:sz="8" w:space="0" w:color="75BB1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B19" w:themeColor="accent4"/>
          <w:insideH w:val="nil"/>
          <w:insideV w:val="nil"/>
        </w:tcBorders>
        <w:shd w:val="clear" w:color="auto" w:fill="FFFFFF" w:themeFill="background1"/>
      </w:tcPr>
    </w:tblStylePr>
    <w:tblStylePr w:type="lastCol">
      <w:tblPr/>
      <w:tcPr>
        <w:tcBorders>
          <w:top w:val="nil"/>
          <w:left w:val="single" w:sz="8" w:space="0" w:color="75BB1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F6BE" w:themeFill="accent4" w:themeFillTint="3F"/>
      </w:tcPr>
    </w:tblStylePr>
    <w:tblStylePr w:type="band1Horz">
      <w:tblPr/>
      <w:tcPr>
        <w:tcBorders>
          <w:top w:val="nil"/>
          <w:bottom w:val="nil"/>
          <w:insideH w:val="nil"/>
          <w:insideV w:val="nil"/>
        </w:tcBorders>
        <w:shd w:val="clear" w:color="auto" w:fill="DDF6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tblBorders>
    </w:tblPr>
    <w:tblStylePr w:type="firstRow">
      <w:rPr>
        <w:sz w:val="24"/>
        <w:szCs w:val="24"/>
      </w:rPr>
      <w:tblPr/>
      <w:tcPr>
        <w:tcBorders>
          <w:top w:val="nil"/>
          <w:left w:val="nil"/>
          <w:bottom w:val="single" w:sz="24" w:space="0" w:color="C2D300" w:themeColor="accent5"/>
          <w:right w:val="nil"/>
          <w:insideH w:val="nil"/>
          <w:insideV w:val="nil"/>
        </w:tcBorders>
        <w:shd w:val="clear" w:color="auto" w:fill="FFFFFF" w:themeFill="background1"/>
      </w:tcPr>
    </w:tblStylePr>
    <w:tblStylePr w:type="lastRow">
      <w:tblPr/>
      <w:tcPr>
        <w:tcBorders>
          <w:top w:val="single" w:sz="8" w:space="0" w:color="C2D3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D300" w:themeColor="accent5"/>
          <w:insideH w:val="nil"/>
          <w:insideV w:val="nil"/>
        </w:tcBorders>
        <w:shd w:val="clear" w:color="auto" w:fill="FFFFFF" w:themeFill="background1"/>
      </w:tcPr>
    </w:tblStylePr>
    <w:tblStylePr w:type="lastCol">
      <w:tblPr/>
      <w:tcPr>
        <w:tcBorders>
          <w:top w:val="nil"/>
          <w:left w:val="single" w:sz="8" w:space="0" w:color="C2D3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FB5" w:themeFill="accent5" w:themeFillTint="3F"/>
      </w:tcPr>
    </w:tblStylePr>
    <w:tblStylePr w:type="band1Horz">
      <w:tblPr/>
      <w:tcPr>
        <w:tcBorders>
          <w:top w:val="nil"/>
          <w:bottom w:val="nil"/>
          <w:insideH w:val="nil"/>
          <w:insideV w:val="nil"/>
        </w:tcBorders>
        <w:shd w:val="clear" w:color="auto" w:fill="F8FFB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tblBorders>
    </w:tblPr>
    <w:tblStylePr w:type="firstRow">
      <w:rPr>
        <w:sz w:val="24"/>
        <w:szCs w:val="24"/>
      </w:rPr>
      <w:tblPr/>
      <w:tcPr>
        <w:tcBorders>
          <w:top w:val="nil"/>
          <w:left w:val="nil"/>
          <w:bottom w:val="single" w:sz="24" w:space="0" w:color="F0AB00" w:themeColor="accent6"/>
          <w:right w:val="nil"/>
          <w:insideH w:val="nil"/>
          <w:insideV w:val="nil"/>
        </w:tcBorders>
        <w:shd w:val="clear" w:color="auto" w:fill="FFFFFF" w:themeFill="background1"/>
      </w:tcPr>
    </w:tblStylePr>
    <w:tblStylePr w:type="lastRow">
      <w:tblPr/>
      <w:tcPr>
        <w:tcBorders>
          <w:top w:val="single" w:sz="8" w:space="0" w:color="F0AB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B00" w:themeColor="accent6"/>
          <w:insideH w:val="nil"/>
          <w:insideV w:val="nil"/>
        </w:tcBorders>
        <w:shd w:val="clear" w:color="auto" w:fill="FFFFFF" w:themeFill="background1"/>
      </w:tcPr>
    </w:tblStylePr>
    <w:tblStylePr w:type="lastCol">
      <w:tblPr/>
      <w:tcPr>
        <w:tcBorders>
          <w:top w:val="nil"/>
          <w:left w:val="single" w:sz="8" w:space="0" w:color="F0AB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BBC" w:themeFill="accent6" w:themeFillTint="3F"/>
      </w:tcPr>
    </w:tblStylePr>
    <w:tblStylePr w:type="band1Horz">
      <w:tblPr/>
      <w:tcPr>
        <w:tcBorders>
          <w:top w:val="nil"/>
          <w:bottom w:val="nil"/>
          <w:insideH w:val="nil"/>
          <w:insideV w:val="nil"/>
        </w:tcBorders>
        <w:shd w:val="clear" w:color="auto" w:fill="FFEB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815342"/>
    <w:pPr>
      <w:spacing w:line="240" w:lineRule="auto"/>
    </w:pPr>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815342"/>
    <w:pPr>
      <w:spacing w:line="240" w:lineRule="auto"/>
    </w:pPr>
    <w:tblPr>
      <w:tblStyleRowBandSize w:val="1"/>
      <w:tblStyleColBandSize w:val="1"/>
      <w:tbl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single" w:sz="8" w:space="0" w:color="006EE8" w:themeColor="accent1" w:themeTint="BF"/>
      </w:tblBorders>
    </w:tblPr>
    <w:tblStylePr w:type="firstRow">
      <w:pPr>
        <w:spacing w:before="0" w:after="0" w:line="240" w:lineRule="auto"/>
      </w:pPr>
      <w:rPr>
        <w:b/>
        <w:bCs/>
        <w:color w:val="FFFFFF" w:themeColor="background1"/>
      </w:rPr>
      <w:tblPr/>
      <w:tcPr>
        <w:tc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nil"/>
          <w:insideV w:val="nil"/>
        </w:tcBorders>
        <w:shd w:val="clear" w:color="auto" w:fill="00428B" w:themeFill="accent1"/>
      </w:tcPr>
    </w:tblStylePr>
    <w:tblStylePr w:type="lastRow">
      <w:pPr>
        <w:spacing w:before="0" w:after="0" w:line="240" w:lineRule="auto"/>
      </w:pPr>
      <w:rPr>
        <w:b/>
        <w:bCs/>
      </w:rPr>
      <w:tblPr/>
      <w:tcPr>
        <w:tcBorders>
          <w:top w:val="double" w:sz="6"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nil"/>
          <w:insideV w:val="nil"/>
        </w:tcBorders>
      </w:tcPr>
    </w:tblStylePr>
    <w:tblStylePr w:type="firstCol">
      <w:rPr>
        <w:b/>
        <w:bCs/>
      </w:rPr>
    </w:tblStylePr>
    <w:tblStylePr w:type="lastCol">
      <w:rPr>
        <w:b/>
        <w:bCs/>
      </w:rPr>
    </w:tblStylePr>
    <w:tblStylePr w:type="band1Vert">
      <w:tblPr/>
      <w:tcPr>
        <w:shd w:val="clear" w:color="auto" w:fill="A3CEFF" w:themeFill="accent1" w:themeFillTint="3F"/>
      </w:tcPr>
    </w:tblStylePr>
    <w:tblStylePr w:type="band1Horz">
      <w:tblPr/>
      <w:tcPr>
        <w:tcBorders>
          <w:insideH w:val="nil"/>
          <w:insideV w:val="nil"/>
        </w:tcBorders>
        <w:shd w:val="clear" w:color="auto" w:fill="A3CE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815342"/>
    <w:pPr>
      <w:spacing w:line="240" w:lineRule="auto"/>
    </w:pPr>
    <w:tblPr>
      <w:tblStyleRowBandSize w:val="1"/>
      <w:tblStyleColBandSize w:val="1"/>
      <w:tbl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single" w:sz="8" w:space="0" w:color="22B7FF" w:themeColor="accent2" w:themeTint="BF"/>
      </w:tblBorders>
    </w:tblPr>
    <w:tblStylePr w:type="firstRow">
      <w:pPr>
        <w:spacing w:before="0" w:after="0" w:line="240" w:lineRule="auto"/>
      </w:pPr>
      <w:rPr>
        <w:b/>
        <w:bCs/>
        <w:color w:val="FFFFFF" w:themeColor="background1"/>
      </w:rPr>
      <w:tblPr/>
      <w:tcPr>
        <w:tc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nil"/>
          <w:insideV w:val="nil"/>
        </w:tcBorders>
        <w:shd w:val="clear" w:color="auto" w:fill="0092D7" w:themeFill="accent2"/>
      </w:tcPr>
    </w:tblStylePr>
    <w:tblStylePr w:type="lastRow">
      <w:pPr>
        <w:spacing w:before="0" w:after="0" w:line="240" w:lineRule="auto"/>
      </w:pPr>
      <w:rPr>
        <w:b/>
        <w:bCs/>
      </w:rPr>
      <w:tblPr/>
      <w:tcPr>
        <w:tcBorders>
          <w:top w:val="double" w:sz="6"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7FF" w:themeFill="accent2" w:themeFillTint="3F"/>
      </w:tcPr>
    </w:tblStylePr>
    <w:tblStylePr w:type="band1Horz">
      <w:tblPr/>
      <w:tcPr>
        <w:tcBorders>
          <w:insideH w:val="nil"/>
          <w:insideV w:val="nil"/>
        </w:tcBorders>
        <w:shd w:val="clear" w:color="auto" w:fill="B6E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815342"/>
    <w:pPr>
      <w:spacing w:line="240" w:lineRule="auto"/>
    </w:pPr>
    <w:tblPr>
      <w:tblStyleRowBandSize w:val="1"/>
      <w:tblStyleColBandSize w:val="1"/>
      <w:tbl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single" w:sz="8" w:space="0" w:color="74D1E1" w:themeColor="accent3" w:themeTint="BF"/>
      </w:tblBorders>
    </w:tblPr>
    <w:tblStylePr w:type="firstRow">
      <w:pPr>
        <w:spacing w:before="0" w:after="0" w:line="240" w:lineRule="auto"/>
      </w:pPr>
      <w:rPr>
        <w:b/>
        <w:bCs/>
        <w:color w:val="FFFFFF" w:themeColor="background1"/>
      </w:rPr>
      <w:tblPr/>
      <w:tcPr>
        <w:tc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nil"/>
          <w:insideV w:val="nil"/>
        </w:tcBorders>
        <w:shd w:val="clear" w:color="auto" w:fill="46C2D7" w:themeFill="accent3"/>
      </w:tcPr>
    </w:tblStylePr>
    <w:tblStylePr w:type="lastRow">
      <w:pPr>
        <w:spacing w:before="0" w:after="0" w:line="240" w:lineRule="auto"/>
      </w:pPr>
      <w:rPr>
        <w:b/>
        <w:bCs/>
      </w:rPr>
      <w:tblPr/>
      <w:tcPr>
        <w:tcBorders>
          <w:top w:val="double" w:sz="6"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FF5" w:themeFill="accent3" w:themeFillTint="3F"/>
      </w:tcPr>
    </w:tblStylePr>
    <w:tblStylePr w:type="band1Horz">
      <w:tblPr/>
      <w:tcPr>
        <w:tcBorders>
          <w:insideH w:val="nil"/>
          <w:insideV w:val="nil"/>
        </w:tcBorders>
        <w:shd w:val="clear" w:color="auto" w:fill="D1EF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815342"/>
    <w:pPr>
      <w:spacing w:line="240" w:lineRule="auto"/>
    </w:pPr>
    <w:tblPr>
      <w:tblStyleRowBandSize w:val="1"/>
      <w:tblStyleColBandSize w:val="1"/>
      <w:tbl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single" w:sz="8" w:space="0" w:color="9AE43A" w:themeColor="accent4" w:themeTint="BF"/>
      </w:tblBorders>
    </w:tblPr>
    <w:tblStylePr w:type="firstRow">
      <w:pPr>
        <w:spacing w:before="0" w:after="0" w:line="240" w:lineRule="auto"/>
      </w:pPr>
      <w:rPr>
        <w:b/>
        <w:bCs/>
        <w:color w:val="FFFFFF" w:themeColor="background1"/>
      </w:rPr>
      <w:tblPr/>
      <w:tcPr>
        <w:tc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nil"/>
          <w:insideV w:val="nil"/>
        </w:tcBorders>
        <w:shd w:val="clear" w:color="auto" w:fill="75BB19" w:themeFill="accent4"/>
      </w:tcPr>
    </w:tblStylePr>
    <w:tblStylePr w:type="lastRow">
      <w:pPr>
        <w:spacing w:before="0" w:after="0" w:line="240" w:lineRule="auto"/>
      </w:pPr>
      <w:rPr>
        <w:b/>
        <w:bCs/>
      </w:rPr>
      <w:tblPr/>
      <w:tcPr>
        <w:tcBorders>
          <w:top w:val="double" w:sz="6"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DF6BE" w:themeFill="accent4" w:themeFillTint="3F"/>
      </w:tcPr>
    </w:tblStylePr>
    <w:tblStylePr w:type="band1Horz">
      <w:tblPr/>
      <w:tcPr>
        <w:tcBorders>
          <w:insideH w:val="nil"/>
          <w:insideV w:val="nil"/>
        </w:tcBorders>
        <w:shd w:val="clear" w:color="auto" w:fill="DDF6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815342"/>
    <w:pPr>
      <w:spacing w:line="240" w:lineRule="auto"/>
    </w:pPr>
    <w:tblPr>
      <w:tblStyleRowBandSize w:val="1"/>
      <w:tblStyleColBandSize w:val="1"/>
      <w:tbl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single" w:sz="8" w:space="0" w:color="ECFF1F" w:themeColor="accent5" w:themeTint="BF"/>
      </w:tblBorders>
    </w:tblPr>
    <w:tblStylePr w:type="firstRow">
      <w:pPr>
        <w:spacing w:before="0" w:after="0" w:line="240" w:lineRule="auto"/>
      </w:pPr>
      <w:rPr>
        <w:b/>
        <w:bCs/>
        <w:color w:val="FFFFFF" w:themeColor="background1"/>
      </w:rPr>
      <w:tblPr/>
      <w:tcPr>
        <w:tc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nil"/>
          <w:insideV w:val="nil"/>
        </w:tcBorders>
        <w:shd w:val="clear" w:color="auto" w:fill="C2D300" w:themeFill="accent5"/>
      </w:tcPr>
    </w:tblStylePr>
    <w:tblStylePr w:type="lastRow">
      <w:pPr>
        <w:spacing w:before="0" w:after="0" w:line="240" w:lineRule="auto"/>
      </w:pPr>
      <w:rPr>
        <w:b/>
        <w:bCs/>
      </w:rPr>
      <w:tblPr/>
      <w:tcPr>
        <w:tcBorders>
          <w:top w:val="double" w:sz="6"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FB5" w:themeFill="accent5" w:themeFillTint="3F"/>
      </w:tcPr>
    </w:tblStylePr>
    <w:tblStylePr w:type="band1Horz">
      <w:tblPr/>
      <w:tcPr>
        <w:tcBorders>
          <w:insideH w:val="nil"/>
          <w:insideV w:val="nil"/>
        </w:tcBorders>
        <w:shd w:val="clear" w:color="auto" w:fill="F8FFB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815342"/>
    <w:pPr>
      <w:spacing w:line="240" w:lineRule="auto"/>
    </w:pPr>
    <w:tblPr>
      <w:tblStyleRowBandSize w:val="1"/>
      <w:tblStyleColBandSize w:val="1"/>
      <w:tbl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single" w:sz="8" w:space="0" w:color="FFC434" w:themeColor="accent6" w:themeTint="BF"/>
      </w:tblBorders>
    </w:tblPr>
    <w:tblStylePr w:type="firstRow">
      <w:pPr>
        <w:spacing w:before="0" w:after="0" w:line="240" w:lineRule="auto"/>
      </w:pPr>
      <w:rPr>
        <w:b/>
        <w:bCs/>
        <w:color w:val="FFFFFF" w:themeColor="background1"/>
      </w:rPr>
      <w:tblPr/>
      <w:tcPr>
        <w:tc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nil"/>
          <w:insideV w:val="nil"/>
        </w:tcBorders>
        <w:shd w:val="clear" w:color="auto" w:fill="F0AB00" w:themeFill="accent6"/>
      </w:tcPr>
    </w:tblStylePr>
    <w:tblStylePr w:type="lastRow">
      <w:pPr>
        <w:spacing w:before="0" w:after="0" w:line="240" w:lineRule="auto"/>
      </w:pPr>
      <w:rPr>
        <w:b/>
        <w:bCs/>
      </w:rPr>
      <w:tblPr/>
      <w:tcPr>
        <w:tcBorders>
          <w:top w:val="double" w:sz="6"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BBC" w:themeFill="accent6" w:themeFillTint="3F"/>
      </w:tcPr>
    </w:tblStylePr>
    <w:tblStylePr w:type="band1Horz">
      <w:tblPr/>
      <w:tcPr>
        <w:tcBorders>
          <w:insideH w:val="nil"/>
          <w:insideV w:val="nil"/>
        </w:tcBorders>
        <w:shd w:val="clear" w:color="auto" w:fill="FFEBB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2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28B" w:themeFill="accent1"/>
      </w:tcPr>
    </w:tblStylePr>
    <w:tblStylePr w:type="lastCol">
      <w:rPr>
        <w:b/>
        <w:bCs/>
        <w:color w:val="FFFFFF" w:themeColor="background1"/>
      </w:rPr>
      <w:tblPr/>
      <w:tcPr>
        <w:tcBorders>
          <w:left w:val="nil"/>
          <w:right w:val="nil"/>
          <w:insideH w:val="nil"/>
          <w:insideV w:val="nil"/>
        </w:tcBorders>
        <w:shd w:val="clear" w:color="auto" w:fill="0042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2D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2D7" w:themeFill="accent2"/>
      </w:tcPr>
    </w:tblStylePr>
    <w:tblStylePr w:type="lastCol">
      <w:rPr>
        <w:b/>
        <w:bCs/>
        <w:color w:val="FFFFFF" w:themeColor="background1"/>
      </w:rPr>
      <w:tblPr/>
      <w:tcPr>
        <w:tcBorders>
          <w:left w:val="nil"/>
          <w:right w:val="nil"/>
          <w:insideH w:val="nil"/>
          <w:insideV w:val="nil"/>
        </w:tcBorders>
        <w:shd w:val="clear" w:color="auto" w:fill="0092D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6C2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6C2D7" w:themeFill="accent3"/>
      </w:tcPr>
    </w:tblStylePr>
    <w:tblStylePr w:type="lastCol">
      <w:rPr>
        <w:b/>
        <w:bCs/>
        <w:color w:val="FFFFFF" w:themeColor="background1"/>
      </w:rPr>
      <w:tblPr/>
      <w:tcPr>
        <w:tcBorders>
          <w:left w:val="nil"/>
          <w:right w:val="nil"/>
          <w:insideH w:val="nil"/>
          <w:insideV w:val="nil"/>
        </w:tcBorders>
        <w:shd w:val="clear" w:color="auto" w:fill="46C2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B1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B19" w:themeFill="accent4"/>
      </w:tcPr>
    </w:tblStylePr>
    <w:tblStylePr w:type="lastCol">
      <w:rPr>
        <w:b/>
        <w:bCs/>
        <w:color w:val="FFFFFF" w:themeColor="background1"/>
      </w:rPr>
      <w:tblPr/>
      <w:tcPr>
        <w:tcBorders>
          <w:left w:val="nil"/>
          <w:right w:val="nil"/>
          <w:insideH w:val="nil"/>
          <w:insideV w:val="nil"/>
        </w:tcBorders>
        <w:shd w:val="clear" w:color="auto" w:fill="75BB1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D3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D300" w:themeFill="accent5"/>
      </w:tcPr>
    </w:tblStylePr>
    <w:tblStylePr w:type="lastCol">
      <w:rPr>
        <w:b/>
        <w:bCs/>
        <w:color w:val="FFFFFF" w:themeColor="background1"/>
      </w:rPr>
      <w:tblPr/>
      <w:tcPr>
        <w:tcBorders>
          <w:left w:val="nil"/>
          <w:right w:val="nil"/>
          <w:insideH w:val="nil"/>
          <w:insideV w:val="nil"/>
        </w:tcBorders>
        <w:shd w:val="clear" w:color="auto" w:fill="C2D3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AB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AB00" w:themeFill="accent6"/>
      </w:tcPr>
    </w:tblStylePr>
    <w:tblStylePr w:type="lastCol">
      <w:rPr>
        <w:b/>
        <w:bCs/>
        <w:color w:val="FFFFFF" w:themeColor="background1"/>
      </w:rPr>
      <w:tblPr/>
      <w:tcPr>
        <w:tcBorders>
          <w:left w:val="nil"/>
          <w:right w:val="nil"/>
          <w:insideH w:val="nil"/>
          <w:insideV w:val="nil"/>
        </w:tcBorders>
        <w:shd w:val="clear" w:color="auto" w:fill="F0AB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11">
    <w:name w:val="Plain Table 11"/>
    <w:basedOn w:val="TableNormal"/>
    <w:uiPriority w:val="41"/>
    <w:semiHidden/>
    <w:rsid w:val="0081534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semiHidden/>
    <w:rsid w:val="00815342"/>
    <w:pPr>
      <w:spacing w:line="240" w:lineRule="auto"/>
    </w:pPr>
    <w:tblPr>
      <w:tblStyleRowBandSize w:val="1"/>
      <w:tblStyleColBandSize w:val="1"/>
      <w:tblBorders>
        <w:top w:val="single" w:sz="4" w:space="0" w:color="96888C" w:themeColor="text1" w:themeTint="80"/>
        <w:bottom w:val="single" w:sz="4" w:space="0" w:color="96888C" w:themeColor="text1" w:themeTint="80"/>
      </w:tblBorders>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43"/>
    <w:semiHidden/>
    <w:rsid w:val="00815342"/>
    <w:pPr>
      <w:spacing w:line="240" w:lineRule="auto"/>
    </w:pPr>
    <w:tblPr>
      <w:tblStyleRowBandSize w:val="1"/>
      <w:tblStyleColBandSize w:val="1"/>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semiHidden/>
    <w:rsid w:val="0081534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semiHidden/>
    <w:rsid w:val="0081534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semiHidden/>
    <w:rsid w:val="0081534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12ptAbove">
    <w:name w:val="Body Text 12pt Above"/>
    <w:basedOn w:val="BodyText"/>
    <w:next w:val="BodyText"/>
    <w:qFormat/>
    <w:rsid w:val="00014A13"/>
    <w:pPr>
      <w:spacing w:before="240"/>
    </w:pPr>
    <w:rPr>
      <w:lang w:eastAsia="fr-CA"/>
    </w:rPr>
  </w:style>
  <w:style w:type="paragraph" w:customStyle="1" w:styleId="HighlightBoxText">
    <w:name w:val="Highlight Box Text"/>
    <w:basedOn w:val="BodyText"/>
    <w:qFormat/>
    <w:rsid w:val="004D35EA"/>
    <w:pPr>
      <w:pBdr>
        <w:top w:val="single" w:sz="4" w:space="10" w:color="00428B" w:themeColor="text2"/>
        <w:left w:val="single" w:sz="4" w:space="12" w:color="00428B" w:themeColor="text2"/>
        <w:bottom w:val="single" w:sz="4" w:space="10" w:color="00428B" w:themeColor="text2"/>
        <w:right w:val="single" w:sz="4" w:space="12" w:color="00428B" w:themeColor="text2"/>
      </w:pBdr>
      <w:shd w:val="clear" w:color="auto" w:fill="EFF5FB" w:themeFill="background2"/>
      <w:spacing w:before="180" w:after="180"/>
      <w:ind w:left="227" w:right="227"/>
    </w:pPr>
    <w:rPr>
      <w:lang w:eastAsia="fr-CA"/>
    </w:rPr>
  </w:style>
  <w:style w:type="paragraph" w:customStyle="1" w:styleId="HighlightBoxHeading">
    <w:name w:val="Highlight Box Heading"/>
    <w:basedOn w:val="HighlightBoxText"/>
    <w:next w:val="HighlightBoxText"/>
    <w:qFormat/>
    <w:rsid w:val="004D35EA"/>
    <w:pPr>
      <w:keepNext/>
    </w:pPr>
    <w:rPr>
      <w:b/>
    </w:rPr>
  </w:style>
  <w:style w:type="paragraph" w:customStyle="1" w:styleId="HighlightBoxBullet">
    <w:name w:val="Highlight Box Bullet"/>
    <w:basedOn w:val="HighlightBoxText"/>
    <w:qFormat/>
    <w:rsid w:val="004D35EA"/>
    <w:pPr>
      <w:numPr>
        <w:numId w:val="9"/>
      </w:numPr>
    </w:pPr>
  </w:style>
  <w:style w:type="paragraph" w:customStyle="1" w:styleId="HighlightBoxNumbering">
    <w:name w:val="Highlight Box Numbering"/>
    <w:basedOn w:val="HighlightBoxText"/>
    <w:qFormat/>
    <w:rsid w:val="004D35EA"/>
    <w:pPr>
      <w:numPr>
        <w:numId w:val="10"/>
      </w:numPr>
    </w:pPr>
  </w:style>
  <w:style w:type="table" w:customStyle="1" w:styleId="MWTableHeader">
    <w:name w:val="MW Table Header"/>
    <w:basedOn w:val="TableNormal"/>
    <w:uiPriority w:val="99"/>
    <w:rsid w:val="00F35474"/>
    <w:pPr>
      <w:spacing w:line="240" w:lineRule="auto"/>
    </w:pPr>
    <w:tblPr>
      <w:tblBorders>
        <w:bottom w:val="single" w:sz="4" w:space="0" w:color="CAC3C5" w:themeColor="text1" w:themeTint="40"/>
        <w:insideH w:val="single" w:sz="4" w:space="0" w:color="CAC3C5" w:themeColor="text1" w:themeTint="40"/>
      </w:tblBorders>
      <w:tblCellMar>
        <w:top w:w="57" w:type="dxa"/>
        <w:left w:w="85" w:type="dxa"/>
        <w:bottom w:w="57" w:type="dxa"/>
        <w:right w:w="85" w:type="dxa"/>
      </w:tblCellMar>
    </w:tblPr>
    <w:tblStylePr w:type="firstCol">
      <w:rPr>
        <w:b/>
      </w:rPr>
    </w:tblStylePr>
  </w:style>
  <w:style w:type="paragraph" w:customStyle="1" w:styleId="FooterLine">
    <w:name w:val="Footer Line"/>
    <w:basedOn w:val="Footer"/>
    <w:uiPriority w:val="99"/>
    <w:rsid w:val="00284E00"/>
    <w:pPr>
      <w:pBdr>
        <w:top w:val="single" w:sz="4" w:space="0" w:color="00428B" w:themeColor="text2"/>
      </w:pBdr>
      <w:spacing w:before="120"/>
      <w:ind w:right="0"/>
    </w:pPr>
    <w:rPr>
      <w:sz w:val="14"/>
    </w:rPr>
  </w:style>
  <w:style w:type="table" w:customStyle="1" w:styleId="MWTableGrid">
    <w:name w:val="MW Table Grid"/>
    <w:basedOn w:val="TableNormal"/>
    <w:uiPriority w:val="99"/>
    <w:rsid w:val="00735298"/>
    <w:pPr>
      <w:spacing w:before="60" w:after="60"/>
    </w:p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paragraph" w:customStyle="1" w:styleId="FooterMW">
    <w:name w:val="Footer MW"/>
    <w:basedOn w:val="Footer"/>
    <w:uiPriority w:val="99"/>
    <w:rsid w:val="00C07135"/>
    <w:pPr>
      <w:ind w:right="0"/>
    </w:pPr>
    <w:rPr>
      <w:color w:val="00428B" w:themeColor="text2"/>
      <w:sz w:val="12"/>
    </w:rPr>
  </w:style>
  <w:style w:type="paragraph" w:customStyle="1" w:styleId="IntroParagraph">
    <w:name w:val="Intro Paragraph"/>
    <w:basedOn w:val="Normal"/>
    <w:qFormat/>
    <w:rsid w:val="006A6674"/>
    <w:pPr>
      <w:spacing w:before="240" w:after="240" w:line="320" w:lineRule="atLeast"/>
    </w:pPr>
    <w:rPr>
      <w:rFonts w:ascii="Verdana" w:hAnsi="Verdana"/>
      <w:color w:val="00428B" w:themeColor="text2"/>
      <w:spacing w:val="1"/>
      <w:sz w:val="22"/>
      <w:szCs w:val="22"/>
      <w:lang w:eastAsia="en-US"/>
    </w:rPr>
  </w:style>
  <w:style w:type="paragraph" w:customStyle="1" w:styleId="OurRef">
    <w:name w:val="Our Ref"/>
    <w:basedOn w:val="Date"/>
    <w:semiHidden/>
    <w:qFormat/>
    <w:rsid w:val="006036E1"/>
    <w:pPr>
      <w:spacing w:before="1320"/>
      <w:contextualSpacing/>
    </w:pPr>
    <w:rPr>
      <w:sz w:val="16"/>
      <w:szCs w:val="16"/>
    </w:rPr>
  </w:style>
  <w:style w:type="paragraph" w:styleId="ListParagraph">
    <w:name w:val="List Paragraph"/>
    <w:basedOn w:val="Normal"/>
    <w:link w:val="ListParagraphChar"/>
    <w:uiPriority w:val="34"/>
    <w:qFormat/>
    <w:rsid w:val="004306AF"/>
    <w:pPr>
      <w:ind w:left="720"/>
      <w:contextualSpacing/>
    </w:pPr>
  </w:style>
  <w:style w:type="table" w:customStyle="1" w:styleId="FooterTablePlaceholder">
    <w:name w:val="Footer Table Placeholder"/>
    <w:basedOn w:val="TableNormal"/>
    <w:uiPriority w:val="99"/>
    <w:rsid w:val="006E5263"/>
    <w:pPr>
      <w:spacing w:line="240" w:lineRule="auto"/>
    </w:pPr>
    <w:rPr>
      <w:sz w:val="12"/>
    </w:rPr>
    <w:tblPr>
      <w:tblCellMar>
        <w:left w:w="0" w:type="dxa"/>
        <w:right w:w="0" w:type="dxa"/>
      </w:tblCellMar>
    </w:tblPr>
  </w:style>
  <w:style w:type="table" w:customStyle="1" w:styleId="TableGridLight2">
    <w:name w:val="Table Grid Light2"/>
    <w:basedOn w:val="TableNormal"/>
    <w:uiPriority w:val="40"/>
    <w:rsid w:val="001859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oterRight">
    <w:name w:val="Footer Right"/>
    <w:basedOn w:val="Footer"/>
    <w:uiPriority w:val="99"/>
    <w:rsid w:val="00282D86"/>
    <w:pPr>
      <w:framePr w:w="2126" w:wrap="around" w:vAnchor="text" w:hAnchor="margin" w:xAlign="right" w:y="1"/>
      <w:tabs>
        <w:tab w:val="left" w:pos="680"/>
      </w:tabs>
      <w:ind w:right="0"/>
      <w:jc w:val="right"/>
    </w:pPr>
  </w:style>
  <w:style w:type="character" w:customStyle="1" w:styleId="FooterBold">
    <w:name w:val="Footer Bold"/>
    <w:basedOn w:val="DefaultParagraphFont"/>
    <w:uiPriority w:val="99"/>
    <w:rsid w:val="00AC5476"/>
    <w:rPr>
      <w:b/>
      <w:spacing w:val="0"/>
    </w:rPr>
  </w:style>
  <w:style w:type="paragraph" w:customStyle="1" w:styleId="HeaderImage">
    <w:name w:val="Header Image"/>
    <w:basedOn w:val="Header"/>
    <w:uiPriority w:val="99"/>
    <w:rsid w:val="00AF717E"/>
    <w:pPr>
      <w:framePr w:wrap="around" w:vAnchor="text" w:hAnchor="margin" w:xAlign="right" w:y="1"/>
    </w:pPr>
    <w:rPr>
      <w:noProof/>
      <w:lang w:eastAsia="en-AU"/>
    </w:rPr>
  </w:style>
  <w:style w:type="paragraph" w:customStyle="1" w:styleId="Headertitle">
    <w:name w:val="Header title"/>
    <w:basedOn w:val="Header"/>
    <w:uiPriority w:val="99"/>
    <w:rsid w:val="00E95E85"/>
    <w:pPr>
      <w:spacing w:after="40"/>
      <w:contextualSpacing w:val="0"/>
    </w:pPr>
    <w:rPr>
      <w:b/>
      <w:sz w:val="28"/>
    </w:rPr>
  </w:style>
  <w:style w:type="paragraph" w:customStyle="1" w:styleId="HeaderLogo">
    <w:name w:val="Header Logo"/>
    <w:basedOn w:val="Headertitle"/>
    <w:uiPriority w:val="99"/>
    <w:rsid w:val="00441DAC"/>
    <w:pPr>
      <w:framePr w:wrap="around" w:vAnchor="page" w:hAnchor="page" w:xAlign="right" w:y="285"/>
      <w:spacing w:after="0"/>
    </w:pPr>
    <w:rPr>
      <w:noProof/>
      <w:lang w:eastAsia="en-AU"/>
    </w:rPr>
  </w:style>
  <w:style w:type="paragraph" w:customStyle="1" w:styleId="HeaderLine">
    <w:name w:val="Header Line"/>
    <w:basedOn w:val="Header"/>
    <w:uiPriority w:val="99"/>
    <w:rsid w:val="00456BFF"/>
    <w:pPr>
      <w:pBdr>
        <w:top w:val="single" w:sz="4" w:space="1" w:color="auto"/>
      </w:pBdr>
      <w:spacing w:before="120" w:after="240" w:line="240" w:lineRule="auto"/>
    </w:pPr>
    <w:rPr>
      <w:sz w:val="16"/>
    </w:rPr>
  </w:style>
  <w:style w:type="paragraph" w:customStyle="1" w:styleId="ListContinueBullet1">
    <w:name w:val="List Continue Bullet 1"/>
    <w:basedOn w:val="ListContinue"/>
    <w:qFormat/>
    <w:rsid w:val="0024008B"/>
    <w:pPr>
      <w:ind w:left="284"/>
    </w:pPr>
  </w:style>
  <w:style w:type="character" w:customStyle="1" w:styleId="AbbreviationsTerm">
    <w:name w:val="Abbreviations Term"/>
    <w:uiPriority w:val="1"/>
    <w:qFormat/>
    <w:rsid w:val="00557E77"/>
  </w:style>
  <w:style w:type="paragraph" w:customStyle="1" w:styleId="ListContinueBullet2">
    <w:name w:val="List Continue Bullet 2"/>
    <w:basedOn w:val="ListContinueBullet1"/>
    <w:qFormat/>
    <w:rsid w:val="0024008B"/>
    <w:pPr>
      <w:ind w:left="567"/>
    </w:pPr>
  </w:style>
  <w:style w:type="paragraph" w:customStyle="1" w:styleId="ListContinueBullet3">
    <w:name w:val="List Continue Bullet 3"/>
    <w:basedOn w:val="ListContinueBullet2"/>
    <w:qFormat/>
    <w:rsid w:val="0024008B"/>
    <w:pPr>
      <w:ind w:left="851"/>
    </w:pPr>
  </w:style>
  <w:style w:type="paragraph" w:styleId="IntenseQuote">
    <w:name w:val="Intense Quote"/>
    <w:basedOn w:val="Normal"/>
    <w:next w:val="Normal"/>
    <w:link w:val="IntenseQuoteChar"/>
    <w:uiPriority w:val="30"/>
    <w:semiHidden/>
    <w:rsid w:val="0074491D"/>
    <w:pPr>
      <w:pBdr>
        <w:top w:val="single" w:sz="4" w:space="10" w:color="00428B" w:themeColor="accent1"/>
        <w:bottom w:val="single" w:sz="4" w:space="10" w:color="00428B" w:themeColor="accent1"/>
      </w:pBdr>
      <w:spacing w:before="360" w:after="360"/>
      <w:ind w:left="864" w:right="864"/>
      <w:jc w:val="center"/>
    </w:pPr>
    <w:rPr>
      <w:i/>
      <w:iCs/>
      <w:color w:val="00428B" w:themeColor="accent1"/>
    </w:rPr>
  </w:style>
  <w:style w:type="character" w:customStyle="1" w:styleId="IntenseQuoteChar">
    <w:name w:val="Intense Quote Char"/>
    <w:basedOn w:val="DefaultParagraphFont"/>
    <w:link w:val="IntenseQuote"/>
    <w:uiPriority w:val="30"/>
    <w:semiHidden/>
    <w:rsid w:val="0074491D"/>
    <w:rPr>
      <w:i/>
      <w:iCs/>
      <w:color w:val="00428B" w:themeColor="accent1"/>
    </w:rPr>
  </w:style>
  <w:style w:type="paragraph" w:customStyle="1" w:styleId="FooterRed">
    <w:name w:val="Footer Red"/>
    <w:basedOn w:val="Footer"/>
    <w:uiPriority w:val="99"/>
    <w:qFormat/>
    <w:rsid w:val="00613735"/>
    <w:pPr>
      <w:framePr w:wrap="around" w:vAnchor="page" w:hAnchor="page" w:xAlign="center" w:yAlign="bottom"/>
      <w:spacing w:after="250" w:line="250" w:lineRule="exact"/>
      <w:ind w:right="0"/>
      <w:jc w:val="center"/>
    </w:pPr>
    <w:rPr>
      <w:b/>
      <w:color w:val="FF0000"/>
      <w:sz w:val="24"/>
    </w:rPr>
  </w:style>
  <w:style w:type="character" w:customStyle="1" w:styleId="ListParagraphChar">
    <w:name w:val="List Paragraph Char"/>
    <w:link w:val="ListParagraph"/>
    <w:uiPriority w:val="34"/>
    <w:rsid w:val="00A527EB"/>
  </w:style>
  <w:style w:type="paragraph" w:customStyle="1" w:styleId="KReportHeading1">
    <w:name w:val="*K Report Heading 1"/>
    <w:next w:val="Normal"/>
    <w:rsid w:val="00F079F2"/>
    <w:pPr>
      <w:numPr>
        <w:numId w:val="12"/>
      </w:numPr>
      <w:tabs>
        <w:tab w:val="clear" w:pos="397"/>
        <w:tab w:val="num" w:pos="0"/>
      </w:tabs>
      <w:spacing w:before="240" w:after="240" w:line="240" w:lineRule="auto"/>
      <w:ind w:left="0" w:hanging="700"/>
      <w:outlineLvl w:val="0"/>
    </w:pPr>
    <w:rPr>
      <w:rFonts w:ascii="Trebuchet MS" w:hAnsi="Trebuchet MS"/>
      <w:color w:val="auto"/>
      <w:sz w:val="40"/>
      <w:szCs w:val="24"/>
      <w:lang w:eastAsia="en-US"/>
    </w:rPr>
  </w:style>
  <w:style w:type="paragraph" w:customStyle="1" w:styleId="KReportHeading2">
    <w:name w:val="*K Report Heading 2"/>
    <w:next w:val="Normal"/>
    <w:rsid w:val="00F079F2"/>
    <w:pPr>
      <w:numPr>
        <w:ilvl w:val="1"/>
        <w:numId w:val="12"/>
      </w:numPr>
      <w:spacing w:before="240" w:after="240" w:line="240" w:lineRule="auto"/>
      <w:outlineLvl w:val="1"/>
    </w:pPr>
    <w:rPr>
      <w:rFonts w:ascii="Trebuchet MS" w:hAnsi="Trebuchet MS"/>
      <w:b/>
      <w:color w:val="0C5476"/>
      <w:sz w:val="28"/>
      <w:szCs w:val="24"/>
      <w:lang w:eastAsia="en-US"/>
    </w:rPr>
  </w:style>
  <w:style w:type="paragraph" w:customStyle="1" w:styleId="KReportHeading3">
    <w:name w:val="*K Report Heading 3"/>
    <w:next w:val="Normal"/>
    <w:rsid w:val="00F079F2"/>
    <w:pPr>
      <w:numPr>
        <w:ilvl w:val="2"/>
        <w:numId w:val="12"/>
      </w:numPr>
      <w:spacing w:before="240" w:after="240" w:line="240" w:lineRule="auto"/>
      <w:outlineLvl w:val="2"/>
    </w:pPr>
    <w:rPr>
      <w:rFonts w:ascii="Trebuchet MS" w:hAnsi="Trebuchet MS"/>
      <w:b/>
      <w:color w:val="0C5476"/>
      <w:sz w:val="24"/>
      <w:szCs w:val="24"/>
      <w:lang w:val="en-US" w:eastAsia="en-US"/>
    </w:rPr>
  </w:style>
  <w:style w:type="paragraph" w:customStyle="1" w:styleId="TableHeader">
    <w:name w:val="Table Header"/>
    <w:basedOn w:val="Normal"/>
    <w:rsid w:val="00F079F2"/>
    <w:pPr>
      <w:keepNext/>
      <w:keepLines/>
      <w:spacing w:before="120" w:after="120" w:line="240" w:lineRule="auto"/>
    </w:pPr>
    <w:rPr>
      <w:rFonts w:ascii="Arial" w:hAnsi="Arial"/>
      <w:b/>
      <w:color w:val="auto"/>
      <w:lang w:eastAsia="en-US"/>
    </w:rPr>
  </w:style>
  <w:style w:type="paragraph" w:customStyle="1" w:styleId="TableTick">
    <w:name w:val="Table Tick"/>
    <w:basedOn w:val="TableText"/>
    <w:rsid w:val="00F079F2"/>
    <w:pPr>
      <w:spacing w:before="120" w:after="120" w:line="240" w:lineRule="auto"/>
      <w:jc w:val="center"/>
    </w:pPr>
    <w:rPr>
      <w:rFonts w:ascii="Arial" w:eastAsia="Arial Unicode MS" w:hAnsi="Arial"/>
      <w:color w:val="auto"/>
      <w:sz w:val="28"/>
      <w:szCs w:val="28"/>
      <w:lang w:eastAsia="en-US"/>
    </w:rPr>
  </w:style>
  <w:style w:type="paragraph" w:customStyle="1" w:styleId="NormalB">
    <w:name w:val="Normal [B]"/>
    <w:basedOn w:val="Normal"/>
    <w:link w:val="NormalBChar"/>
    <w:rsid w:val="00F079F2"/>
    <w:pPr>
      <w:spacing w:before="120" w:after="120" w:line="300" w:lineRule="atLeast"/>
    </w:pPr>
    <w:rPr>
      <w:rFonts w:ascii="Verdana" w:hAnsi="Verdana"/>
      <w:b/>
      <w:color w:val="auto"/>
      <w:spacing w:val="1"/>
      <w:szCs w:val="24"/>
      <w:lang w:eastAsia="en-US"/>
    </w:rPr>
  </w:style>
  <w:style w:type="character" w:customStyle="1" w:styleId="NormalBChar">
    <w:name w:val="Normal [B] Char"/>
    <w:link w:val="NormalB"/>
    <w:rsid w:val="00F079F2"/>
    <w:rPr>
      <w:rFonts w:ascii="Verdana" w:hAnsi="Verdana"/>
      <w:b/>
      <w:color w:val="auto"/>
      <w:spacing w:val="1"/>
      <w:szCs w:val="24"/>
      <w:lang w:eastAsia="en-US"/>
    </w:rPr>
  </w:style>
  <w:style w:type="paragraph" w:customStyle="1" w:styleId="NormalI">
    <w:name w:val="Normal [I]"/>
    <w:basedOn w:val="Normal"/>
    <w:link w:val="NormalICharChar1"/>
    <w:rsid w:val="00F079F2"/>
    <w:pPr>
      <w:spacing w:before="120" w:after="120" w:line="300" w:lineRule="atLeast"/>
    </w:pPr>
    <w:rPr>
      <w:rFonts w:ascii="Verdana" w:hAnsi="Verdana"/>
      <w:i/>
      <w:color w:val="auto"/>
      <w:spacing w:val="1"/>
      <w:szCs w:val="24"/>
      <w:lang w:eastAsia="en-US"/>
    </w:rPr>
  </w:style>
  <w:style w:type="character" w:customStyle="1" w:styleId="NormalICharChar1">
    <w:name w:val="Normal [I] Char Char1"/>
    <w:link w:val="NormalI"/>
    <w:rsid w:val="00F079F2"/>
    <w:rPr>
      <w:rFonts w:ascii="Verdana" w:hAnsi="Verdana"/>
      <w:i/>
      <w:color w:val="auto"/>
      <w:spacing w:val="1"/>
      <w:szCs w:val="24"/>
      <w:lang w:eastAsia="en-US"/>
    </w:rPr>
  </w:style>
  <w:style w:type="paragraph" w:customStyle="1" w:styleId="ProcessStep">
    <w:name w:val="Process Step"/>
    <w:basedOn w:val="Normal"/>
    <w:next w:val="Normal"/>
    <w:rsid w:val="00F079F2"/>
    <w:pPr>
      <w:numPr>
        <w:numId w:val="13"/>
      </w:numPr>
      <w:spacing w:before="120" w:after="120" w:line="300" w:lineRule="atLeast"/>
    </w:pPr>
    <w:rPr>
      <w:rFonts w:ascii="Verdana" w:hAnsi="Verdana"/>
      <w:b/>
      <w:color w:val="auto"/>
      <w:spacing w:val="1"/>
      <w:szCs w:val="24"/>
      <w:lang w:eastAsia="en-US"/>
    </w:rPr>
  </w:style>
  <w:style w:type="paragraph" w:customStyle="1" w:styleId="TableCompacted">
    <w:name w:val="Table Compacted"/>
    <w:basedOn w:val="Normal"/>
    <w:rsid w:val="00F079F2"/>
    <w:pPr>
      <w:spacing w:before="60" w:after="60" w:line="240" w:lineRule="auto"/>
    </w:pPr>
    <w:rPr>
      <w:rFonts w:ascii="Verdana" w:hAnsi="Verdana"/>
      <w:color w:val="auto"/>
      <w:spacing w:val="1"/>
      <w:szCs w:val="24"/>
      <w:lang w:eastAsia="en-US"/>
    </w:rPr>
  </w:style>
  <w:style w:type="character" w:styleId="CommentReference">
    <w:name w:val="annotation reference"/>
    <w:basedOn w:val="DefaultParagraphFont"/>
    <w:uiPriority w:val="99"/>
    <w:semiHidden/>
    <w:unhideWhenUsed/>
    <w:rsid w:val="00FC3821"/>
    <w:rPr>
      <w:sz w:val="16"/>
      <w:szCs w:val="16"/>
    </w:rPr>
  </w:style>
  <w:style w:type="paragraph" w:styleId="CommentText">
    <w:name w:val="annotation text"/>
    <w:basedOn w:val="Normal"/>
    <w:link w:val="CommentTextChar"/>
    <w:uiPriority w:val="99"/>
    <w:unhideWhenUsed/>
    <w:rsid w:val="00FC3821"/>
    <w:pPr>
      <w:spacing w:line="240" w:lineRule="auto"/>
    </w:pPr>
  </w:style>
  <w:style w:type="character" w:customStyle="1" w:styleId="CommentTextChar">
    <w:name w:val="Comment Text Char"/>
    <w:basedOn w:val="DefaultParagraphFont"/>
    <w:link w:val="CommentText"/>
    <w:uiPriority w:val="99"/>
    <w:rsid w:val="00FC3821"/>
  </w:style>
  <w:style w:type="paragraph" w:styleId="CommentSubject">
    <w:name w:val="annotation subject"/>
    <w:basedOn w:val="CommentText"/>
    <w:next w:val="CommentText"/>
    <w:link w:val="CommentSubjectChar"/>
    <w:uiPriority w:val="99"/>
    <w:semiHidden/>
    <w:unhideWhenUsed/>
    <w:rsid w:val="00FC3821"/>
    <w:rPr>
      <w:b/>
      <w:bCs/>
    </w:rPr>
  </w:style>
  <w:style w:type="character" w:customStyle="1" w:styleId="CommentSubjectChar">
    <w:name w:val="Comment Subject Char"/>
    <w:basedOn w:val="CommentTextChar"/>
    <w:link w:val="CommentSubject"/>
    <w:uiPriority w:val="99"/>
    <w:semiHidden/>
    <w:rsid w:val="00FC3821"/>
    <w:rPr>
      <w:b/>
      <w:bCs/>
    </w:rPr>
  </w:style>
  <w:style w:type="character" w:customStyle="1" w:styleId="UnresolvedMention1">
    <w:name w:val="Unresolved Mention1"/>
    <w:basedOn w:val="DefaultParagraphFont"/>
    <w:uiPriority w:val="99"/>
    <w:unhideWhenUsed/>
    <w:rsid w:val="00E92613"/>
    <w:rPr>
      <w:color w:val="605E5C"/>
      <w:shd w:val="clear" w:color="auto" w:fill="E1DFDD"/>
    </w:rPr>
  </w:style>
  <w:style w:type="character" w:customStyle="1" w:styleId="Mention1">
    <w:name w:val="Mention1"/>
    <w:basedOn w:val="DefaultParagraphFont"/>
    <w:uiPriority w:val="99"/>
    <w:unhideWhenUsed/>
    <w:rsid w:val="00E92613"/>
    <w:rPr>
      <w:color w:val="2B579A"/>
      <w:shd w:val="clear" w:color="auto" w:fill="E1DFDD"/>
    </w:rPr>
  </w:style>
  <w:style w:type="character" w:customStyle="1" w:styleId="ui-provider">
    <w:name w:val="ui-provider"/>
    <w:basedOn w:val="DefaultParagraphFont"/>
    <w:rsid w:val="00A4074F"/>
  </w:style>
  <w:style w:type="character" w:customStyle="1" w:styleId="normaltextrun">
    <w:name w:val="normaltextrun"/>
    <w:basedOn w:val="DefaultParagraphFont"/>
    <w:rsid w:val="00B53BD4"/>
  </w:style>
  <w:style w:type="character" w:customStyle="1" w:styleId="scxw236972842">
    <w:name w:val="scxw236972842"/>
    <w:basedOn w:val="DefaultParagraphFont"/>
    <w:rsid w:val="00B53BD4"/>
  </w:style>
  <w:style w:type="character" w:customStyle="1" w:styleId="eop">
    <w:name w:val="eop"/>
    <w:basedOn w:val="DefaultParagraphFont"/>
    <w:rsid w:val="00B53BD4"/>
  </w:style>
  <w:style w:type="character" w:customStyle="1" w:styleId="BodycopyChar">
    <w:name w:val="Body copy Char"/>
    <w:basedOn w:val="DefaultParagraphFont"/>
    <w:link w:val="Bodycopy"/>
    <w:qFormat/>
    <w:locked/>
    <w:rsid w:val="00970F0D"/>
    <w:rPr>
      <w:rFonts w:cs="Arial"/>
      <w:szCs w:val="24"/>
    </w:rPr>
  </w:style>
  <w:style w:type="paragraph" w:customStyle="1" w:styleId="Bodycopy">
    <w:name w:val="Body copy"/>
    <w:basedOn w:val="Normal"/>
    <w:link w:val="BodycopyChar"/>
    <w:qFormat/>
    <w:rsid w:val="00970F0D"/>
    <w:pPr>
      <w:spacing w:after="120" w:line="240" w:lineRule="auto"/>
    </w:pPr>
    <w:rPr>
      <w:rFonts w:cs="Arial"/>
      <w:szCs w:val="24"/>
    </w:rPr>
  </w:style>
  <w:style w:type="table" w:styleId="GridTable4">
    <w:name w:val="Grid Table 4"/>
    <w:basedOn w:val="TableNormal"/>
    <w:uiPriority w:val="49"/>
    <w:rsid w:val="00970F0D"/>
    <w:pPr>
      <w:spacing w:line="240" w:lineRule="auto"/>
    </w:pPr>
    <w:rPr>
      <w:rFonts w:eastAsiaTheme="minorHAnsi" w:cstheme="minorBidi"/>
      <w:color w:val="auto"/>
      <w:sz w:val="22"/>
      <w:szCs w:val="22"/>
      <w:lang w:val="en-US"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5Dark-Accent1">
    <w:name w:val="Grid Table 5 Dark Accent 1"/>
    <w:basedOn w:val="TableNormal"/>
    <w:uiPriority w:val="50"/>
    <w:rsid w:val="00970F0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7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28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28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28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28B" w:themeFill="accent1"/>
      </w:tcPr>
    </w:tblStylePr>
    <w:tblStylePr w:type="band1Vert">
      <w:tblPr/>
      <w:tcPr>
        <w:shd w:val="clear" w:color="auto" w:fill="6AB0FF" w:themeFill="accent1" w:themeFillTint="66"/>
      </w:tcPr>
    </w:tblStylePr>
    <w:tblStylePr w:type="band1Horz">
      <w:tblPr/>
      <w:tcPr>
        <w:shd w:val="clear" w:color="auto" w:fill="6AB0FF" w:themeFill="accent1" w:themeFillTint="66"/>
      </w:tcPr>
    </w:tblStylePr>
  </w:style>
  <w:style w:type="character" w:customStyle="1" w:styleId="UnresolvedMention2">
    <w:name w:val="Unresolved Mention2"/>
    <w:basedOn w:val="DefaultParagraphFont"/>
    <w:uiPriority w:val="99"/>
    <w:unhideWhenUsed/>
    <w:rsid w:val="00055E75"/>
    <w:rPr>
      <w:color w:val="605E5C"/>
      <w:shd w:val="clear" w:color="auto" w:fill="E1DFDD"/>
    </w:rPr>
  </w:style>
  <w:style w:type="character" w:customStyle="1" w:styleId="Mention2">
    <w:name w:val="Mention2"/>
    <w:basedOn w:val="DefaultParagraphFont"/>
    <w:uiPriority w:val="99"/>
    <w:unhideWhenUsed/>
    <w:rsid w:val="00055E75"/>
    <w:rPr>
      <w:color w:val="2B579A"/>
      <w:shd w:val="clear" w:color="auto" w:fill="E1DFDD"/>
    </w:rPr>
  </w:style>
  <w:style w:type="paragraph" w:customStyle="1" w:styleId="FastmanBody">
    <w:name w:val="Fastman Body"/>
    <w:link w:val="FastmanBodyChar"/>
    <w:qFormat/>
    <w:rsid w:val="00C6758F"/>
    <w:pPr>
      <w:spacing w:before="100" w:beforeAutospacing="1"/>
      <w:jc w:val="both"/>
    </w:pPr>
    <w:rPr>
      <w:rFonts w:ascii="Arial" w:hAnsi="Arial"/>
      <w:color w:val="333333"/>
      <w:szCs w:val="24"/>
      <w:lang w:eastAsia="en-US"/>
    </w:rPr>
  </w:style>
  <w:style w:type="character" w:customStyle="1" w:styleId="FastmanBodyChar">
    <w:name w:val="Fastman Body Char"/>
    <w:link w:val="FastmanBody"/>
    <w:rsid w:val="00C6758F"/>
    <w:rPr>
      <w:rFonts w:ascii="Arial" w:hAnsi="Arial"/>
      <w:color w:val="333333"/>
      <w:szCs w:val="24"/>
      <w:lang w:eastAsia="en-US"/>
    </w:rPr>
  </w:style>
  <w:style w:type="paragraph" w:customStyle="1" w:styleId="FastmanBullet">
    <w:name w:val="Fastman Bullet"/>
    <w:basedOn w:val="FastmanBody"/>
    <w:qFormat/>
    <w:rsid w:val="00C6758F"/>
    <w:pPr>
      <w:numPr>
        <w:numId w:val="16"/>
      </w:numPr>
      <w:tabs>
        <w:tab w:val="clear" w:pos="720"/>
      </w:tabs>
      <w:spacing w:before="60"/>
    </w:pPr>
    <w:rPr>
      <w:lang w:val="en-US"/>
    </w:rPr>
  </w:style>
  <w:style w:type="character" w:styleId="UnresolvedMention">
    <w:name w:val="Unresolved Mention"/>
    <w:basedOn w:val="DefaultParagraphFont"/>
    <w:uiPriority w:val="99"/>
    <w:semiHidden/>
    <w:unhideWhenUsed/>
    <w:rsid w:val="00D54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1200">
      <w:bodyDiv w:val="1"/>
      <w:marLeft w:val="0"/>
      <w:marRight w:val="0"/>
      <w:marTop w:val="0"/>
      <w:marBottom w:val="0"/>
      <w:divBdr>
        <w:top w:val="none" w:sz="0" w:space="0" w:color="auto"/>
        <w:left w:val="none" w:sz="0" w:space="0" w:color="auto"/>
        <w:bottom w:val="none" w:sz="0" w:space="0" w:color="auto"/>
        <w:right w:val="none" w:sz="0" w:space="0" w:color="auto"/>
      </w:divBdr>
    </w:div>
    <w:div w:id="163787418">
      <w:bodyDiv w:val="1"/>
      <w:marLeft w:val="0"/>
      <w:marRight w:val="0"/>
      <w:marTop w:val="0"/>
      <w:marBottom w:val="0"/>
      <w:divBdr>
        <w:top w:val="none" w:sz="0" w:space="0" w:color="auto"/>
        <w:left w:val="none" w:sz="0" w:space="0" w:color="auto"/>
        <w:bottom w:val="none" w:sz="0" w:space="0" w:color="auto"/>
        <w:right w:val="none" w:sz="0" w:space="0" w:color="auto"/>
      </w:divBdr>
    </w:div>
    <w:div w:id="292101018">
      <w:bodyDiv w:val="1"/>
      <w:marLeft w:val="0"/>
      <w:marRight w:val="0"/>
      <w:marTop w:val="0"/>
      <w:marBottom w:val="0"/>
      <w:divBdr>
        <w:top w:val="none" w:sz="0" w:space="0" w:color="auto"/>
        <w:left w:val="none" w:sz="0" w:space="0" w:color="auto"/>
        <w:bottom w:val="none" w:sz="0" w:space="0" w:color="auto"/>
        <w:right w:val="none" w:sz="0" w:space="0" w:color="auto"/>
      </w:divBdr>
    </w:div>
    <w:div w:id="338392742">
      <w:bodyDiv w:val="1"/>
      <w:marLeft w:val="0"/>
      <w:marRight w:val="0"/>
      <w:marTop w:val="0"/>
      <w:marBottom w:val="0"/>
      <w:divBdr>
        <w:top w:val="none" w:sz="0" w:space="0" w:color="auto"/>
        <w:left w:val="none" w:sz="0" w:space="0" w:color="auto"/>
        <w:bottom w:val="none" w:sz="0" w:space="0" w:color="auto"/>
        <w:right w:val="none" w:sz="0" w:space="0" w:color="auto"/>
      </w:divBdr>
    </w:div>
    <w:div w:id="448935708">
      <w:bodyDiv w:val="1"/>
      <w:marLeft w:val="0"/>
      <w:marRight w:val="0"/>
      <w:marTop w:val="0"/>
      <w:marBottom w:val="0"/>
      <w:divBdr>
        <w:top w:val="none" w:sz="0" w:space="0" w:color="auto"/>
        <w:left w:val="none" w:sz="0" w:space="0" w:color="auto"/>
        <w:bottom w:val="none" w:sz="0" w:space="0" w:color="auto"/>
        <w:right w:val="none" w:sz="0" w:space="0" w:color="auto"/>
      </w:divBdr>
      <w:divsChild>
        <w:div w:id="1226260610">
          <w:marLeft w:val="0"/>
          <w:marRight w:val="0"/>
          <w:marTop w:val="0"/>
          <w:marBottom w:val="0"/>
          <w:divBdr>
            <w:top w:val="none" w:sz="0" w:space="0" w:color="auto"/>
            <w:left w:val="none" w:sz="0" w:space="0" w:color="auto"/>
            <w:bottom w:val="none" w:sz="0" w:space="0" w:color="auto"/>
            <w:right w:val="none" w:sz="0" w:space="0" w:color="auto"/>
          </w:divBdr>
          <w:divsChild>
            <w:div w:id="826550657">
              <w:marLeft w:val="0"/>
              <w:marRight w:val="0"/>
              <w:marTop w:val="0"/>
              <w:marBottom w:val="0"/>
              <w:divBdr>
                <w:top w:val="none" w:sz="0" w:space="0" w:color="auto"/>
                <w:left w:val="none" w:sz="0" w:space="0" w:color="auto"/>
                <w:bottom w:val="none" w:sz="0" w:space="0" w:color="auto"/>
                <w:right w:val="none" w:sz="0" w:space="0" w:color="auto"/>
              </w:divBdr>
              <w:divsChild>
                <w:div w:id="1842238177">
                  <w:marLeft w:val="0"/>
                  <w:marRight w:val="0"/>
                  <w:marTop w:val="0"/>
                  <w:marBottom w:val="0"/>
                  <w:divBdr>
                    <w:top w:val="none" w:sz="0" w:space="0" w:color="auto"/>
                    <w:left w:val="none" w:sz="0" w:space="0" w:color="auto"/>
                    <w:bottom w:val="none" w:sz="0" w:space="0" w:color="auto"/>
                    <w:right w:val="none" w:sz="0" w:space="0" w:color="auto"/>
                  </w:divBdr>
                  <w:divsChild>
                    <w:div w:id="1678339613">
                      <w:marLeft w:val="0"/>
                      <w:marRight w:val="0"/>
                      <w:marTop w:val="0"/>
                      <w:marBottom w:val="0"/>
                      <w:divBdr>
                        <w:top w:val="none" w:sz="0" w:space="0" w:color="auto"/>
                        <w:left w:val="none" w:sz="0" w:space="0" w:color="auto"/>
                        <w:bottom w:val="none" w:sz="0" w:space="0" w:color="auto"/>
                        <w:right w:val="none" w:sz="0" w:space="0" w:color="auto"/>
                      </w:divBdr>
                      <w:divsChild>
                        <w:div w:id="1042485665">
                          <w:marLeft w:val="0"/>
                          <w:marRight w:val="0"/>
                          <w:marTop w:val="0"/>
                          <w:marBottom w:val="0"/>
                          <w:divBdr>
                            <w:top w:val="none" w:sz="0" w:space="0" w:color="auto"/>
                            <w:left w:val="none" w:sz="0" w:space="0" w:color="auto"/>
                            <w:bottom w:val="none" w:sz="0" w:space="0" w:color="auto"/>
                            <w:right w:val="none" w:sz="0" w:space="0" w:color="auto"/>
                          </w:divBdr>
                          <w:divsChild>
                            <w:div w:id="706636589">
                              <w:marLeft w:val="0"/>
                              <w:marRight w:val="0"/>
                              <w:marTop w:val="0"/>
                              <w:marBottom w:val="0"/>
                              <w:divBdr>
                                <w:top w:val="none" w:sz="0" w:space="0" w:color="auto"/>
                                <w:left w:val="none" w:sz="0" w:space="0" w:color="auto"/>
                                <w:bottom w:val="none" w:sz="0" w:space="0" w:color="auto"/>
                                <w:right w:val="none" w:sz="0" w:space="0" w:color="auto"/>
                              </w:divBdr>
                              <w:divsChild>
                                <w:div w:id="525800721">
                                  <w:marLeft w:val="0"/>
                                  <w:marRight w:val="0"/>
                                  <w:marTop w:val="0"/>
                                  <w:marBottom w:val="0"/>
                                  <w:divBdr>
                                    <w:top w:val="none" w:sz="0" w:space="0" w:color="auto"/>
                                    <w:left w:val="none" w:sz="0" w:space="0" w:color="auto"/>
                                    <w:bottom w:val="none" w:sz="0" w:space="0" w:color="auto"/>
                                    <w:right w:val="none" w:sz="0" w:space="0" w:color="auto"/>
                                  </w:divBdr>
                                  <w:divsChild>
                                    <w:div w:id="496263389">
                                      <w:marLeft w:val="0"/>
                                      <w:marRight w:val="0"/>
                                      <w:marTop w:val="0"/>
                                      <w:marBottom w:val="0"/>
                                      <w:divBdr>
                                        <w:top w:val="none" w:sz="0" w:space="0" w:color="auto"/>
                                        <w:left w:val="none" w:sz="0" w:space="0" w:color="auto"/>
                                        <w:bottom w:val="none" w:sz="0" w:space="0" w:color="auto"/>
                                        <w:right w:val="none" w:sz="0" w:space="0" w:color="auto"/>
                                      </w:divBdr>
                                      <w:divsChild>
                                        <w:div w:id="1710253654">
                                          <w:marLeft w:val="0"/>
                                          <w:marRight w:val="0"/>
                                          <w:marTop w:val="0"/>
                                          <w:marBottom w:val="0"/>
                                          <w:divBdr>
                                            <w:top w:val="none" w:sz="0" w:space="0" w:color="auto"/>
                                            <w:left w:val="none" w:sz="0" w:space="0" w:color="auto"/>
                                            <w:bottom w:val="none" w:sz="0" w:space="0" w:color="auto"/>
                                            <w:right w:val="none" w:sz="0" w:space="0" w:color="auto"/>
                                          </w:divBdr>
                                          <w:divsChild>
                                            <w:div w:id="2084909162">
                                              <w:marLeft w:val="0"/>
                                              <w:marRight w:val="0"/>
                                              <w:marTop w:val="0"/>
                                              <w:marBottom w:val="0"/>
                                              <w:divBdr>
                                                <w:top w:val="none" w:sz="0" w:space="0" w:color="F3F2F1"/>
                                                <w:left w:val="none" w:sz="0" w:space="0" w:color="F3F2F1"/>
                                                <w:bottom w:val="single" w:sz="6" w:space="0" w:color="F3F2F1"/>
                                                <w:right w:val="none" w:sz="0" w:space="0" w:color="F3F2F1"/>
                                              </w:divBdr>
                                              <w:divsChild>
                                                <w:div w:id="2018116788">
                                                  <w:marLeft w:val="0"/>
                                                  <w:marRight w:val="0"/>
                                                  <w:marTop w:val="0"/>
                                                  <w:marBottom w:val="0"/>
                                                  <w:divBdr>
                                                    <w:top w:val="none" w:sz="0" w:space="0" w:color="auto"/>
                                                    <w:left w:val="none" w:sz="0" w:space="0" w:color="auto"/>
                                                    <w:bottom w:val="none" w:sz="0" w:space="0" w:color="auto"/>
                                                    <w:right w:val="none" w:sz="0" w:space="0" w:color="auto"/>
                                                  </w:divBdr>
                                                  <w:divsChild>
                                                    <w:div w:id="68244326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707995">
      <w:bodyDiv w:val="1"/>
      <w:marLeft w:val="0"/>
      <w:marRight w:val="0"/>
      <w:marTop w:val="0"/>
      <w:marBottom w:val="0"/>
      <w:divBdr>
        <w:top w:val="none" w:sz="0" w:space="0" w:color="auto"/>
        <w:left w:val="none" w:sz="0" w:space="0" w:color="auto"/>
        <w:bottom w:val="none" w:sz="0" w:space="0" w:color="auto"/>
        <w:right w:val="none" w:sz="0" w:space="0" w:color="auto"/>
      </w:divBdr>
      <w:divsChild>
        <w:div w:id="135757130">
          <w:marLeft w:val="0"/>
          <w:marRight w:val="0"/>
          <w:marTop w:val="0"/>
          <w:marBottom w:val="0"/>
          <w:divBdr>
            <w:top w:val="none" w:sz="0" w:space="0" w:color="auto"/>
            <w:left w:val="none" w:sz="0" w:space="0" w:color="auto"/>
            <w:bottom w:val="none" w:sz="0" w:space="0" w:color="auto"/>
            <w:right w:val="none" w:sz="0" w:space="0" w:color="auto"/>
          </w:divBdr>
          <w:divsChild>
            <w:div w:id="459038890">
              <w:marLeft w:val="0"/>
              <w:marRight w:val="0"/>
              <w:marTop w:val="0"/>
              <w:marBottom w:val="0"/>
              <w:divBdr>
                <w:top w:val="none" w:sz="0" w:space="0" w:color="auto"/>
                <w:left w:val="none" w:sz="0" w:space="0" w:color="auto"/>
                <w:bottom w:val="none" w:sz="0" w:space="0" w:color="auto"/>
                <w:right w:val="none" w:sz="0" w:space="0" w:color="auto"/>
              </w:divBdr>
              <w:divsChild>
                <w:div w:id="448284738">
                  <w:marLeft w:val="0"/>
                  <w:marRight w:val="0"/>
                  <w:marTop w:val="0"/>
                  <w:marBottom w:val="0"/>
                  <w:divBdr>
                    <w:top w:val="none" w:sz="0" w:space="0" w:color="auto"/>
                    <w:left w:val="none" w:sz="0" w:space="0" w:color="auto"/>
                    <w:bottom w:val="none" w:sz="0" w:space="0" w:color="auto"/>
                    <w:right w:val="none" w:sz="0" w:space="0" w:color="auto"/>
                  </w:divBdr>
                  <w:divsChild>
                    <w:div w:id="680618529">
                      <w:marLeft w:val="0"/>
                      <w:marRight w:val="0"/>
                      <w:marTop w:val="0"/>
                      <w:marBottom w:val="0"/>
                      <w:divBdr>
                        <w:top w:val="none" w:sz="0" w:space="0" w:color="auto"/>
                        <w:left w:val="none" w:sz="0" w:space="0" w:color="auto"/>
                        <w:bottom w:val="none" w:sz="0" w:space="0" w:color="auto"/>
                        <w:right w:val="none" w:sz="0" w:space="0" w:color="auto"/>
                      </w:divBdr>
                      <w:divsChild>
                        <w:div w:id="1328511446">
                          <w:marLeft w:val="0"/>
                          <w:marRight w:val="0"/>
                          <w:marTop w:val="0"/>
                          <w:marBottom w:val="0"/>
                          <w:divBdr>
                            <w:top w:val="none" w:sz="0" w:space="0" w:color="auto"/>
                            <w:left w:val="none" w:sz="0" w:space="0" w:color="auto"/>
                            <w:bottom w:val="none" w:sz="0" w:space="0" w:color="auto"/>
                            <w:right w:val="none" w:sz="0" w:space="0" w:color="auto"/>
                          </w:divBdr>
                          <w:divsChild>
                            <w:div w:id="1694531265">
                              <w:marLeft w:val="0"/>
                              <w:marRight w:val="0"/>
                              <w:marTop w:val="0"/>
                              <w:marBottom w:val="0"/>
                              <w:divBdr>
                                <w:top w:val="none" w:sz="0" w:space="0" w:color="auto"/>
                                <w:left w:val="none" w:sz="0" w:space="0" w:color="auto"/>
                                <w:bottom w:val="none" w:sz="0" w:space="0" w:color="auto"/>
                                <w:right w:val="none" w:sz="0" w:space="0" w:color="auto"/>
                              </w:divBdr>
                              <w:divsChild>
                                <w:div w:id="1746488418">
                                  <w:marLeft w:val="0"/>
                                  <w:marRight w:val="0"/>
                                  <w:marTop w:val="0"/>
                                  <w:marBottom w:val="0"/>
                                  <w:divBdr>
                                    <w:top w:val="none" w:sz="0" w:space="0" w:color="auto"/>
                                    <w:left w:val="none" w:sz="0" w:space="0" w:color="auto"/>
                                    <w:bottom w:val="none" w:sz="0" w:space="0" w:color="auto"/>
                                    <w:right w:val="none" w:sz="0" w:space="0" w:color="auto"/>
                                  </w:divBdr>
                                  <w:divsChild>
                                    <w:div w:id="2011131250">
                                      <w:marLeft w:val="0"/>
                                      <w:marRight w:val="0"/>
                                      <w:marTop w:val="0"/>
                                      <w:marBottom w:val="0"/>
                                      <w:divBdr>
                                        <w:top w:val="none" w:sz="0" w:space="0" w:color="auto"/>
                                        <w:left w:val="none" w:sz="0" w:space="0" w:color="auto"/>
                                        <w:bottom w:val="none" w:sz="0" w:space="0" w:color="auto"/>
                                        <w:right w:val="none" w:sz="0" w:space="0" w:color="auto"/>
                                      </w:divBdr>
                                      <w:divsChild>
                                        <w:div w:id="902250227">
                                          <w:marLeft w:val="0"/>
                                          <w:marRight w:val="0"/>
                                          <w:marTop w:val="0"/>
                                          <w:marBottom w:val="0"/>
                                          <w:divBdr>
                                            <w:top w:val="none" w:sz="0" w:space="0" w:color="auto"/>
                                            <w:left w:val="none" w:sz="0" w:space="0" w:color="auto"/>
                                            <w:bottom w:val="none" w:sz="0" w:space="0" w:color="auto"/>
                                            <w:right w:val="none" w:sz="0" w:space="0" w:color="auto"/>
                                          </w:divBdr>
                                          <w:divsChild>
                                            <w:div w:id="1458258716">
                                              <w:marLeft w:val="0"/>
                                              <w:marRight w:val="0"/>
                                              <w:marTop w:val="0"/>
                                              <w:marBottom w:val="0"/>
                                              <w:divBdr>
                                                <w:top w:val="none" w:sz="0" w:space="0" w:color="F3F2F1"/>
                                                <w:left w:val="none" w:sz="0" w:space="0" w:color="F3F2F1"/>
                                                <w:bottom w:val="single" w:sz="6" w:space="0" w:color="F3F2F1"/>
                                                <w:right w:val="none" w:sz="0" w:space="0" w:color="F3F2F1"/>
                                              </w:divBdr>
                                              <w:divsChild>
                                                <w:div w:id="1833108462">
                                                  <w:marLeft w:val="0"/>
                                                  <w:marRight w:val="0"/>
                                                  <w:marTop w:val="0"/>
                                                  <w:marBottom w:val="0"/>
                                                  <w:divBdr>
                                                    <w:top w:val="none" w:sz="0" w:space="0" w:color="auto"/>
                                                    <w:left w:val="none" w:sz="0" w:space="0" w:color="auto"/>
                                                    <w:bottom w:val="none" w:sz="0" w:space="0" w:color="auto"/>
                                                    <w:right w:val="none" w:sz="0" w:space="0" w:color="auto"/>
                                                  </w:divBdr>
                                                  <w:divsChild>
                                                    <w:div w:id="16628646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499">
      <w:bodyDiv w:val="1"/>
      <w:marLeft w:val="0"/>
      <w:marRight w:val="0"/>
      <w:marTop w:val="0"/>
      <w:marBottom w:val="0"/>
      <w:divBdr>
        <w:top w:val="none" w:sz="0" w:space="0" w:color="auto"/>
        <w:left w:val="none" w:sz="0" w:space="0" w:color="auto"/>
        <w:bottom w:val="none" w:sz="0" w:space="0" w:color="auto"/>
        <w:right w:val="none" w:sz="0" w:space="0" w:color="auto"/>
      </w:divBdr>
    </w:div>
    <w:div w:id="597106380">
      <w:bodyDiv w:val="1"/>
      <w:marLeft w:val="0"/>
      <w:marRight w:val="0"/>
      <w:marTop w:val="0"/>
      <w:marBottom w:val="0"/>
      <w:divBdr>
        <w:top w:val="none" w:sz="0" w:space="0" w:color="auto"/>
        <w:left w:val="none" w:sz="0" w:space="0" w:color="auto"/>
        <w:bottom w:val="none" w:sz="0" w:space="0" w:color="auto"/>
        <w:right w:val="none" w:sz="0" w:space="0" w:color="auto"/>
      </w:divBdr>
    </w:div>
    <w:div w:id="603877564">
      <w:bodyDiv w:val="1"/>
      <w:marLeft w:val="0"/>
      <w:marRight w:val="0"/>
      <w:marTop w:val="0"/>
      <w:marBottom w:val="0"/>
      <w:divBdr>
        <w:top w:val="none" w:sz="0" w:space="0" w:color="auto"/>
        <w:left w:val="none" w:sz="0" w:space="0" w:color="auto"/>
        <w:bottom w:val="none" w:sz="0" w:space="0" w:color="auto"/>
        <w:right w:val="none" w:sz="0" w:space="0" w:color="auto"/>
      </w:divBdr>
    </w:div>
    <w:div w:id="610017523">
      <w:bodyDiv w:val="1"/>
      <w:marLeft w:val="0"/>
      <w:marRight w:val="0"/>
      <w:marTop w:val="0"/>
      <w:marBottom w:val="0"/>
      <w:divBdr>
        <w:top w:val="none" w:sz="0" w:space="0" w:color="auto"/>
        <w:left w:val="none" w:sz="0" w:space="0" w:color="auto"/>
        <w:bottom w:val="none" w:sz="0" w:space="0" w:color="auto"/>
        <w:right w:val="none" w:sz="0" w:space="0" w:color="auto"/>
      </w:divBdr>
      <w:divsChild>
        <w:div w:id="1024866460">
          <w:marLeft w:val="0"/>
          <w:marRight w:val="0"/>
          <w:marTop w:val="0"/>
          <w:marBottom w:val="0"/>
          <w:divBdr>
            <w:top w:val="none" w:sz="0" w:space="0" w:color="auto"/>
            <w:left w:val="none" w:sz="0" w:space="0" w:color="auto"/>
            <w:bottom w:val="none" w:sz="0" w:space="0" w:color="auto"/>
            <w:right w:val="none" w:sz="0" w:space="0" w:color="auto"/>
          </w:divBdr>
          <w:divsChild>
            <w:div w:id="740713607">
              <w:marLeft w:val="0"/>
              <w:marRight w:val="0"/>
              <w:marTop w:val="0"/>
              <w:marBottom w:val="0"/>
              <w:divBdr>
                <w:top w:val="none" w:sz="0" w:space="0" w:color="auto"/>
                <w:left w:val="none" w:sz="0" w:space="0" w:color="auto"/>
                <w:bottom w:val="none" w:sz="0" w:space="0" w:color="auto"/>
                <w:right w:val="none" w:sz="0" w:space="0" w:color="auto"/>
              </w:divBdr>
              <w:divsChild>
                <w:div w:id="161899591">
                  <w:marLeft w:val="0"/>
                  <w:marRight w:val="0"/>
                  <w:marTop w:val="0"/>
                  <w:marBottom w:val="0"/>
                  <w:divBdr>
                    <w:top w:val="none" w:sz="0" w:space="0" w:color="auto"/>
                    <w:left w:val="none" w:sz="0" w:space="0" w:color="auto"/>
                    <w:bottom w:val="none" w:sz="0" w:space="0" w:color="auto"/>
                    <w:right w:val="none" w:sz="0" w:space="0" w:color="auto"/>
                  </w:divBdr>
                  <w:divsChild>
                    <w:div w:id="1774280444">
                      <w:marLeft w:val="0"/>
                      <w:marRight w:val="0"/>
                      <w:marTop w:val="0"/>
                      <w:marBottom w:val="0"/>
                      <w:divBdr>
                        <w:top w:val="none" w:sz="0" w:space="0" w:color="auto"/>
                        <w:left w:val="none" w:sz="0" w:space="0" w:color="auto"/>
                        <w:bottom w:val="none" w:sz="0" w:space="0" w:color="auto"/>
                        <w:right w:val="none" w:sz="0" w:space="0" w:color="auto"/>
                      </w:divBdr>
                      <w:divsChild>
                        <w:div w:id="796265175">
                          <w:marLeft w:val="0"/>
                          <w:marRight w:val="0"/>
                          <w:marTop w:val="0"/>
                          <w:marBottom w:val="0"/>
                          <w:divBdr>
                            <w:top w:val="none" w:sz="0" w:space="0" w:color="auto"/>
                            <w:left w:val="none" w:sz="0" w:space="0" w:color="auto"/>
                            <w:bottom w:val="none" w:sz="0" w:space="0" w:color="auto"/>
                            <w:right w:val="none" w:sz="0" w:space="0" w:color="auto"/>
                          </w:divBdr>
                          <w:divsChild>
                            <w:div w:id="1662154374">
                              <w:marLeft w:val="0"/>
                              <w:marRight w:val="0"/>
                              <w:marTop w:val="0"/>
                              <w:marBottom w:val="0"/>
                              <w:divBdr>
                                <w:top w:val="none" w:sz="0" w:space="0" w:color="auto"/>
                                <w:left w:val="none" w:sz="0" w:space="0" w:color="auto"/>
                                <w:bottom w:val="none" w:sz="0" w:space="0" w:color="auto"/>
                                <w:right w:val="none" w:sz="0" w:space="0" w:color="auto"/>
                              </w:divBdr>
                              <w:divsChild>
                                <w:div w:id="1663654774">
                                  <w:marLeft w:val="0"/>
                                  <w:marRight w:val="0"/>
                                  <w:marTop w:val="0"/>
                                  <w:marBottom w:val="0"/>
                                  <w:divBdr>
                                    <w:top w:val="none" w:sz="0" w:space="0" w:color="auto"/>
                                    <w:left w:val="none" w:sz="0" w:space="0" w:color="auto"/>
                                    <w:bottom w:val="none" w:sz="0" w:space="0" w:color="auto"/>
                                    <w:right w:val="none" w:sz="0" w:space="0" w:color="auto"/>
                                  </w:divBdr>
                                  <w:divsChild>
                                    <w:div w:id="1627348834">
                                      <w:marLeft w:val="0"/>
                                      <w:marRight w:val="0"/>
                                      <w:marTop w:val="0"/>
                                      <w:marBottom w:val="0"/>
                                      <w:divBdr>
                                        <w:top w:val="none" w:sz="0" w:space="0" w:color="auto"/>
                                        <w:left w:val="none" w:sz="0" w:space="0" w:color="auto"/>
                                        <w:bottom w:val="none" w:sz="0" w:space="0" w:color="auto"/>
                                        <w:right w:val="none" w:sz="0" w:space="0" w:color="auto"/>
                                      </w:divBdr>
                                      <w:divsChild>
                                        <w:div w:id="535655791">
                                          <w:marLeft w:val="0"/>
                                          <w:marRight w:val="0"/>
                                          <w:marTop w:val="0"/>
                                          <w:marBottom w:val="0"/>
                                          <w:divBdr>
                                            <w:top w:val="none" w:sz="0" w:space="0" w:color="auto"/>
                                            <w:left w:val="none" w:sz="0" w:space="0" w:color="auto"/>
                                            <w:bottom w:val="none" w:sz="0" w:space="0" w:color="auto"/>
                                            <w:right w:val="none" w:sz="0" w:space="0" w:color="auto"/>
                                          </w:divBdr>
                                          <w:divsChild>
                                            <w:div w:id="1369531747">
                                              <w:marLeft w:val="0"/>
                                              <w:marRight w:val="0"/>
                                              <w:marTop w:val="0"/>
                                              <w:marBottom w:val="0"/>
                                              <w:divBdr>
                                                <w:top w:val="none" w:sz="0" w:space="0" w:color="F3F2F1"/>
                                                <w:left w:val="none" w:sz="0" w:space="0" w:color="F3F2F1"/>
                                                <w:bottom w:val="single" w:sz="6" w:space="0" w:color="F3F2F1"/>
                                                <w:right w:val="none" w:sz="0" w:space="0" w:color="F3F2F1"/>
                                              </w:divBdr>
                                              <w:divsChild>
                                                <w:div w:id="527183517">
                                                  <w:marLeft w:val="0"/>
                                                  <w:marRight w:val="0"/>
                                                  <w:marTop w:val="0"/>
                                                  <w:marBottom w:val="0"/>
                                                  <w:divBdr>
                                                    <w:top w:val="none" w:sz="0" w:space="0" w:color="auto"/>
                                                    <w:left w:val="none" w:sz="0" w:space="0" w:color="auto"/>
                                                    <w:bottom w:val="none" w:sz="0" w:space="0" w:color="auto"/>
                                                    <w:right w:val="none" w:sz="0" w:space="0" w:color="auto"/>
                                                  </w:divBdr>
                                                  <w:divsChild>
                                                    <w:div w:id="108449196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659828">
      <w:bodyDiv w:val="1"/>
      <w:marLeft w:val="0"/>
      <w:marRight w:val="0"/>
      <w:marTop w:val="0"/>
      <w:marBottom w:val="0"/>
      <w:divBdr>
        <w:top w:val="none" w:sz="0" w:space="0" w:color="auto"/>
        <w:left w:val="none" w:sz="0" w:space="0" w:color="auto"/>
        <w:bottom w:val="none" w:sz="0" w:space="0" w:color="auto"/>
        <w:right w:val="none" w:sz="0" w:space="0" w:color="auto"/>
      </w:divBdr>
    </w:div>
    <w:div w:id="712079295">
      <w:bodyDiv w:val="1"/>
      <w:marLeft w:val="0"/>
      <w:marRight w:val="0"/>
      <w:marTop w:val="0"/>
      <w:marBottom w:val="0"/>
      <w:divBdr>
        <w:top w:val="none" w:sz="0" w:space="0" w:color="auto"/>
        <w:left w:val="none" w:sz="0" w:space="0" w:color="auto"/>
        <w:bottom w:val="none" w:sz="0" w:space="0" w:color="auto"/>
        <w:right w:val="none" w:sz="0" w:space="0" w:color="auto"/>
      </w:divBdr>
    </w:div>
    <w:div w:id="883829323">
      <w:bodyDiv w:val="1"/>
      <w:marLeft w:val="0"/>
      <w:marRight w:val="0"/>
      <w:marTop w:val="0"/>
      <w:marBottom w:val="0"/>
      <w:divBdr>
        <w:top w:val="none" w:sz="0" w:space="0" w:color="auto"/>
        <w:left w:val="none" w:sz="0" w:space="0" w:color="auto"/>
        <w:bottom w:val="none" w:sz="0" w:space="0" w:color="auto"/>
        <w:right w:val="none" w:sz="0" w:space="0" w:color="auto"/>
      </w:divBdr>
      <w:divsChild>
        <w:div w:id="234239799">
          <w:marLeft w:val="0"/>
          <w:marRight w:val="0"/>
          <w:marTop w:val="0"/>
          <w:marBottom w:val="0"/>
          <w:divBdr>
            <w:top w:val="none" w:sz="0" w:space="0" w:color="auto"/>
            <w:left w:val="none" w:sz="0" w:space="0" w:color="auto"/>
            <w:bottom w:val="none" w:sz="0" w:space="0" w:color="auto"/>
            <w:right w:val="none" w:sz="0" w:space="0" w:color="auto"/>
          </w:divBdr>
          <w:divsChild>
            <w:div w:id="590314712">
              <w:marLeft w:val="0"/>
              <w:marRight w:val="0"/>
              <w:marTop w:val="0"/>
              <w:marBottom w:val="0"/>
              <w:divBdr>
                <w:top w:val="none" w:sz="0" w:space="0" w:color="auto"/>
                <w:left w:val="none" w:sz="0" w:space="0" w:color="auto"/>
                <w:bottom w:val="none" w:sz="0" w:space="0" w:color="auto"/>
                <w:right w:val="none" w:sz="0" w:space="0" w:color="auto"/>
              </w:divBdr>
            </w:div>
          </w:divsChild>
        </w:div>
        <w:div w:id="342703644">
          <w:marLeft w:val="0"/>
          <w:marRight w:val="0"/>
          <w:marTop w:val="0"/>
          <w:marBottom w:val="0"/>
          <w:divBdr>
            <w:top w:val="none" w:sz="0" w:space="0" w:color="auto"/>
            <w:left w:val="none" w:sz="0" w:space="0" w:color="auto"/>
            <w:bottom w:val="none" w:sz="0" w:space="0" w:color="auto"/>
            <w:right w:val="none" w:sz="0" w:space="0" w:color="auto"/>
          </w:divBdr>
          <w:divsChild>
            <w:div w:id="1892880139">
              <w:marLeft w:val="0"/>
              <w:marRight w:val="0"/>
              <w:marTop w:val="0"/>
              <w:marBottom w:val="0"/>
              <w:divBdr>
                <w:top w:val="none" w:sz="0" w:space="0" w:color="auto"/>
                <w:left w:val="none" w:sz="0" w:space="0" w:color="auto"/>
                <w:bottom w:val="none" w:sz="0" w:space="0" w:color="auto"/>
                <w:right w:val="none" w:sz="0" w:space="0" w:color="auto"/>
              </w:divBdr>
            </w:div>
          </w:divsChild>
        </w:div>
        <w:div w:id="414327367">
          <w:marLeft w:val="0"/>
          <w:marRight w:val="0"/>
          <w:marTop w:val="0"/>
          <w:marBottom w:val="0"/>
          <w:divBdr>
            <w:top w:val="none" w:sz="0" w:space="0" w:color="auto"/>
            <w:left w:val="none" w:sz="0" w:space="0" w:color="auto"/>
            <w:bottom w:val="none" w:sz="0" w:space="0" w:color="auto"/>
            <w:right w:val="none" w:sz="0" w:space="0" w:color="auto"/>
          </w:divBdr>
          <w:divsChild>
            <w:div w:id="852575357">
              <w:marLeft w:val="0"/>
              <w:marRight w:val="0"/>
              <w:marTop w:val="0"/>
              <w:marBottom w:val="0"/>
              <w:divBdr>
                <w:top w:val="none" w:sz="0" w:space="0" w:color="auto"/>
                <w:left w:val="none" w:sz="0" w:space="0" w:color="auto"/>
                <w:bottom w:val="none" w:sz="0" w:space="0" w:color="auto"/>
                <w:right w:val="none" w:sz="0" w:space="0" w:color="auto"/>
              </w:divBdr>
            </w:div>
          </w:divsChild>
        </w:div>
        <w:div w:id="613286706">
          <w:marLeft w:val="0"/>
          <w:marRight w:val="0"/>
          <w:marTop w:val="0"/>
          <w:marBottom w:val="0"/>
          <w:divBdr>
            <w:top w:val="none" w:sz="0" w:space="0" w:color="auto"/>
            <w:left w:val="none" w:sz="0" w:space="0" w:color="auto"/>
            <w:bottom w:val="none" w:sz="0" w:space="0" w:color="auto"/>
            <w:right w:val="none" w:sz="0" w:space="0" w:color="auto"/>
          </w:divBdr>
          <w:divsChild>
            <w:div w:id="1935749785">
              <w:marLeft w:val="0"/>
              <w:marRight w:val="0"/>
              <w:marTop w:val="0"/>
              <w:marBottom w:val="0"/>
              <w:divBdr>
                <w:top w:val="none" w:sz="0" w:space="0" w:color="auto"/>
                <w:left w:val="none" w:sz="0" w:space="0" w:color="auto"/>
                <w:bottom w:val="none" w:sz="0" w:space="0" w:color="auto"/>
                <w:right w:val="none" w:sz="0" w:space="0" w:color="auto"/>
              </w:divBdr>
            </w:div>
          </w:divsChild>
        </w:div>
        <w:div w:id="613488799">
          <w:marLeft w:val="0"/>
          <w:marRight w:val="0"/>
          <w:marTop w:val="0"/>
          <w:marBottom w:val="0"/>
          <w:divBdr>
            <w:top w:val="none" w:sz="0" w:space="0" w:color="auto"/>
            <w:left w:val="none" w:sz="0" w:space="0" w:color="auto"/>
            <w:bottom w:val="none" w:sz="0" w:space="0" w:color="auto"/>
            <w:right w:val="none" w:sz="0" w:space="0" w:color="auto"/>
          </w:divBdr>
          <w:divsChild>
            <w:div w:id="1884978549">
              <w:marLeft w:val="0"/>
              <w:marRight w:val="0"/>
              <w:marTop w:val="0"/>
              <w:marBottom w:val="0"/>
              <w:divBdr>
                <w:top w:val="none" w:sz="0" w:space="0" w:color="auto"/>
                <w:left w:val="none" w:sz="0" w:space="0" w:color="auto"/>
                <w:bottom w:val="none" w:sz="0" w:space="0" w:color="auto"/>
                <w:right w:val="none" w:sz="0" w:space="0" w:color="auto"/>
              </w:divBdr>
            </w:div>
          </w:divsChild>
        </w:div>
        <w:div w:id="788167426">
          <w:marLeft w:val="0"/>
          <w:marRight w:val="0"/>
          <w:marTop w:val="0"/>
          <w:marBottom w:val="0"/>
          <w:divBdr>
            <w:top w:val="none" w:sz="0" w:space="0" w:color="auto"/>
            <w:left w:val="none" w:sz="0" w:space="0" w:color="auto"/>
            <w:bottom w:val="none" w:sz="0" w:space="0" w:color="auto"/>
            <w:right w:val="none" w:sz="0" w:space="0" w:color="auto"/>
          </w:divBdr>
          <w:divsChild>
            <w:div w:id="860357276">
              <w:marLeft w:val="0"/>
              <w:marRight w:val="0"/>
              <w:marTop w:val="0"/>
              <w:marBottom w:val="0"/>
              <w:divBdr>
                <w:top w:val="none" w:sz="0" w:space="0" w:color="auto"/>
                <w:left w:val="none" w:sz="0" w:space="0" w:color="auto"/>
                <w:bottom w:val="none" w:sz="0" w:space="0" w:color="auto"/>
                <w:right w:val="none" w:sz="0" w:space="0" w:color="auto"/>
              </w:divBdr>
            </w:div>
          </w:divsChild>
        </w:div>
        <w:div w:id="803042651">
          <w:marLeft w:val="0"/>
          <w:marRight w:val="0"/>
          <w:marTop w:val="0"/>
          <w:marBottom w:val="0"/>
          <w:divBdr>
            <w:top w:val="none" w:sz="0" w:space="0" w:color="auto"/>
            <w:left w:val="none" w:sz="0" w:space="0" w:color="auto"/>
            <w:bottom w:val="none" w:sz="0" w:space="0" w:color="auto"/>
            <w:right w:val="none" w:sz="0" w:space="0" w:color="auto"/>
          </w:divBdr>
          <w:divsChild>
            <w:div w:id="1873035790">
              <w:marLeft w:val="0"/>
              <w:marRight w:val="0"/>
              <w:marTop w:val="0"/>
              <w:marBottom w:val="0"/>
              <w:divBdr>
                <w:top w:val="none" w:sz="0" w:space="0" w:color="auto"/>
                <w:left w:val="none" w:sz="0" w:space="0" w:color="auto"/>
                <w:bottom w:val="none" w:sz="0" w:space="0" w:color="auto"/>
                <w:right w:val="none" w:sz="0" w:space="0" w:color="auto"/>
              </w:divBdr>
            </w:div>
          </w:divsChild>
        </w:div>
        <w:div w:id="901211700">
          <w:marLeft w:val="0"/>
          <w:marRight w:val="0"/>
          <w:marTop w:val="0"/>
          <w:marBottom w:val="0"/>
          <w:divBdr>
            <w:top w:val="none" w:sz="0" w:space="0" w:color="auto"/>
            <w:left w:val="none" w:sz="0" w:space="0" w:color="auto"/>
            <w:bottom w:val="none" w:sz="0" w:space="0" w:color="auto"/>
            <w:right w:val="none" w:sz="0" w:space="0" w:color="auto"/>
          </w:divBdr>
          <w:divsChild>
            <w:div w:id="2057535261">
              <w:marLeft w:val="0"/>
              <w:marRight w:val="0"/>
              <w:marTop w:val="0"/>
              <w:marBottom w:val="0"/>
              <w:divBdr>
                <w:top w:val="none" w:sz="0" w:space="0" w:color="auto"/>
                <w:left w:val="none" w:sz="0" w:space="0" w:color="auto"/>
                <w:bottom w:val="none" w:sz="0" w:space="0" w:color="auto"/>
                <w:right w:val="none" w:sz="0" w:space="0" w:color="auto"/>
              </w:divBdr>
            </w:div>
          </w:divsChild>
        </w:div>
        <w:div w:id="987829301">
          <w:marLeft w:val="0"/>
          <w:marRight w:val="0"/>
          <w:marTop w:val="0"/>
          <w:marBottom w:val="0"/>
          <w:divBdr>
            <w:top w:val="none" w:sz="0" w:space="0" w:color="auto"/>
            <w:left w:val="none" w:sz="0" w:space="0" w:color="auto"/>
            <w:bottom w:val="none" w:sz="0" w:space="0" w:color="auto"/>
            <w:right w:val="none" w:sz="0" w:space="0" w:color="auto"/>
          </w:divBdr>
          <w:divsChild>
            <w:div w:id="2059938337">
              <w:marLeft w:val="0"/>
              <w:marRight w:val="0"/>
              <w:marTop w:val="0"/>
              <w:marBottom w:val="0"/>
              <w:divBdr>
                <w:top w:val="none" w:sz="0" w:space="0" w:color="auto"/>
                <w:left w:val="none" w:sz="0" w:space="0" w:color="auto"/>
                <w:bottom w:val="none" w:sz="0" w:space="0" w:color="auto"/>
                <w:right w:val="none" w:sz="0" w:space="0" w:color="auto"/>
              </w:divBdr>
            </w:div>
          </w:divsChild>
        </w:div>
        <w:div w:id="1171677597">
          <w:marLeft w:val="0"/>
          <w:marRight w:val="0"/>
          <w:marTop w:val="0"/>
          <w:marBottom w:val="0"/>
          <w:divBdr>
            <w:top w:val="none" w:sz="0" w:space="0" w:color="auto"/>
            <w:left w:val="none" w:sz="0" w:space="0" w:color="auto"/>
            <w:bottom w:val="none" w:sz="0" w:space="0" w:color="auto"/>
            <w:right w:val="none" w:sz="0" w:space="0" w:color="auto"/>
          </w:divBdr>
          <w:divsChild>
            <w:div w:id="1305771752">
              <w:marLeft w:val="0"/>
              <w:marRight w:val="0"/>
              <w:marTop w:val="0"/>
              <w:marBottom w:val="0"/>
              <w:divBdr>
                <w:top w:val="none" w:sz="0" w:space="0" w:color="auto"/>
                <w:left w:val="none" w:sz="0" w:space="0" w:color="auto"/>
                <w:bottom w:val="none" w:sz="0" w:space="0" w:color="auto"/>
                <w:right w:val="none" w:sz="0" w:space="0" w:color="auto"/>
              </w:divBdr>
            </w:div>
          </w:divsChild>
        </w:div>
        <w:div w:id="1208832293">
          <w:marLeft w:val="0"/>
          <w:marRight w:val="0"/>
          <w:marTop w:val="0"/>
          <w:marBottom w:val="0"/>
          <w:divBdr>
            <w:top w:val="none" w:sz="0" w:space="0" w:color="auto"/>
            <w:left w:val="none" w:sz="0" w:space="0" w:color="auto"/>
            <w:bottom w:val="none" w:sz="0" w:space="0" w:color="auto"/>
            <w:right w:val="none" w:sz="0" w:space="0" w:color="auto"/>
          </w:divBdr>
          <w:divsChild>
            <w:div w:id="15179">
              <w:marLeft w:val="0"/>
              <w:marRight w:val="0"/>
              <w:marTop w:val="0"/>
              <w:marBottom w:val="0"/>
              <w:divBdr>
                <w:top w:val="none" w:sz="0" w:space="0" w:color="auto"/>
                <w:left w:val="none" w:sz="0" w:space="0" w:color="auto"/>
                <w:bottom w:val="none" w:sz="0" w:space="0" w:color="auto"/>
                <w:right w:val="none" w:sz="0" w:space="0" w:color="auto"/>
              </w:divBdr>
            </w:div>
          </w:divsChild>
        </w:div>
        <w:div w:id="1288242306">
          <w:marLeft w:val="0"/>
          <w:marRight w:val="0"/>
          <w:marTop w:val="0"/>
          <w:marBottom w:val="0"/>
          <w:divBdr>
            <w:top w:val="none" w:sz="0" w:space="0" w:color="auto"/>
            <w:left w:val="none" w:sz="0" w:space="0" w:color="auto"/>
            <w:bottom w:val="none" w:sz="0" w:space="0" w:color="auto"/>
            <w:right w:val="none" w:sz="0" w:space="0" w:color="auto"/>
          </w:divBdr>
          <w:divsChild>
            <w:div w:id="307784026">
              <w:marLeft w:val="0"/>
              <w:marRight w:val="0"/>
              <w:marTop w:val="0"/>
              <w:marBottom w:val="0"/>
              <w:divBdr>
                <w:top w:val="none" w:sz="0" w:space="0" w:color="auto"/>
                <w:left w:val="none" w:sz="0" w:space="0" w:color="auto"/>
                <w:bottom w:val="none" w:sz="0" w:space="0" w:color="auto"/>
                <w:right w:val="none" w:sz="0" w:space="0" w:color="auto"/>
              </w:divBdr>
            </w:div>
          </w:divsChild>
        </w:div>
        <w:div w:id="1310943456">
          <w:marLeft w:val="0"/>
          <w:marRight w:val="0"/>
          <w:marTop w:val="0"/>
          <w:marBottom w:val="0"/>
          <w:divBdr>
            <w:top w:val="none" w:sz="0" w:space="0" w:color="auto"/>
            <w:left w:val="none" w:sz="0" w:space="0" w:color="auto"/>
            <w:bottom w:val="none" w:sz="0" w:space="0" w:color="auto"/>
            <w:right w:val="none" w:sz="0" w:space="0" w:color="auto"/>
          </w:divBdr>
          <w:divsChild>
            <w:div w:id="297804477">
              <w:marLeft w:val="0"/>
              <w:marRight w:val="0"/>
              <w:marTop w:val="0"/>
              <w:marBottom w:val="0"/>
              <w:divBdr>
                <w:top w:val="none" w:sz="0" w:space="0" w:color="auto"/>
                <w:left w:val="none" w:sz="0" w:space="0" w:color="auto"/>
                <w:bottom w:val="none" w:sz="0" w:space="0" w:color="auto"/>
                <w:right w:val="none" w:sz="0" w:space="0" w:color="auto"/>
              </w:divBdr>
            </w:div>
          </w:divsChild>
        </w:div>
        <w:div w:id="1312826259">
          <w:marLeft w:val="0"/>
          <w:marRight w:val="0"/>
          <w:marTop w:val="0"/>
          <w:marBottom w:val="0"/>
          <w:divBdr>
            <w:top w:val="none" w:sz="0" w:space="0" w:color="auto"/>
            <w:left w:val="none" w:sz="0" w:space="0" w:color="auto"/>
            <w:bottom w:val="none" w:sz="0" w:space="0" w:color="auto"/>
            <w:right w:val="none" w:sz="0" w:space="0" w:color="auto"/>
          </w:divBdr>
          <w:divsChild>
            <w:div w:id="980768736">
              <w:marLeft w:val="0"/>
              <w:marRight w:val="0"/>
              <w:marTop w:val="0"/>
              <w:marBottom w:val="0"/>
              <w:divBdr>
                <w:top w:val="none" w:sz="0" w:space="0" w:color="auto"/>
                <w:left w:val="none" w:sz="0" w:space="0" w:color="auto"/>
                <w:bottom w:val="none" w:sz="0" w:space="0" w:color="auto"/>
                <w:right w:val="none" w:sz="0" w:space="0" w:color="auto"/>
              </w:divBdr>
            </w:div>
          </w:divsChild>
        </w:div>
        <w:div w:id="1474718571">
          <w:marLeft w:val="0"/>
          <w:marRight w:val="0"/>
          <w:marTop w:val="0"/>
          <w:marBottom w:val="0"/>
          <w:divBdr>
            <w:top w:val="none" w:sz="0" w:space="0" w:color="auto"/>
            <w:left w:val="none" w:sz="0" w:space="0" w:color="auto"/>
            <w:bottom w:val="none" w:sz="0" w:space="0" w:color="auto"/>
            <w:right w:val="none" w:sz="0" w:space="0" w:color="auto"/>
          </w:divBdr>
          <w:divsChild>
            <w:div w:id="1369261537">
              <w:marLeft w:val="0"/>
              <w:marRight w:val="0"/>
              <w:marTop w:val="0"/>
              <w:marBottom w:val="0"/>
              <w:divBdr>
                <w:top w:val="none" w:sz="0" w:space="0" w:color="auto"/>
                <w:left w:val="none" w:sz="0" w:space="0" w:color="auto"/>
                <w:bottom w:val="none" w:sz="0" w:space="0" w:color="auto"/>
                <w:right w:val="none" w:sz="0" w:space="0" w:color="auto"/>
              </w:divBdr>
            </w:div>
          </w:divsChild>
        </w:div>
        <w:div w:id="1494711910">
          <w:marLeft w:val="0"/>
          <w:marRight w:val="0"/>
          <w:marTop w:val="0"/>
          <w:marBottom w:val="0"/>
          <w:divBdr>
            <w:top w:val="none" w:sz="0" w:space="0" w:color="auto"/>
            <w:left w:val="none" w:sz="0" w:space="0" w:color="auto"/>
            <w:bottom w:val="none" w:sz="0" w:space="0" w:color="auto"/>
            <w:right w:val="none" w:sz="0" w:space="0" w:color="auto"/>
          </w:divBdr>
          <w:divsChild>
            <w:div w:id="195392666">
              <w:marLeft w:val="0"/>
              <w:marRight w:val="0"/>
              <w:marTop w:val="0"/>
              <w:marBottom w:val="0"/>
              <w:divBdr>
                <w:top w:val="none" w:sz="0" w:space="0" w:color="auto"/>
                <w:left w:val="none" w:sz="0" w:space="0" w:color="auto"/>
                <w:bottom w:val="none" w:sz="0" w:space="0" w:color="auto"/>
                <w:right w:val="none" w:sz="0" w:space="0" w:color="auto"/>
              </w:divBdr>
            </w:div>
          </w:divsChild>
        </w:div>
        <w:div w:id="1631589467">
          <w:marLeft w:val="0"/>
          <w:marRight w:val="0"/>
          <w:marTop w:val="0"/>
          <w:marBottom w:val="0"/>
          <w:divBdr>
            <w:top w:val="none" w:sz="0" w:space="0" w:color="auto"/>
            <w:left w:val="none" w:sz="0" w:space="0" w:color="auto"/>
            <w:bottom w:val="none" w:sz="0" w:space="0" w:color="auto"/>
            <w:right w:val="none" w:sz="0" w:space="0" w:color="auto"/>
          </w:divBdr>
          <w:divsChild>
            <w:div w:id="1830250993">
              <w:marLeft w:val="0"/>
              <w:marRight w:val="0"/>
              <w:marTop w:val="0"/>
              <w:marBottom w:val="0"/>
              <w:divBdr>
                <w:top w:val="none" w:sz="0" w:space="0" w:color="auto"/>
                <w:left w:val="none" w:sz="0" w:space="0" w:color="auto"/>
                <w:bottom w:val="none" w:sz="0" w:space="0" w:color="auto"/>
                <w:right w:val="none" w:sz="0" w:space="0" w:color="auto"/>
              </w:divBdr>
            </w:div>
          </w:divsChild>
        </w:div>
        <w:div w:id="1639338190">
          <w:marLeft w:val="0"/>
          <w:marRight w:val="0"/>
          <w:marTop w:val="0"/>
          <w:marBottom w:val="0"/>
          <w:divBdr>
            <w:top w:val="none" w:sz="0" w:space="0" w:color="auto"/>
            <w:left w:val="none" w:sz="0" w:space="0" w:color="auto"/>
            <w:bottom w:val="none" w:sz="0" w:space="0" w:color="auto"/>
            <w:right w:val="none" w:sz="0" w:space="0" w:color="auto"/>
          </w:divBdr>
          <w:divsChild>
            <w:div w:id="1311598518">
              <w:marLeft w:val="0"/>
              <w:marRight w:val="0"/>
              <w:marTop w:val="0"/>
              <w:marBottom w:val="0"/>
              <w:divBdr>
                <w:top w:val="none" w:sz="0" w:space="0" w:color="auto"/>
                <w:left w:val="none" w:sz="0" w:space="0" w:color="auto"/>
                <w:bottom w:val="none" w:sz="0" w:space="0" w:color="auto"/>
                <w:right w:val="none" w:sz="0" w:space="0" w:color="auto"/>
              </w:divBdr>
            </w:div>
          </w:divsChild>
        </w:div>
        <w:div w:id="1704204473">
          <w:marLeft w:val="0"/>
          <w:marRight w:val="0"/>
          <w:marTop w:val="0"/>
          <w:marBottom w:val="0"/>
          <w:divBdr>
            <w:top w:val="none" w:sz="0" w:space="0" w:color="auto"/>
            <w:left w:val="none" w:sz="0" w:space="0" w:color="auto"/>
            <w:bottom w:val="none" w:sz="0" w:space="0" w:color="auto"/>
            <w:right w:val="none" w:sz="0" w:space="0" w:color="auto"/>
          </w:divBdr>
          <w:divsChild>
            <w:div w:id="528955992">
              <w:marLeft w:val="0"/>
              <w:marRight w:val="0"/>
              <w:marTop w:val="0"/>
              <w:marBottom w:val="0"/>
              <w:divBdr>
                <w:top w:val="none" w:sz="0" w:space="0" w:color="auto"/>
                <w:left w:val="none" w:sz="0" w:space="0" w:color="auto"/>
                <w:bottom w:val="none" w:sz="0" w:space="0" w:color="auto"/>
                <w:right w:val="none" w:sz="0" w:space="0" w:color="auto"/>
              </w:divBdr>
            </w:div>
          </w:divsChild>
        </w:div>
        <w:div w:id="1750350036">
          <w:marLeft w:val="0"/>
          <w:marRight w:val="0"/>
          <w:marTop w:val="0"/>
          <w:marBottom w:val="0"/>
          <w:divBdr>
            <w:top w:val="none" w:sz="0" w:space="0" w:color="auto"/>
            <w:left w:val="none" w:sz="0" w:space="0" w:color="auto"/>
            <w:bottom w:val="none" w:sz="0" w:space="0" w:color="auto"/>
            <w:right w:val="none" w:sz="0" w:space="0" w:color="auto"/>
          </w:divBdr>
          <w:divsChild>
            <w:div w:id="858080877">
              <w:marLeft w:val="0"/>
              <w:marRight w:val="0"/>
              <w:marTop w:val="0"/>
              <w:marBottom w:val="0"/>
              <w:divBdr>
                <w:top w:val="none" w:sz="0" w:space="0" w:color="auto"/>
                <w:left w:val="none" w:sz="0" w:space="0" w:color="auto"/>
                <w:bottom w:val="none" w:sz="0" w:space="0" w:color="auto"/>
                <w:right w:val="none" w:sz="0" w:space="0" w:color="auto"/>
              </w:divBdr>
            </w:div>
          </w:divsChild>
        </w:div>
        <w:div w:id="1784184430">
          <w:marLeft w:val="0"/>
          <w:marRight w:val="0"/>
          <w:marTop w:val="0"/>
          <w:marBottom w:val="0"/>
          <w:divBdr>
            <w:top w:val="none" w:sz="0" w:space="0" w:color="auto"/>
            <w:left w:val="none" w:sz="0" w:space="0" w:color="auto"/>
            <w:bottom w:val="none" w:sz="0" w:space="0" w:color="auto"/>
            <w:right w:val="none" w:sz="0" w:space="0" w:color="auto"/>
          </w:divBdr>
          <w:divsChild>
            <w:div w:id="1151214624">
              <w:marLeft w:val="0"/>
              <w:marRight w:val="0"/>
              <w:marTop w:val="0"/>
              <w:marBottom w:val="0"/>
              <w:divBdr>
                <w:top w:val="none" w:sz="0" w:space="0" w:color="auto"/>
                <w:left w:val="none" w:sz="0" w:space="0" w:color="auto"/>
                <w:bottom w:val="none" w:sz="0" w:space="0" w:color="auto"/>
                <w:right w:val="none" w:sz="0" w:space="0" w:color="auto"/>
              </w:divBdr>
            </w:div>
          </w:divsChild>
        </w:div>
        <w:div w:id="1797603097">
          <w:marLeft w:val="0"/>
          <w:marRight w:val="0"/>
          <w:marTop w:val="0"/>
          <w:marBottom w:val="0"/>
          <w:divBdr>
            <w:top w:val="none" w:sz="0" w:space="0" w:color="auto"/>
            <w:left w:val="none" w:sz="0" w:space="0" w:color="auto"/>
            <w:bottom w:val="none" w:sz="0" w:space="0" w:color="auto"/>
            <w:right w:val="none" w:sz="0" w:space="0" w:color="auto"/>
          </w:divBdr>
          <w:divsChild>
            <w:div w:id="1406027320">
              <w:marLeft w:val="0"/>
              <w:marRight w:val="0"/>
              <w:marTop w:val="0"/>
              <w:marBottom w:val="0"/>
              <w:divBdr>
                <w:top w:val="none" w:sz="0" w:space="0" w:color="auto"/>
                <w:left w:val="none" w:sz="0" w:space="0" w:color="auto"/>
                <w:bottom w:val="none" w:sz="0" w:space="0" w:color="auto"/>
                <w:right w:val="none" w:sz="0" w:space="0" w:color="auto"/>
              </w:divBdr>
            </w:div>
          </w:divsChild>
        </w:div>
        <w:div w:id="1821728687">
          <w:marLeft w:val="0"/>
          <w:marRight w:val="0"/>
          <w:marTop w:val="0"/>
          <w:marBottom w:val="0"/>
          <w:divBdr>
            <w:top w:val="none" w:sz="0" w:space="0" w:color="auto"/>
            <w:left w:val="none" w:sz="0" w:space="0" w:color="auto"/>
            <w:bottom w:val="none" w:sz="0" w:space="0" w:color="auto"/>
            <w:right w:val="none" w:sz="0" w:space="0" w:color="auto"/>
          </w:divBdr>
          <w:divsChild>
            <w:div w:id="509610231">
              <w:marLeft w:val="0"/>
              <w:marRight w:val="0"/>
              <w:marTop w:val="0"/>
              <w:marBottom w:val="0"/>
              <w:divBdr>
                <w:top w:val="none" w:sz="0" w:space="0" w:color="auto"/>
                <w:left w:val="none" w:sz="0" w:space="0" w:color="auto"/>
                <w:bottom w:val="none" w:sz="0" w:space="0" w:color="auto"/>
                <w:right w:val="none" w:sz="0" w:space="0" w:color="auto"/>
              </w:divBdr>
            </w:div>
          </w:divsChild>
        </w:div>
        <w:div w:id="1911193393">
          <w:marLeft w:val="0"/>
          <w:marRight w:val="0"/>
          <w:marTop w:val="0"/>
          <w:marBottom w:val="0"/>
          <w:divBdr>
            <w:top w:val="none" w:sz="0" w:space="0" w:color="auto"/>
            <w:left w:val="none" w:sz="0" w:space="0" w:color="auto"/>
            <w:bottom w:val="none" w:sz="0" w:space="0" w:color="auto"/>
            <w:right w:val="none" w:sz="0" w:space="0" w:color="auto"/>
          </w:divBdr>
          <w:divsChild>
            <w:div w:id="1993753701">
              <w:marLeft w:val="0"/>
              <w:marRight w:val="0"/>
              <w:marTop w:val="0"/>
              <w:marBottom w:val="0"/>
              <w:divBdr>
                <w:top w:val="none" w:sz="0" w:space="0" w:color="auto"/>
                <w:left w:val="none" w:sz="0" w:space="0" w:color="auto"/>
                <w:bottom w:val="none" w:sz="0" w:space="0" w:color="auto"/>
                <w:right w:val="none" w:sz="0" w:space="0" w:color="auto"/>
              </w:divBdr>
            </w:div>
          </w:divsChild>
        </w:div>
        <w:div w:id="1932081913">
          <w:marLeft w:val="0"/>
          <w:marRight w:val="0"/>
          <w:marTop w:val="0"/>
          <w:marBottom w:val="0"/>
          <w:divBdr>
            <w:top w:val="none" w:sz="0" w:space="0" w:color="auto"/>
            <w:left w:val="none" w:sz="0" w:space="0" w:color="auto"/>
            <w:bottom w:val="none" w:sz="0" w:space="0" w:color="auto"/>
            <w:right w:val="none" w:sz="0" w:space="0" w:color="auto"/>
          </w:divBdr>
          <w:divsChild>
            <w:div w:id="612176563">
              <w:marLeft w:val="0"/>
              <w:marRight w:val="0"/>
              <w:marTop w:val="0"/>
              <w:marBottom w:val="0"/>
              <w:divBdr>
                <w:top w:val="none" w:sz="0" w:space="0" w:color="auto"/>
                <w:left w:val="none" w:sz="0" w:space="0" w:color="auto"/>
                <w:bottom w:val="none" w:sz="0" w:space="0" w:color="auto"/>
                <w:right w:val="none" w:sz="0" w:space="0" w:color="auto"/>
              </w:divBdr>
            </w:div>
          </w:divsChild>
        </w:div>
        <w:div w:id="1964145480">
          <w:marLeft w:val="0"/>
          <w:marRight w:val="0"/>
          <w:marTop w:val="0"/>
          <w:marBottom w:val="0"/>
          <w:divBdr>
            <w:top w:val="none" w:sz="0" w:space="0" w:color="auto"/>
            <w:left w:val="none" w:sz="0" w:space="0" w:color="auto"/>
            <w:bottom w:val="none" w:sz="0" w:space="0" w:color="auto"/>
            <w:right w:val="none" w:sz="0" w:space="0" w:color="auto"/>
          </w:divBdr>
          <w:divsChild>
            <w:div w:id="306477124">
              <w:marLeft w:val="0"/>
              <w:marRight w:val="0"/>
              <w:marTop w:val="0"/>
              <w:marBottom w:val="0"/>
              <w:divBdr>
                <w:top w:val="none" w:sz="0" w:space="0" w:color="auto"/>
                <w:left w:val="none" w:sz="0" w:space="0" w:color="auto"/>
                <w:bottom w:val="none" w:sz="0" w:space="0" w:color="auto"/>
                <w:right w:val="none" w:sz="0" w:space="0" w:color="auto"/>
              </w:divBdr>
            </w:div>
          </w:divsChild>
        </w:div>
        <w:div w:id="2060471124">
          <w:marLeft w:val="0"/>
          <w:marRight w:val="0"/>
          <w:marTop w:val="0"/>
          <w:marBottom w:val="0"/>
          <w:divBdr>
            <w:top w:val="none" w:sz="0" w:space="0" w:color="auto"/>
            <w:left w:val="none" w:sz="0" w:space="0" w:color="auto"/>
            <w:bottom w:val="none" w:sz="0" w:space="0" w:color="auto"/>
            <w:right w:val="none" w:sz="0" w:space="0" w:color="auto"/>
          </w:divBdr>
          <w:divsChild>
            <w:div w:id="67458080">
              <w:marLeft w:val="0"/>
              <w:marRight w:val="0"/>
              <w:marTop w:val="0"/>
              <w:marBottom w:val="0"/>
              <w:divBdr>
                <w:top w:val="none" w:sz="0" w:space="0" w:color="auto"/>
                <w:left w:val="none" w:sz="0" w:space="0" w:color="auto"/>
                <w:bottom w:val="none" w:sz="0" w:space="0" w:color="auto"/>
                <w:right w:val="none" w:sz="0" w:space="0" w:color="auto"/>
              </w:divBdr>
            </w:div>
          </w:divsChild>
        </w:div>
        <w:div w:id="2089383516">
          <w:marLeft w:val="0"/>
          <w:marRight w:val="0"/>
          <w:marTop w:val="0"/>
          <w:marBottom w:val="0"/>
          <w:divBdr>
            <w:top w:val="none" w:sz="0" w:space="0" w:color="auto"/>
            <w:left w:val="none" w:sz="0" w:space="0" w:color="auto"/>
            <w:bottom w:val="none" w:sz="0" w:space="0" w:color="auto"/>
            <w:right w:val="none" w:sz="0" w:space="0" w:color="auto"/>
          </w:divBdr>
          <w:divsChild>
            <w:div w:id="1323699534">
              <w:marLeft w:val="0"/>
              <w:marRight w:val="0"/>
              <w:marTop w:val="0"/>
              <w:marBottom w:val="0"/>
              <w:divBdr>
                <w:top w:val="none" w:sz="0" w:space="0" w:color="auto"/>
                <w:left w:val="none" w:sz="0" w:space="0" w:color="auto"/>
                <w:bottom w:val="none" w:sz="0" w:space="0" w:color="auto"/>
                <w:right w:val="none" w:sz="0" w:space="0" w:color="auto"/>
              </w:divBdr>
            </w:div>
          </w:divsChild>
        </w:div>
        <w:div w:id="2092238050">
          <w:marLeft w:val="0"/>
          <w:marRight w:val="0"/>
          <w:marTop w:val="0"/>
          <w:marBottom w:val="0"/>
          <w:divBdr>
            <w:top w:val="none" w:sz="0" w:space="0" w:color="auto"/>
            <w:left w:val="none" w:sz="0" w:space="0" w:color="auto"/>
            <w:bottom w:val="none" w:sz="0" w:space="0" w:color="auto"/>
            <w:right w:val="none" w:sz="0" w:space="0" w:color="auto"/>
          </w:divBdr>
          <w:divsChild>
            <w:div w:id="1301618243">
              <w:marLeft w:val="0"/>
              <w:marRight w:val="0"/>
              <w:marTop w:val="0"/>
              <w:marBottom w:val="0"/>
              <w:divBdr>
                <w:top w:val="none" w:sz="0" w:space="0" w:color="auto"/>
                <w:left w:val="none" w:sz="0" w:space="0" w:color="auto"/>
                <w:bottom w:val="none" w:sz="0" w:space="0" w:color="auto"/>
                <w:right w:val="none" w:sz="0" w:space="0" w:color="auto"/>
              </w:divBdr>
            </w:div>
          </w:divsChild>
        </w:div>
        <w:div w:id="2111729295">
          <w:marLeft w:val="0"/>
          <w:marRight w:val="0"/>
          <w:marTop w:val="0"/>
          <w:marBottom w:val="0"/>
          <w:divBdr>
            <w:top w:val="none" w:sz="0" w:space="0" w:color="auto"/>
            <w:left w:val="none" w:sz="0" w:space="0" w:color="auto"/>
            <w:bottom w:val="none" w:sz="0" w:space="0" w:color="auto"/>
            <w:right w:val="none" w:sz="0" w:space="0" w:color="auto"/>
          </w:divBdr>
          <w:divsChild>
            <w:div w:id="1672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4011">
      <w:bodyDiv w:val="1"/>
      <w:marLeft w:val="0"/>
      <w:marRight w:val="0"/>
      <w:marTop w:val="0"/>
      <w:marBottom w:val="0"/>
      <w:divBdr>
        <w:top w:val="none" w:sz="0" w:space="0" w:color="auto"/>
        <w:left w:val="none" w:sz="0" w:space="0" w:color="auto"/>
        <w:bottom w:val="none" w:sz="0" w:space="0" w:color="auto"/>
        <w:right w:val="none" w:sz="0" w:space="0" w:color="auto"/>
      </w:divBdr>
    </w:div>
    <w:div w:id="1005127837">
      <w:bodyDiv w:val="1"/>
      <w:marLeft w:val="0"/>
      <w:marRight w:val="0"/>
      <w:marTop w:val="0"/>
      <w:marBottom w:val="0"/>
      <w:divBdr>
        <w:top w:val="none" w:sz="0" w:space="0" w:color="auto"/>
        <w:left w:val="none" w:sz="0" w:space="0" w:color="auto"/>
        <w:bottom w:val="none" w:sz="0" w:space="0" w:color="auto"/>
        <w:right w:val="none" w:sz="0" w:space="0" w:color="auto"/>
      </w:divBdr>
      <w:divsChild>
        <w:div w:id="1701323263">
          <w:marLeft w:val="0"/>
          <w:marRight w:val="0"/>
          <w:marTop w:val="0"/>
          <w:marBottom w:val="0"/>
          <w:divBdr>
            <w:top w:val="none" w:sz="0" w:space="0" w:color="auto"/>
            <w:left w:val="none" w:sz="0" w:space="0" w:color="auto"/>
            <w:bottom w:val="none" w:sz="0" w:space="0" w:color="auto"/>
            <w:right w:val="none" w:sz="0" w:space="0" w:color="auto"/>
          </w:divBdr>
          <w:divsChild>
            <w:div w:id="323631137">
              <w:marLeft w:val="0"/>
              <w:marRight w:val="0"/>
              <w:marTop w:val="0"/>
              <w:marBottom w:val="0"/>
              <w:divBdr>
                <w:top w:val="none" w:sz="0" w:space="0" w:color="auto"/>
                <w:left w:val="none" w:sz="0" w:space="0" w:color="auto"/>
                <w:bottom w:val="none" w:sz="0" w:space="0" w:color="auto"/>
                <w:right w:val="none" w:sz="0" w:space="0" w:color="auto"/>
              </w:divBdr>
              <w:divsChild>
                <w:div w:id="2034456062">
                  <w:marLeft w:val="0"/>
                  <w:marRight w:val="0"/>
                  <w:marTop w:val="0"/>
                  <w:marBottom w:val="0"/>
                  <w:divBdr>
                    <w:top w:val="none" w:sz="0" w:space="0" w:color="auto"/>
                    <w:left w:val="none" w:sz="0" w:space="0" w:color="auto"/>
                    <w:bottom w:val="none" w:sz="0" w:space="0" w:color="auto"/>
                    <w:right w:val="none" w:sz="0" w:space="0" w:color="auto"/>
                  </w:divBdr>
                  <w:divsChild>
                    <w:div w:id="547451955">
                      <w:marLeft w:val="0"/>
                      <w:marRight w:val="0"/>
                      <w:marTop w:val="0"/>
                      <w:marBottom w:val="0"/>
                      <w:divBdr>
                        <w:top w:val="none" w:sz="0" w:space="0" w:color="auto"/>
                        <w:left w:val="none" w:sz="0" w:space="0" w:color="auto"/>
                        <w:bottom w:val="none" w:sz="0" w:space="0" w:color="auto"/>
                        <w:right w:val="none" w:sz="0" w:space="0" w:color="auto"/>
                      </w:divBdr>
                      <w:divsChild>
                        <w:div w:id="888491938">
                          <w:marLeft w:val="0"/>
                          <w:marRight w:val="0"/>
                          <w:marTop w:val="0"/>
                          <w:marBottom w:val="0"/>
                          <w:divBdr>
                            <w:top w:val="none" w:sz="0" w:space="0" w:color="auto"/>
                            <w:left w:val="none" w:sz="0" w:space="0" w:color="auto"/>
                            <w:bottom w:val="none" w:sz="0" w:space="0" w:color="auto"/>
                            <w:right w:val="none" w:sz="0" w:space="0" w:color="auto"/>
                          </w:divBdr>
                          <w:divsChild>
                            <w:div w:id="1571841553">
                              <w:marLeft w:val="0"/>
                              <w:marRight w:val="0"/>
                              <w:marTop w:val="0"/>
                              <w:marBottom w:val="0"/>
                              <w:divBdr>
                                <w:top w:val="none" w:sz="0" w:space="0" w:color="auto"/>
                                <w:left w:val="none" w:sz="0" w:space="0" w:color="auto"/>
                                <w:bottom w:val="none" w:sz="0" w:space="0" w:color="auto"/>
                                <w:right w:val="none" w:sz="0" w:space="0" w:color="auto"/>
                              </w:divBdr>
                              <w:divsChild>
                                <w:div w:id="2085948456">
                                  <w:marLeft w:val="0"/>
                                  <w:marRight w:val="0"/>
                                  <w:marTop w:val="0"/>
                                  <w:marBottom w:val="0"/>
                                  <w:divBdr>
                                    <w:top w:val="none" w:sz="0" w:space="0" w:color="auto"/>
                                    <w:left w:val="none" w:sz="0" w:space="0" w:color="auto"/>
                                    <w:bottom w:val="none" w:sz="0" w:space="0" w:color="auto"/>
                                    <w:right w:val="none" w:sz="0" w:space="0" w:color="auto"/>
                                  </w:divBdr>
                                  <w:divsChild>
                                    <w:div w:id="1777552052">
                                      <w:marLeft w:val="0"/>
                                      <w:marRight w:val="0"/>
                                      <w:marTop w:val="0"/>
                                      <w:marBottom w:val="0"/>
                                      <w:divBdr>
                                        <w:top w:val="none" w:sz="0" w:space="0" w:color="auto"/>
                                        <w:left w:val="none" w:sz="0" w:space="0" w:color="auto"/>
                                        <w:bottom w:val="none" w:sz="0" w:space="0" w:color="auto"/>
                                        <w:right w:val="none" w:sz="0" w:space="0" w:color="auto"/>
                                      </w:divBdr>
                                      <w:divsChild>
                                        <w:div w:id="373703410">
                                          <w:marLeft w:val="0"/>
                                          <w:marRight w:val="0"/>
                                          <w:marTop w:val="0"/>
                                          <w:marBottom w:val="0"/>
                                          <w:divBdr>
                                            <w:top w:val="none" w:sz="0" w:space="0" w:color="auto"/>
                                            <w:left w:val="none" w:sz="0" w:space="0" w:color="auto"/>
                                            <w:bottom w:val="none" w:sz="0" w:space="0" w:color="auto"/>
                                            <w:right w:val="none" w:sz="0" w:space="0" w:color="auto"/>
                                          </w:divBdr>
                                          <w:divsChild>
                                            <w:div w:id="623121697">
                                              <w:marLeft w:val="0"/>
                                              <w:marRight w:val="0"/>
                                              <w:marTop w:val="0"/>
                                              <w:marBottom w:val="0"/>
                                              <w:divBdr>
                                                <w:top w:val="none" w:sz="0" w:space="0" w:color="F3F2F1"/>
                                                <w:left w:val="none" w:sz="0" w:space="0" w:color="F3F2F1"/>
                                                <w:bottom w:val="single" w:sz="6" w:space="0" w:color="F3F2F1"/>
                                                <w:right w:val="none" w:sz="0" w:space="0" w:color="F3F2F1"/>
                                              </w:divBdr>
                                              <w:divsChild>
                                                <w:div w:id="699281826">
                                                  <w:marLeft w:val="0"/>
                                                  <w:marRight w:val="0"/>
                                                  <w:marTop w:val="0"/>
                                                  <w:marBottom w:val="0"/>
                                                  <w:divBdr>
                                                    <w:top w:val="none" w:sz="0" w:space="0" w:color="auto"/>
                                                    <w:left w:val="none" w:sz="0" w:space="0" w:color="auto"/>
                                                    <w:bottom w:val="none" w:sz="0" w:space="0" w:color="auto"/>
                                                    <w:right w:val="none" w:sz="0" w:space="0" w:color="auto"/>
                                                  </w:divBdr>
                                                  <w:divsChild>
                                                    <w:div w:id="87453734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939292">
      <w:bodyDiv w:val="1"/>
      <w:marLeft w:val="0"/>
      <w:marRight w:val="0"/>
      <w:marTop w:val="0"/>
      <w:marBottom w:val="0"/>
      <w:divBdr>
        <w:top w:val="none" w:sz="0" w:space="0" w:color="auto"/>
        <w:left w:val="none" w:sz="0" w:space="0" w:color="auto"/>
        <w:bottom w:val="none" w:sz="0" w:space="0" w:color="auto"/>
        <w:right w:val="none" w:sz="0" w:space="0" w:color="auto"/>
      </w:divBdr>
    </w:div>
    <w:div w:id="1028340165">
      <w:bodyDiv w:val="1"/>
      <w:marLeft w:val="0"/>
      <w:marRight w:val="0"/>
      <w:marTop w:val="0"/>
      <w:marBottom w:val="0"/>
      <w:divBdr>
        <w:top w:val="none" w:sz="0" w:space="0" w:color="auto"/>
        <w:left w:val="none" w:sz="0" w:space="0" w:color="auto"/>
        <w:bottom w:val="none" w:sz="0" w:space="0" w:color="auto"/>
        <w:right w:val="none" w:sz="0" w:space="0" w:color="auto"/>
      </w:divBdr>
    </w:div>
    <w:div w:id="1034228569">
      <w:bodyDiv w:val="1"/>
      <w:marLeft w:val="0"/>
      <w:marRight w:val="0"/>
      <w:marTop w:val="0"/>
      <w:marBottom w:val="0"/>
      <w:divBdr>
        <w:top w:val="none" w:sz="0" w:space="0" w:color="auto"/>
        <w:left w:val="none" w:sz="0" w:space="0" w:color="auto"/>
        <w:bottom w:val="none" w:sz="0" w:space="0" w:color="auto"/>
        <w:right w:val="none" w:sz="0" w:space="0" w:color="auto"/>
      </w:divBdr>
    </w:div>
    <w:div w:id="1157694224">
      <w:bodyDiv w:val="1"/>
      <w:marLeft w:val="0"/>
      <w:marRight w:val="0"/>
      <w:marTop w:val="0"/>
      <w:marBottom w:val="0"/>
      <w:divBdr>
        <w:top w:val="none" w:sz="0" w:space="0" w:color="auto"/>
        <w:left w:val="none" w:sz="0" w:space="0" w:color="auto"/>
        <w:bottom w:val="none" w:sz="0" w:space="0" w:color="auto"/>
        <w:right w:val="none" w:sz="0" w:space="0" w:color="auto"/>
      </w:divBdr>
    </w:div>
    <w:div w:id="1537742918">
      <w:bodyDiv w:val="1"/>
      <w:marLeft w:val="0"/>
      <w:marRight w:val="0"/>
      <w:marTop w:val="0"/>
      <w:marBottom w:val="0"/>
      <w:divBdr>
        <w:top w:val="none" w:sz="0" w:space="0" w:color="auto"/>
        <w:left w:val="none" w:sz="0" w:space="0" w:color="auto"/>
        <w:bottom w:val="none" w:sz="0" w:space="0" w:color="auto"/>
        <w:right w:val="none" w:sz="0" w:space="0" w:color="auto"/>
      </w:divBdr>
      <w:divsChild>
        <w:div w:id="602496904">
          <w:marLeft w:val="0"/>
          <w:marRight w:val="0"/>
          <w:marTop w:val="0"/>
          <w:marBottom w:val="0"/>
          <w:divBdr>
            <w:top w:val="none" w:sz="0" w:space="0" w:color="auto"/>
            <w:left w:val="none" w:sz="0" w:space="0" w:color="auto"/>
            <w:bottom w:val="none" w:sz="0" w:space="0" w:color="auto"/>
            <w:right w:val="none" w:sz="0" w:space="0" w:color="auto"/>
          </w:divBdr>
          <w:divsChild>
            <w:div w:id="437069821">
              <w:marLeft w:val="0"/>
              <w:marRight w:val="0"/>
              <w:marTop w:val="0"/>
              <w:marBottom w:val="0"/>
              <w:divBdr>
                <w:top w:val="none" w:sz="0" w:space="0" w:color="auto"/>
                <w:left w:val="none" w:sz="0" w:space="0" w:color="auto"/>
                <w:bottom w:val="none" w:sz="0" w:space="0" w:color="auto"/>
                <w:right w:val="none" w:sz="0" w:space="0" w:color="auto"/>
              </w:divBdr>
              <w:divsChild>
                <w:div w:id="1929777244">
                  <w:marLeft w:val="0"/>
                  <w:marRight w:val="0"/>
                  <w:marTop w:val="0"/>
                  <w:marBottom w:val="0"/>
                  <w:divBdr>
                    <w:top w:val="none" w:sz="0" w:space="0" w:color="auto"/>
                    <w:left w:val="none" w:sz="0" w:space="0" w:color="auto"/>
                    <w:bottom w:val="none" w:sz="0" w:space="0" w:color="auto"/>
                    <w:right w:val="none" w:sz="0" w:space="0" w:color="auto"/>
                  </w:divBdr>
                  <w:divsChild>
                    <w:div w:id="1423912656">
                      <w:marLeft w:val="0"/>
                      <w:marRight w:val="0"/>
                      <w:marTop w:val="0"/>
                      <w:marBottom w:val="0"/>
                      <w:divBdr>
                        <w:top w:val="none" w:sz="0" w:space="0" w:color="auto"/>
                        <w:left w:val="none" w:sz="0" w:space="0" w:color="auto"/>
                        <w:bottom w:val="none" w:sz="0" w:space="0" w:color="auto"/>
                        <w:right w:val="none" w:sz="0" w:space="0" w:color="auto"/>
                      </w:divBdr>
                      <w:divsChild>
                        <w:div w:id="850023315">
                          <w:marLeft w:val="0"/>
                          <w:marRight w:val="0"/>
                          <w:marTop w:val="0"/>
                          <w:marBottom w:val="0"/>
                          <w:divBdr>
                            <w:top w:val="none" w:sz="0" w:space="0" w:color="auto"/>
                            <w:left w:val="none" w:sz="0" w:space="0" w:color="auto"/>
                            <w:bottom w:val="none" w:sz="0" w:space="0" w:color="auto"/>
                            <w:right w:val="none" w:sz="0" w:space="0" w:color="auto"/>
                          </w:divBdr>
                          <w:divsChild>
                            <w:div w:id="524175143">
                              <w:marLeft w:val="0"/>
                              <w:marRight w:val="0"/>
                              <w:marTop w:val="0"/>
                              <w:marBottom w:val="0"/>
                              <w:divBdr>
                                <w:top w:val="none" w:sz="0" w:space="0" w:color="auto"/>
                                <w:left w:val="none" w:sz="0" w:space="0" w:color="auto"/>
                                <w:bottom w:val="none" w:sz="0" w:space="0" w:color="auto"/>
                                <w:right w:val="none" w:sz="0" w:space="0" w:color="auto"/>
                              </w:divBdr>
                              <w:divsChild>
                                <w:div w:id="417211625">
                                  <w:marLeft w:val="0"/>
                                  <w:marRight w:val="0"/>
                                  <w:marTop w:val="0"/>
                                  <w:marBottom w:val="0"/>
                                  <w:divBdr>
                                    <w:top w:val="none" w:sz="0" w:space="0" w:color="auto"/>
                                    <w:left w:val="none" w:sz="0" w:space="0" w:color="auto"/>
                                    <w:bottom w:val="none" w:sz="0" w:space="0" w:color="auto"/>
                                    <w:right w:val="none" w:sz="0" w:space="0" w:color="auto"/>
                                  </w:divBdr>
                                  <w:divsChild>
                                    <w:div w:id="1074543544">
                                      <w:marLeft w:val="0"/>
                                      <w:marRight w:val="0"/>
                                      <w:marTop w:val="0"/>
                                      <w:marBottom w:val="0"/>
                                      <w:divBdr>
                                        <w:top w:val="none" w:sz="0" w:space="0" w:color="auto"/>
                                        <w:left w:val="none" w:sz="0" w:space="0" w:color="auto"/>
                                        <w:bottom w:val="none" w:sz="0" w:space="0" w:color="auto"/>
                                        <w:right w:val="none" w:sz="0" w:space="0" w:color="auto"/>
                                      </w:divBdr>
                                      <w:divsChild>
                                        <w:div w:id="276790929">
                                          <w:marLeft w:val="0"/>
                                          <w:marRight w:val="0"/>
                                          <w:marTop w:val="0"/>
                                          <w:marBottom w:val="0"/>
                                          <w:divBdr>
                                            <w:top w:val="none" w:sz="0" w:space="0" w:color="auto"/>
                                            <w:left w:val="none" w:sz="0" w:space="0" w:color="auto"/>
                                            <w:bottom w:val="none" w:sz="0" w:space="0" w:color="auto"/>
                                            <w:right w:val="none" w:sz="0" w:space="0" w:color="auto"/>
                                          </w:divBdr>
                                          <w:divsChild>
                                            <w:div w:id="227083468">
                                              <w:marLeft w:val="0"/>
                                              <w:marRight w:val="0"/>
                                              <w:marTop w:val="0"/>
                                              <w:marBottom w:val="0"/>
                                              <w:divBdr>
                                                <w:top w:val="none" w:sz="0" w:space="0" w:color="F3F2F1"/>
                                                <w:left w:val="none" w:sz="0" w:space="0" w:color="F3F2F1"/>
                                                <w:bottom w:val="single" w:sz="6" w:space="0" w:color="F3F2F1"/>
                                                <w:right w:val="none" w:sz="0" w:space="0" w:color="F3F2F1"/>
                                              </w:divBdr>
                                              <w:divsChild>
                                                <w:div w:id="1967006729">
                                                  <w:marLeft w:val="0"/>
                                                  <w:marRight w:val="0"/>
                                                  <w:marTop w:val="0"/>
                                                  <w:marBottom w:val="0"/>
                                                  <w:divBdr>
                                                    <w:top w:val="none" w:sz="0" w:space="0" w:color="auto"/>
                                                    <w:left w:val="none" w:sz="0" w:space="0" w:color="auto"/>
                                                    <w:bottom w:val="none" w:sz="0" w:space="0" w:color="auto"/>
                                                    <w:right w:val="none" w:sz="0" w:space="0" w:color="auto"/>
                                                  </w:divBdr>
                                                  <w:divsChild>
                                                    <w:div w:id="43452091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766679">
      <w:bodyDiv w:val="1"/>
      <w:marLeft w:val="0"/>
      <w:marRight w:val="0"/>
      <w:marTop w:val="0"/>
      <w:marBottom w:val="0"/>
      <w:divBdr>
        <w:top w:val="none" w:sz="0" w:space="0" w:color="auto"/>
        <w:left w:val="none" w:sz="0" w:space="0" w:color="auto"/>
        <w:bottom w:val="none" w:sz="0" w:space="0" w:color="auto"/>
        <w:right w:val="none" w:sz="0" w:space="0" w:color="auto"/>
      </w:divBdr>
    </w:div>
    <w:div w:id="1752190235">
      <w:bodyDiv w:val="1"/>
      <w:marLeft w:val="0"/>
      <w:marRight w:val="0"/>
      <w:marTop w:val="0"/>
      <w:marBottom w:val="0"/>
      <w:divBdr>
        <w:top w:val="none" w:sz="0" w:space="0" w:color="auto"/>
        <w:left w:val="none" w:sz="0" w:space="0" w:color="auto"/>
        <w:bottom w:val="none" w:sz="0" w:space="0" w:color="auto"/>
        <w:right w:val="none" w:sz="0" w:space="0" w:color="auto"/>
      </w:divBdr>
    </w:div>
    <w:div w:id="1808089329">
      <w:bodyDiv w:val="1"/>
      <w:marLeft w:val="0"/>
      <w:marRight w:val="0"/>
      <w:marTop w:val="0"/>
      <w:marBottom w:val="0"/>
      <w:divBdr>
        <w:top w:val="none" w:sz="0" w:space="0" w:color="auto"/>
        <w:left w:val="none" w:sz="0" w:space="0" w:color="auto"/>
        <w:bottom w:val="none" w:sz="0" w:space="0" w:color="auto"/>
        <w:right w:val="none" w:sz="0" w:space="0" w:color="auto"/>
      </w:divBdr>
    </w:div>
    <w:div w:id="1838301197">
      <w:bodyDiv w:val="1"/>
      <w:marLeft w:val="0"/>
      <w:marRight w:val="0"/>
      <w:marTop w:val="0"/>
      <w:marBottom w:val="0"/>
      <w:divBdr>
        <w:top w:val="none" w:sz="0" w:space="0" w:color="auto"/>
        <w:left w:val="none" w:sz="0" w:space="0" w:color="auto"/>
        <w:bottom w:val="none" w:sz="0" w:space="0" w:color="auto"/>
        <w:right w:val="none" w:sz="0" w:space="0" w:color="auto"/>
      </w:divBdr>
    </w:div>
    <w:div w:id="1973515291">
      <w:bodyDiv w:val="1"/>
      <w:marLeft w:val="0"/>
      <w:marRight w:val="0"/>
      <w:marTop w:val="0"/>
      <w:marBottom w:val="0"/>
      <w:divBdr>
        <w:top w:val="none" w:sz="0" w:space="0" w:color="auto"/>
        <w:left w:val="none" w:sz="0" w:space="0" w:color="auto"/>
        <w:bottom w:val="none" w:sz="0" w:space="0" w:color="auto"/>
        <w:right w:val="none" w:sz="0" w:space="0" w:color="auto"/>
      </w:divBdr>
      <w:divsChild>
        <w:div w:id="2059695809">
          <w:marLeft w:val="0"/>
          <w:marRight w:val="0"/>
          <w:marTop w:val="0"/>
          <w:marBottom w:val="0"/>
          <w:divBdr>
            <w:top w:val="none" w:sz="0" w:space="0" w:color="auto"/>
            <w:left w:val="none" w:sz="0" w:space="0" w:color="auto"/>
            <w:bottom w:val="none" w:sz="0" w:space="0" w:color="auto"/>
            <w:right w:val="none" w:sz="0" w:space="0" w:color="auto"/>
          </w:divBdr>
          <w:divsChild>
            <w:div w:id="451362890">
              <w:marLeft w:val="0"/>
              <w:marRight w:val="0"/>
              <w:marTop w:val="0"/>
              <w:marBottom w:val="0"/>
              <w:divBdr>
                <w:top w:val="none" w:sz="0" w:space="0" w:color="auto"/>
                <w:left w:val="none" w:sz="0" w:space="0" w:color="auto"/>
                <w:bottom w:val="none" w:sz="0" w:space="0" w:color="auto"/>
                <w:right w:val="none" w:sz="0" w:space="0" w:color="auto"/>
              </w:divBdr>
              <w:divsChild>
                <w:div w:id="690759266">
                  <w:marLeft w:val="0"/>
                  <w:marRight w:val="0"/>
                  <w:marTop w:val="0"/>
                  <w:marBottom w:val="0"/>
                  <w:divBdr>
                    <w:top w:val="none" w:sz="0" w:space="0" w:color="auto"/>
                    <w:left w:val="none" w:sz="0" w:space="0" w:color="auto"/>
                    <w:bottom w:val="none" w:sz="0" w:space="0" w:color="auto"/>
                    <w:right w:val="none" w:sz="0" w:space="0" w:color="auto"/>
                  </w:divBdr>
                  <w:divsChild>
                    <w:div w:id="1282414248">
                      <w:marLeft w:val="0"/>
                      <w:marRight w:val="0"/>
                      <w:marTop w:val="0"/>
                      <w:marBottom w:val="0"/>
                      <w:divBdr>
                        <w:top w:val="none" w:sz="0" w:space="0" w:color="auto"/>
                        <w:left w:val="none" w:sz="0" w:space="0" w:color="auto"/>
                        <w:bottom w:val="none" w:sz="0" w:space="0" w:color="auto"/>
                        <w:right w:val="none" w:sz="0" w:space="0" w:color="auto"/>
                      </w:divBdr>
                      <w:divsChild>
                        <w:div w:id="1972779708">
                          <w:marLeft w:val="0"/>
                          <w:marRight w:val="0"/>
                          <w:marTop w:val="0"/>
                          <w:marBottom w:val="0"/>
                          <w:divBdr>
                            <w:top w:val="none" w:sz="0" w:space="0" w:color="auto"/>
                            <w:left w:val="none" w:sz="0" w:space="0" w:color="auto"/>
                            <w:bottom w:val="none" w:sz="0" w:space="0" w:color="auto"/>
                            <w:right w:val="none" w:sz="0" w:space="0" w:color="auto"/>
                          </w:divBdr>
                          <w:divsChild>
                            <w:div w:id="374696884">
                              <w:marLeft w:val="0"/>
                              <w:marRight w:val="0"/>
                              <w:marTop w:val="0"/>
                              <w:marBottom w:val="0"/>
                              <w:divBdr>
                                <w:top w:val="none" w:sz="0" w:space="0" w:color="auto"/>
                                <w:left w:val="none" w:sz="0" w:space="0" w:color="auto"/>
                                <w:bottom w:val="none" w:sz="0" w:space="0" w:color="auto"/>
                                <w:right w:val="none" w:sz="0" w:space="0" w:color="auto"/>
                              </w:divBdr>
                              <w:divsChild>
                                <w:div w:id="1950233634">
                                  <w:marLeft w:val="0"/>
                                  <w:marRight w:val="0"/>
                                  <w:marTop w:val="0"/>
                                  <w:marBottom w:val="0"/>
                                  <w:divBdr>
                                    <w:top w:val="none" w:sz="0" w:space="0" w:color="auto"/>
                                    <w:left w:val="none" w:sz="0" w:space="0" w:color="auto"/>
                                    <w:bottom w:val="none" w:sz="0" w:space="0" w:color="auto"/>
                                    <w:right w:val="none" w:sz="0" w:space="0" w:color="auto"/>
                                  </w:divBdr>
                                  <w:divsChild>
                                    <w:div w:id="1317955267">
                                      <w:marLeft w:val="0"/>
                                      <w:marRight w:val="0"/>
                                      <w:marTop w:val="0"/>
                                      <w:marBottom w:val="0"/>
                                      <w:divBdr>
                                        <w:top w:val="none" w:sz="0" w:space="0" w:color="auto"/>
                                        <w:left w:val="none" w:sz="0" w:space="0" w:color="auto"/>
                                        <w:bottom w:val="none" w:sz="0" w:space="0" w:color="auto"/>
                                        <w:right w:val="none" w:sz="0" w:space="0" w:color="auto"/>
                                      </w:divBdr>
                                      <w:divsChild>
                                        <w:div w:id="634603257">
                                          <w:marLeft w:val="0"/>
                                          <w:marRight w:val="0"/>
                                          <w:marTop w:val="0"/>
                                          <w:marBottom w:val="0"/>
                                          <w:divBdr>
                                            <w:top w:val="none" w:sz="0" w:space="0" w:color="auto"/>
                                            <w:left w:val="none" w:sz="0" w:space="0" w:color="auto"/>
                                            <w:bottom w:val="none" w:sz="0" w:space="0" w:color="auto"/>
                                            <w:right w:val="none" w:sz="0" w:space="0" w:color="auto"/>
                                          </w:divBdr>
                                          <w:divsChild>
                                            <w:div w:id="1694384067">
                                              <w:marLeft w:val="0"/>
                                              <w:marRight w:val="0"/>
                                              <w:marTop w:val="0"/>
                                              <w:marBottom w:val="0"/>
                                              <w:divBdr>
                                                <w:top w:val="none" w:sz="0" w:space="0" w:color="F3F2F1"/>
                                                <w:left w:val="none" w:sz="0" w:space="0" w:color="F3F2F1"/>
                                                <w:bottom w:val="single" w:sz="6" w:space="0" w:color="F3F2F1"/>
                                                <w:right w:val="none" w:sz="0" w:space="0" w:color="F3F2F1"/>
                                              </w:divBdr>
                                              <w:divsChild>
                                                <w:div w:id="105733593">
                                                  <w:marLeft w:val="0"/>
                                                  <w:marRight w:val="0"/>
                                                  <w:marTop w:val="0"/>
                                                  <w:marBottom w:val="0"/>
                                                  <w:divBdr>
                                                    <w:top w:val="none" w:sz="0" w:space="0" w:color="auto"/>
                                                    <w:left w:val="none" w:sz="0" w:space="0" w:color="auto"/>
                                                    <w:bottom w:val="none" w:sz="0" w:space="0" w:color="auto"/>
                                                    <w:right w:val="none" w:sz="0" w:space="0" w:color="auto"/>
                                                  </w:divBdr>
                                                  <w:divsChild>
                                                    <w:div w:id="14759826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431572">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7234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melbwater.sharepoint.com/sites/K10417TechOneCloudTransitionProject/Shared%20Documents/Forms/AllItems.aspx?id=%2Fsites%2FK10417TechOneCloudTransitionProject%2FShared%20Documents%2FGeneral%2FSolution%20Design%2FTechOne%20Handover%20Documents&amp;viewid=427a246a%2D03ce%2D452d%2Daa46%2Da357e3c8277d&amp;csf=1&amp;web=1&amp;e=MjPmBw&amp;CID=acce62f3%2D7699%2D4a7e%2Da1c5%2D6f44bd709954&amp;FolderCTID=0x01200088ED134E0C73BD4B84FA784B819F9CDD" TargetMode="External"/><Relationship Id="rId39" Type="http://schemas.openxmlformats.org/officeDocument/2006/relationships/image" Target="media/image7.png"/><Relationship Id="rId21" Type="http://schemas.openxmlformats.org/officeDocument/2006/relationships/hyperlink" Target="https://support.microsoft.com/contactus" TargetMode="External"/><Relationship Id="rId34" Type="http://schemas.openxmlformats.org/officeDocument/2006/relationships/hyperlink" Target="https://melbournewater.atlassian.net/wiki/spaces/PEGA/pages/4086956051/Logic+Apps+Integration" TargetMode="External"/><Relationship Id="rId42" Type="http://schemas.openxmlformats.org/officeDocument/2006/relationships/image" Target="media/image10.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elbwater.sharepoint.com/:w:/r/sites/K10417TechOneCloudTransitionProject/Shared%20Documents/General/Solution%20Design/TechOne%20Handover%20Documents/TechOne_Visa%20Integration%20_AS_IS.docx?d=w4210abfdbda14dec83eea9e2547dea04&amp;csf=1&amp;web=1&amp;e=bwjaH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hyperlink" Target="https://melbwater.sharepoint.com/:w:/r/sites/K10417TechOneCloudTransitionProject/Shared%20Documents/General/Solution%20Design/TechOne%20Handover%20Documents/TechOne_eCloud%20Integration%20_SFTP_AS_IS.docx?d=wc724397551e1402da6ab08ea2209f2e2&amp;csf=1&amp;web=1&amp;e=67WDxi" TargetMode="External"/><Relationship Id="rId37" Type="http://schemas.openxmlformats.org/officeDocument/2006/relationships/hyperlink" Target="https://dev.azure.com/mwcloud/Pega" TargetMode="External"/><Relationship Id="rId40" Type="http://schemas.openxmlformats.org/officeDocument/2006/relationships/image" Target="media/image8.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yperlink" Target="https://melbwater.sharepoint.com/:w:/r/sites/K10417TechOneCloudTransitionProject/Shared%20Documents/General/Solution%20Design/TechOne%20Handover%20Documents/TechOne_Vago%20Integration%20_AS_IS.docx?d=we7da1ae4c8a1409ca408791e30c122f8&amp;csf=1&amp;web=1&amp;e=ZSCfHt" TargetMode="External"/><Relationship Id="rId36" Type="http://schemas.openxmlformats.org/officeDocument/2006/relationships/hyperlink" Target="https://dev.azure.com/mwcloud/TechOne" TargetMode="External"/><Relationship Id="rId10" Type="http://schemas.openxmlformats.org/officeDocument/2006/relationships/endnotes" Target="endnotes.xml"/><Relationship Id="rId19" Type="http://schemas.openxmlformats.org/officeDocument/2006/relationships/hyperlink" Target="https://melbwater.sharepoint.com/:f:/r/sites/ITCoreDeliveryServices/Shared%20Documents/Infrastructure%20and%20Cloud/Cloud%20Services/Azure%20Integration%20Services/AIS%20DR%20Documentation?csf=1&amp;web=1&amp;e=9XDiQh" TargetMode="External"/><Relationship Id="rId31" Type="http://schemas.openxmlformats.org/officeDocument/2006/relationships/hyperlink" Target="https://melbwater.sharepoint.com/:w:/r/sites/K10417TechOneCloudTransitionProject/Shared%20Documents/General/Solution%20Design/TechOne%20Handover%20Documents/TechOne_ExpenseMe%20Pro%20Integration%20_AS_IS.docx?d=wb628e72f0d4a45dc9a66790c65f61944&amp;csf=1&amp;web=1&amp;e=trQJ3c"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jpeg"/><Relationship Id="rId27" Type="http://schemas.openxmlformats.org/officeDocument/2006/relationships/hyperlink" Target="https://melbwater.sharepoint.com/:w:/r/sites/K10417TechOneCloudTransitionProject/Shared%20Documents/General/Solution%20Design/TechOne%20Handover%20Documents/MW%20-%20TechOne%20AIS%20Integration%20Detailed%20Design%20v1.4.docx?d=wdbc20f825e8a48db994795962f730895&amp;csf=1&amp;web=1&amp;e=KfdRqk" TargetMode="External"/><Relationship Id="rId30" Type="http://schemas.openxmlformats.org/officeDocument/2006/relationships/hyperlink" Target="https://melbwater.sharepoint.com/:w:/r/sites/K10417TechOneCloudTransitionProject/Shared%20Documents/General/Solution%20Design/TechOne%20Handover%20Documents/TechOne_Westpac%20Integration%20_AS_IS.docx?d=w60502ef0ed334fa9a0af3f1f3a8675bf&amp;csf=1&amp;web=1&amp;e=zRLVDo" TargetMode="External"/><Relationship Id="rId35" Type="http://schemas.openxmlformats.org/officeDocument/2006/relationships/hyperlink" Target="https://dev.azure.com/mwcloud/AIS" TargetMode="External"/><Relationship Id="rId43" Type="http://schemas.openxmlformats.org/officeDocument/2006/relationships/hyperlink" Target=":%20https:/inflo.mwc.melbournewater.com.au/inflo/cs.exe/properties/7097042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hyperlink" Target="https://melbwater.sharepoint.com/:w:/r/sites/ITCoreDeliveryServices/Shared%20Documents/Infrastructure%20and%20Cloud/Cloud%20Services/Azure%20Integration%20Services/AIS%20Services%20Deployment_PROD%20As-Build%20v%200.1.docx?d=wbed577de5f8045a6b1eb129d6453a2f9&amp;csf=1&amp;web=1&amp;e=GAWrtv" TargetMode="External"/><Relationship Id="rId33" Type="http://schemas.openxmlformats.org/officeDocument/2006/relationships/hyperlink" Target="https://melbwater.sharepoint.com/:w:/r/sites/ITCoreDeliveryServices/Shared%20Documents/Infrastructure%20and%20Cloud/Cloud%20Services/DevOps%20-%20General/Pega/INT-328%20MW%20Pega%20Azure%20Integration%20Detailed%20Design%20v1.1.docx?d=w757ae7d050be4ecc996daa012fbb6bfc&amp;csf=1&amp;web=1&amp;e=vxouXt" TargetMode="External"/><Relationship Id="rId38" Type="http://schemas.openxmlformats.org/officeDocument/2006/relationships/hyperlink" Target="https://dev.azure.com/mwcloud/POL" TargetMode="External"/><Relationship Id="rId46" Type="http://schemas.openxmlformats.org/officeDocument/2006/relationships/glossaryDocument" Target="glossary/document.xml"/><Relationship Id="rId20" Type="http://schemas.openxmlformats.org/officeDocument/2006/relationships/hyperlink" Target="https://intranet.melbournewater.com.au/workinghere/Riskresilianceandassurance/emergencymanagement" TargetMode="External"/><Relationship Id="rId4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WC\MWC%20Office%202016%20Templates\MW%20CD%20Template%20With%20Cove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521F9E12F84F00BB84BCD55F18AC14"/>
        <w:category>
          <w:name w:val="General"/>
          <w:gallery w:val="placeholder"/>
        </w:category>
        <w:types>
          <w:type w:val="bbPlcHdr"/>
        </w:types>
        <w:behaviors>
          <w:behavior w:val="content"/>
        </w:behaviors>
        <w:guid w:val="{C6C918D4-3FD8-420D-8BB4-5EEE431394DF}"/>
      </w:docPartPr>
      <w:docPartBody>
        <w:p w:rsidR="00674A56" w:rsidRDefault="00424AE4">
          <w:pPr>
            <w:pStyle w:val="B5521F9E12F84F00BB84BCD55F18AC14"/>
          </w:pPr>
          <w:r w:rsidRPr="00BC2AD0">
            <w:rPr>
              <w:rStyle w:val="PlaceholderText"/>
            </w:rPr>
            <w:t>Choose a building block.</w:t>
          </w:r>
        </w:p>
      </w:docPartBody>
    </w:docPart>
    <w:docPart>
      <w:docPartPr>
        <w:name w:val="53C563B6070A44858C6F4F00530387F1"/>
        <w:category>
          <w:name w:val="General"/>
          <w:gallery w:val="placeholder"/>
        </w:category>
        <w:types>
          <w:type w:val="bbPlcHdr"/>
        </w:types>
        <w:behaviors>
          <w:behavior w:val="content"/>
        </w:behaviors>
        <w:guid w:val="{7142C650-F1E9-4F89-A6C0-971053050A30}"/>
      </w:docPartPr>
      <w:docPartBody>
        <w:p w:rsidR="00674A56" w:rsidRDefault="00424AE4">
          <w:pPr>
            <w:pStyle w:val="53C563B6070A44858C6F4F00530387F1"/>
          </w:pPr>
          <w:r w:rsidRPr="009A68CC">
            <w:rPr>
              <w:rStyle w:val="PlaceholderText"/>
            </w:rPr>
            <w:t>[Title]</w:t>
          </w:r>
        </w:p>
      </w:docPartBody>
    </w:docPart>
    <w:docPart>
      <w:docPartPr>
        <w:name w:val="79957B910D30497495FB30AC7CC92C3D"/>
        <w:category>
          <w:name w:val="General"/>
          <w:gallery w:val="placeholder"/>
        </w:category>
        <w:types>
          <w:type w:val="bbPlcHdr"/>
        </w:types>
        <w:behaviors>
          <w:behavior w:val="content"/>
        </w:behaviors>
        <w:guid w:val="{218E4823-2357-41CA-84E5-2C8130A26B3B}"/>
      </w:docPartPr>
      <w:docPartBody>
        <w:p w:rsidR="00674A56" w:rsidRDefault="00424AE4">
          <w:pPr>
            <w:pStyle w:val="79957B910D30497495FB30AC7CC92C3D"/>
          </w:pPr>
          <w:r w:rsidRPr="00022833">
            <w:t>Choose a document type</w:t>
          </w:r>
        </w:p>
      </w:docPartBody>
    </w:docPart>
    <w:docPart>
      <w:docPartPr>
        <w:name w:val="8C4202173985413BBC7C4BE6AA577E38"/>
        <w:category>
          <w:name w:val="General"/>
          <w:gallery w:val="placeholder"/>
        </w:category>
        <w:types>
          <w:type w:val="bbPlcHdr"/>
        </w:types>
        <w:behaviors>
          <w:behavior w:val="content"/>
        </w:behaviors>
        <w:guid w:val="{BE3F9AB9-190E-4F97-B3B8-B4EB9F1D1A45}"/>
      </w:docPartPr>
      <w:docPartBody>
        <w:p w:rsidR="00674A56" w:rsidRDefault="00424AE4">
          <w:pPr>
            <w:pStyle w:val="8C4202173985413BBC7C4BE6AA577E38"/>
          </w:pPr>
          <w:r w:rsidRPr="00BC2AD0">
            <w:rPr>
              <w:rStyle w:val="PlaceholderText"/>
            </w:rPr>
            <w:t>Click here to enter text.</w:t>
          </w:r>
        </w:p>
      </w:docPartBody>
    </w:docPart>
    <w:docPart>
      <w:docPartPr>
        <w:name w:val="7ED6115D1B4C47CC8551EDC71DB8CAA4"/>
        <w:category>
          <w:name w:val="General"/>
          <w:gallery w:val="placeholder"/>
        </w:category>
        <w:types>
          <w:type w:val="bbPlcHdr"/>
        </w:types>
        <w:behaviors>
          <w:behavior w:val="content"/>
        </w:behaviors>
        <w:guid w:val="{C965291B-9EE1-47BF-BC2B-6B37B25AE208}"/>
      </w:docPartPr>
      <w:docPartBody>
        <w:p w:rsidR="00674A56" w:rsidRDefault="00424AE4">
          <w:pPr>
            <w:pStyle w:val="7ED6115D1B4C47CC8551EDC71DB8CAA4"/>
          </w:pPr>
          <w:r w:rsidRPr="00512EC9">
            <w:t>Purpose</w:t>
          </w:r>
        </w:p>
      </w:docPartBody>
    </w:docPart>
    <w:docPart>
      <w:docPartPr>
        <w:name w:val="74F69A8410F048ADB832114ED24C1D9B"/>
        <w:category>
          <w:name w:val="General"/>
          <w:gallery w:val="placeholder"/>
        </w:category>
        <w:types>
          <w:type w:val="bbPlcHdr"/>
        </w:types>
        <w:behaviors>
          <w:behavior w:val="content"/>
        </w:behaviors>
        <w:guid w:val="{7D3972C1-2760-4277-9FC9-3A54A8957053}"/>
      </w:docPartPr>
      <w:docPartBody>
        <w:p w:rsidR="00674A56" w:rsidRDefault="00424AE4">
          <w:pPr>
            <w:pStyle w:val="74F69A8410F048ADB832114ED24C1D9B"/>
          </w:pPr>
          <w:r w:rsidRPr="00FD6E59">
            <w:rPr>
              <w:b/>
            </w:rPr>
            <w:t>OPTIONAL</w:t>
          </w:r>
          <w:r w:rsidRPr="00FD6E59">
            <w:t xml:space="preserve"> item </w:t>
          </w:r>
        </w:p>
      </w:docPartBody>
    </w:docPart>
    <w:docPart>
      <w:docPartPr>
        <w:name w:val="EB96BAF854464E4EB1AED02B27989482"/>
        <w:category>
          <w:name w:val="General"/>
          <w:gallery w:val="placeholder"/>
        </w:category>
        <w:types>
          <w:type w:val="bbPlcHdr"/>
        </w:types>
        <w:behaviors>
          <w:behavior w:val="content"/>
        </w:behaviors>
        <w:guid w:val="{0BFCEE00-FD41-467C-9DED-92BAE299CCE1}"/>
      </w:docPartPr>
      <w:docPartBody>
        <w:p w:rsidR="00674A56" w:rsidRDefault="00424AE4">
          <w:pPr>
            <w:pStyle w:val="EB96BAF854464E4EB1AED02B27989482"/>
          </w:pPr>
          <w:r w:rsidRPr="00EF585C">
            <w:t xml:space="preserve">Document History </w:t>
          </w:r>
        </w:p>
      </w:docPartBody>
    </w:docPart>
    <w:docPart>
      <w:docPartPr>
        <w:name w:val="3CF30CD247604DB4B1E9A32A906BB81A"/>
        <w:category>
          <w:name w:val="General"/>
          <w:gallery w:val="placeholder"/>
        </w:category>
        <w:types>
          <w:type w:val="bbPlcHdr"/>
        </w:types>
        <w:behaviors>
          <w:behavior w:val="content"/>
        </w:behaviors>
        <w:guid w:val="{37468814-581E-4019-8B51-A28E2113877E}"/>
      </w:docPartPr>
      <w:docPartBody>
        <w:p w:rsidR="009B2962" w:rsidRDefault="00183E7D" w:rsidP="00183E7D">
          <w:pPr>
            <w:pStyle w:val="3CF30CD247604DB4B1E9A32A906BB81A"/>
          </w:pPr>
          <w:r w:rsidRPr="009A68CC">
            <w:rPr>
              <w:rStyle w:val="PlaceholderText"/>
            </w:rPr>
            <w:t>[Title]</w:t>
          </w:r>
        </w:p>
      </w:docPartBody>
    </w:docPart>
    <w:docPart>
      <w:docPartPr>
        <w:name w:val="94CE2D43393C41528BD7F9153DFACAFC"/>
        <w:category>
          <w:name w:val="General"/>
          <w:gallery w:val="placeholder"/>
        </w:category>
        <w:types>
          <w:type w:val="bbPlcHdr"/>
        </w:types>
        <w:behaviors>
          <w:behavior w:val="content"/>
        </w:behaviors>
        <w:guid w:val="{D8BE735C-5366-471A-A127-89D26D4096AB}"/>
      </w:docPartPr>
      <w:docPartBody>
        <w:p w:rsidR="002A25B0" w:rsidRDefault="00424AE4">
          <w:pPr>
            <w:pStyle w:val="94CE2D43393C41528BD7F9153DFACAFC"/>
          </w:pPr>
          <w:r w:rsidRPr="00EF585C">
            <w:t xml:space="preserve">Document History </w:t>
          </w:r>
        </w:p>
      </w:docPartBody>
    </w:docPart>
    <w:docPart>
      <w:docPartPr>
        <w:name w:val="28A34DEDAC8C47B3ADAB3F15025FF936"/>
        <w:category>
          <w:name w:val="General"/>
          <w:gallery w:val="placeholder"/>
        </w:category>
        <w:types>
          <w:type w:val="bbPlcHdr"/>
        </w:types>
        <w:behaviors>
          <w:behavior w:val="content"/>
        </w:behaviors>
        <w:guid w:val="{CE5932AB-08F9-45EE-A9D7-582D335B76F9}"/>
      </w:docPartPr>
      <w:docPartBody>
        <w:p w:rsidR="008B7A11" w:rsidRDefault="008B7A11">
          <w:pPr>
            <w:pStyle w:val="28A34DEDAC8C47B3ADAB3F15025FF936"/>
          </w:pPr>
          <w:r w:rsidRPr="00B61620">
            <w:rPr>
              <w:rStyle w:val="PlaceholderText"/>
            </w:rPr>
            <w:t>Choose an item Flow</w:t>
          </w:r>
          <w:r>
            <w:rPr>
              <w:rStyle w:val="PlaceholderText"/>
            </w:rPr>
            <w:t xml:space="preserve"> Chart/Process Map or Diagram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ircular Std Book">
    <w:panose1 w:val="00000000000000000000"/>
    <w:charset w:val="00"/>
    <w:family w:val="swiss"/>
    <w:notTrueType/>
    <w:pitch w:val="variable"/>
    <w:sig w:usb0="8000002F" w:usb1="5000E47B" w:usb2="00000008"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A56"/>
    <w:rsid w:val="0009624E"/>
    <w:rsid w:val="000B7A82"/>
    <w:rsid w:val="0011324A"/>
    <w:rsid w:val="00114C38"/>
    <w:rsid w:val="00183E7D"/>
    <w:rsid w:val="001A5426"/>
    <w:rsid w:val="001B5851"/>
    <w:rsid w:val="001E7818"/>
    <w:rsid w:val="00285D42"/>
    <w:rsid w:val="002A25B0"/>
    <w:rsid w:val="00366EEA"/>
    <w:rsid w:val="003B43F4"/>
    <w:rsid w:val="003C291E"/>
    <w:rsid w:val="00424AE4"/>
    <w:rsid w:val="0044316D"/>
    <w:rsid w:val="00465441"/>
    <w:rsid w:val="004774D7"/>
    <w:rsid w:val="005236A4"/>
    <w:rsid w:val="00550640"/>
    <w:rsid w:val="005A7BA3"/>
    <w:rsid w:val="005C59BA"/>
    <w:rsid w:val="005D521D"/>
    <w:rsid w:val="00674A56"/>
    <w:rsid w:val="00693DDE"/>
    <w:rsid w:val="00757C15"/>
    <w:rsid w:val="007B0AA0"/>
    <w:rsid w:val="007C4E2C"/>
    <w:rsid w:val="008478F5"/>
    <w:rsid w:val="00891993"/>
    <w:rsid w:val="008B7A11"/>
    <w:rsid w:val="00900A4B"/>
    <w:rsid w:val="009B15A7"/>
    <w:rsid w:val="009B2962"/>
    <w:rsid w:val="00A22174"/>
    <w:rsid w:val="00A672D5"/>
    <w:rsid w:val="00A83477"/>
    <w:rsid w:val="00B77CC4"/>
    <w:rsid w:val="00BB0DFC"/>
    <w:rsid w:val="00BE17C8"/>
    <w:rsid w:val="00C135C8"/>
    <w:rsid w:val="00C915A7"/>
    <w:rsid w:val="00CD07BB"/>
    <w:rsid w:val="00CF76A4"/>
    <w:rsid w:val="00D44FBB"/>
    <w:rsid w:val="00DF1BB4"/>
    <w:rsid w:val="00E23CB2"/>
    <w:rsid w:val="00FA5F20"/>
    <w:rsid w:val="00FD6A6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B5521F9E12F84F00BB84BCD55F18AC14">
    <w:name w:val="B5521F9E12F84F00BB84BCD55F18AC14"/>
  </w:style>
  <w:style w:type="paragraph" w:customStyle="1" w:styleId="53C563B6070A44858C6F4F00530387F1">
    <w:name w:val="53C563B6070A44858C6F4F00530387F1"/>
  </w:style>
  <w:style w:type="paragraph" w:customStyle="1" w:styleId="79957B910D30497495FB30AC7CC92C3D">
    <w:name w:val="79957B910D30497495FB30AC7CC92C3D"/>
  </w:style>
  <w:style w:type="paragraph" w:customStyle="1" w:styleId="8C4202173985413BBC7C4BE6AA577E38">
    <w:name w:val="8C4202173985413BBC7C4BE6AA577E38"/>
  </w:style>
  <w:style w:type="paragraph" w:styleId="BodyText">
    <w:name w:val="Body Text"/>
    <w:basedOn w:val="Normal"/>
    <w:link w:val="BodyTextChar"/>
    <w:qFormat/>
    <w:pPr>
      <w:tabs>
        <w:tab w:val="left" w:pos="567"/>
        <w:tab w:val="left" w:pos="2268"/>
        <w:tab w:val="left" w:pos="4536"/>
        <w:tab w:val="left" w:pos="6804"/>
        <w:tab w:val="right" w:pos="9638"/>
      </w:tabs>
      <w:spacing w:before="120" w:after="200" w:line="260" w:lineRule="atLeast"/>
    </w:pPr>
    <w:rPr>
      <w:rFonts w:eastAsia="Times New Roman" w:cs="Times New Roman"/>
      <w:color w:val="000000" w:themeColor="text1"/>
      <w:sz w:val="20"/>
      <w:szCs w:val="20"/>
    </w:rPr>
  </w:style>
  <w:style w:type="character" w:customStyle="1" w:styleId="BodyTextChar">
    <w:name w:val="Body Text Char"/>
    <w:basedOn w:val="DefaultParagraphFont"/>
    <w:link w:val="BodyText"/>
    <w:rPr>
      <w:rFonts w:eastAsia="Times New Roman" w:cs="Times New Roman"/>
      <w:color w:val="000000" w:themeColor="text1"/>
      <w:sz w:val="20"/>
      <w:szCs w:val="20"/>
    </w:rPr>
  </w:style>
  <w:style w:type="paragraph" w:customStyle="1" w:styleId="7ED6115D1B4C47CC8551EDC71DB8CAA4">
    <w:name w:val="7ED6115D1B4C47CC8551EDC71DB8CAA4"/>
  </w:style>
  <w:style w:type="paragraph" w:customStyle="1" w:styleId="74F69A8410F048ADB832114ED24C1D9B">
    <w:name w:val="74F69A8410F048ADB832114ED24C1D9B"/>
  </w:style>
  <w:style w:type="paragraph" w:customStyle="1" w:styleId="EB96BAF854464E4EB1AED02B27989482">
    <w:name w:val="EB96BAF854464E4EB1AED02B27989482"/>
  </w:style>
  <w:style w:type="paragraph" w:customStyle="1" w:styleId="3CF30CD247604DB4B1E9A32A906BB81A">
    <w:name w:val="3CF30CD247604DB4B1E9A32A906BB81A"/>
    <w:rsid w:val="00183E7D"/>
  </w:style>
  <w:style w:type="paragraph" w:customStyle="1" w:styleId="94CE2D43393C41528BD7F9153DFACAFC">
    <w:name w:val="94CE2D43393C41528BD7F9153DFACAFC"/>
  </w:style>
  <w:style w:type="paragraph" w:customStyle="1" w:styleId="28A34DEDAC8C47B3ADAB3F15025FF936">
    <w:name w:val="28A34DEDAC8C47B3ADAB3F15025FF9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elbourne Water">
  <a:themeElements>
    <a:clrScheme name="Melbourne Water">
      <a:dk1>
        <a:srgbClr val="231F20"/>
      </a:dk1>
      <a:lt1>
        <a:srgbClr val="FFFFFF"/>
      </a:lt1>
      <a:dk2>
        <a:srgbClr val="00428B"/>
      </a:dk2>
      <a:lt2>
        <a:srgbClr val="EFF5FB"/>
      </a:lt2>
      <a:accent1>
        <a:srgbClr val="00428B"/>
      </a:accent1>
      <a:accent2>
        <a:srgbClr val="0092D7"/>
      </a:accent2>
      <a:accent3>
        <a:srgbClr val="46C2D7"/>
      </a:accent3>
      <a:accent4>
        <a:srgbClr val="75BB19"/>
      </a:accent4>
      <a:accent5>
        <a:srgbClr val="C2D300"/>
      </a:accent5>
      <a:accent6>
        <a:srgbClr val="F0AB00"/>
      </a:accent6>
      <a:hlink>
        <a:srgbClr val="00428B"/>
      </a:hlink>
      <a:folHlink>
        <a:srgbClr val="0092D7"/>
      </a:folHlink>
    </a:clrScheme>
    <a:fontScheme name="Melbourne Water">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Melbourne Water Sky Blue">
      <a:srgbClr val="0092D7"/>
    </a:custClr>
    <a:custClr name="Melbourne Water Aqua ">
      <a:srgbClr val="46C2D7"/>
    </a:custClr>
    <a:custClr name="Melbourne Water Deep Blue">
      <a:srgbClr val="00428B"/>
    </a:custClr>
    <a:custClr name="Melbourne Water Orange ">
      <a:srgbClr val="E37222"/>
    </a:custClr>
    <a:custClr name="Melbourne Water Sun ">
      <a:srgbClr val="F0AB00"/>
    </a:custClr>
    <a:custClr name="Melbourne Water Dark Orange ">
      <a:srgbClr val="C8500A"/>
    </a:custClr>
    <a:custClr name="Melbourne Water Grass Green">
      <a:srgbClr val="75BB19"/>
    </a:custClr>
    <a:custClr name="Melbourne Water Lime ">
      <a:srgbClr val="C2D300"/>
    </a:custClr>
    <a:custClr name="Melbourne Water Tree Green ">
      <a:srgbClr val="086352"/>
    </a:custClr>
    <a:custClr name="Melbourne Water Stone">
      <a:srgbClr val="E0DCD0"/>
    </a:custClr>
    <a:custClr name="Melbourne Water Sky Blue 100%">
      <a:srgbClr val="0092D7"/>
    </a:custClr>
    <a:custClr name="Melbourne Water Sky Blue 60%">
      <a:srgbClr val="66C7EB"/>
    </a:custClr>
    <a:custClr name="Melbourne Water Sky Blue 30%">
      <a:srgbClr val="B2E3F5"/>
    </a:custClr>
    <a:custClr name="Melbourne Water Orange 100%">
      <a:srgbClr val="E37222"/>
    </a:custClr>
    <a:custClr name="Melbourne Water Orange 60%">
      <a:srgbClr val="F7B080"/>
    </a:custClr>
    <a:custClr name="Melbourne Water Orange 30%">
      <a:srgbClr val="FCD6BF"/>
    </a:custClr>
    <a:custClr name="Melbourne Water Grass Green 100%">
      <a:srgbClr val="75BB19"/>
    </a:custClr>
    <a:custClr name="Melbourne Water Grass Green 60%">
      <a:srgbClr val="ABD991"/>
    </a:custClr>
    <a:custClr name="Melbourne Water Grass Green 30%">
      <a:srgbClr val="D4EDC7"/>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8679b9f-8985-4cef-b4dc-3e4a82d89846" xsi:nil="true"/>
    <lcf76f155ced4ddcb4097134ff3c332f xmlns="4f6f38ec-86d8-415b-950a-32d793d1a91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5EA5B77BEEB64F8A3B50F5AE5F5BD5" ma:contentTypeVersion="22" ma:contentTypeDescription="Create a new document." ma:contentTypeScope="" ma:versionID="a9edaf8e88002b1b8d2ee35f442f40b2">
  <xsd:schema xmlns:xsd="http://www.w3.org/2001/XMLSchema" xmlns:xs="http://www.w3.org/2001/XMLSchema" xmlns:p="http://schemas.microsoft.com/office/2006/metadata/properties" xmlns:ns2="4f6f38ec-86d8-415b-950a-32d793d1a919" xmlns:ns3="18679b9f-8985-4cef-b4dc-3e4a82d89846" targetNamespace="http://schemas.microsoft.com/office/2006/metadata/properties" ma:root="true" ma:fieldsID="8e837f2b8c33761af04358919a37430d" ns2:_="" ns3:_="">
    <xsd:import namespace="4f6f38ec-86d8-415b-950a-32d793d1a919"/>
    <xsd:import namespace="18679b9f-8985-4cef-b4dc-3e4a82d898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f38ec-86d8-415b-950a-32d793d1a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cd3dfc-bda3-408c-b55f-d8b2e2a7c8d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679b9f-8985-4cef-b4dc-3e4a82d8984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e5bbddd-8cb6-4fa4-bd75-c993fa046551}" ma:internalName="TaxCatchAll" ma:showField="CatchAllData" ma:web="18679b9f-8985-4cef-b4dc-3e4a82d898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7953F5-3AB9-4769-8C50-D2ECAFCFC396}">
  <ds:schemaRefs>
    <ds:schemaRef ds:uri="http://schemas.microsoft.com/sharepoint/v3/contenttype/forms"/>
  </ds:schemaRefs>
</ds:datastoreItem>
</file>

<file path=customXml/itemProps2.xml><?xml version="1.0" encoding="utf-8"?>
<ds:datastoreItem xmlns:ds="http://schemas.openxmlformats.org/officeDocument/2006/customXml" ds:itemID="{2584B6E5-74E5-4C10-9892-7CC957F7BE4E}">
  <ds:schemaRefs>
    <ds:schemaRef ds:uri="http://schemas.microsoft.com/office/2006/metadata/properties"/>
    <ds:schemaRef ds:uri="http://schemas.microsoft.com/office/infopath/2007/PartnerControls"/>
    <ds:schemaRef ds:uri="18679b9f-8985-4cef-b4dc-3e4a82d89846"/>
    <ds:schemaRef ds:uri="4f6f38ec-86d8-415b-950a-32d793d1a919"/>
  </ds:schemaRefs>
</ds:datastoreItem>
</file>

<file path=customXml/itemProps3.xml><?xml version="1.0" encoding="utf-8"?>
<ds:datastoreItem xmlns:ds="http://schemas.openxmlformats.org/officeDocument/2006/customXml" ds:itemID="{0FAACD5E-11B2-437A-AB8D-D0E8654BF569}"/>
</file>

<file path=customXml/itemProps4.xml><?xml version="1.0" encoding="utf-8"?>
<ds:datastoreItem xmlns:ds="http://schemas.openxmlformats.org/officeDocument/2006/customXml" ds:itemID="{E2A98AAB-9BB4-46D5-A91D-8C671180C7B2}">
  <ds:schemaRefs>
    <ds:schemaRef ds:uri="http://schemas.openxmlformats.org/officeDocument/2006/bibliography"/>
  </ds:schemaRefs>
</ds:datastoreItem>
</file>

<file path=docMetadata/LabelInfo.xml><?xml version="1.0" encoding="utf-8"?>
<clbl:labelList xmlns:clbl="http://schemas.microsoft.com/office/2020/mipLabelMetadata">
  <clbl:label id="{84d66b27-2999-4cf2-81e3-fcd5a571b62a}" enabled="1" method="Privileged" siteId="{904e03f7-cc20-4ffd-8d15-32929abca38e}" removed="0"/>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MW CD Template With Cover.dotm</Template>
  <TotalTime>44</TotalTime>
  <Pages>21</Pages>
  <Words>3548</Words>
  <Characters>21898</Characters>
  <Application>Microsoft Office Word</Application>
  <DocSecurity>0</DocSecurity>
  <Lines>1094</Lines>
  <Paragraphs>687</Paragraphs>
  <ScaleCrop>false</ScaleCrop>
  <HeadingPairs>
    <vt:vector size="2" baseType="variant">
      <vt:variant>
        <vt:lpstr>Title</vt:lpstr>
      </vt:variant>
      <vt:variant>
        <vt:i4>1</vt:i4>
      </vt:variant>
    </vt:vector>
  </HeadingPairs>
  <TitlesOfParts>
    <vt:vector size="1" baseType="lpstr">
      <vt:lpstr>IT DR Plan AIS Services</vt:lpstr>
    </vt:vector>
  </TitlesOfParts>
  <Company/>
  <LinksUpToDate>false</LinksUpToDate>
  <CharactersWithSpaces>24759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DR Plan AIS Services</dc:title>
  <dc:subject/>
  <dc:creator>Fiona</dc:creator>
  <cp:keywords>Controlled template with cover page</cp:keywords>
  <dc:description/>
  <cp:lastModifiedBy>Floyd Reyes</cp:lastModifiedBy>
  <cp:revision>9</cp:revision>
  <cp:lastPrinted>2018-07-20T09:24:00Z</cp:lastPrinted>
  <dcterms:created xsi:type="dcterms:W3CDTF">2025-06-15T23:05:00Z</dcterms:created>
  <dcterms:modified xsi:type="dcterms:W3CDTF">2026-01-14T03:24:00Z</dcterms:modified>
  <cp:category>Plan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InfloDocID</vt:lpwstr>
  </property>
  <property fmtid="{D5CDD505-2E9C-101B-9397-08002B2CF9AE}" pid="3" name="DocName">
    <vt:lpwstr>IT PLA ITDR Plan Template</vt:lpwstr>
  </property>
  <property fmtid="{D5CDD505-2E9C-101B-9397-08002B2CF9AE}" pid="4" name="GrammarlyDocumentId">
    <vt:lpwstr>d61989332e53e1594a308e98c9b629d97fc5456cbb9d292773c77f555f480ffc</vt:lpwstr>
  </property>
  <property fmtid="{D5CDD505-2E9C-101B-9397-08002B2CF9AE}" pid="5" name="ContentTypeId">
    <vt:lpwstr>0x010100A85EA5B77BEEB64F8A3B50F5AE5F5BD5</vt:lpwstr>
  </property>
  <property fmtid="{D5CDD505-2E9C-101B-9397-08002B2CF9AE}" pid="6" name="MediaServiceImageTags">
    <vt:lpwstr/>
  </property>
  <property fmtid="{D5CDD505-2E9C-101B-9397-08002B2CF9AE}" pid="7" name="MSIP_Label_8d1a0ea4-6344-45fe-bd17-9bfc2ab6afb4_Enabled">
    <vt:lpwstr>true</vt:lpwstr>
  </property>
  <property fmtid="{D5CDD505-2E9C-101B-9397-08002B2CF9AE}" pid="8" name="MSIP_Label_8d1a0ea4-6344-45fe-bd17-9bfc2ab6afb4_SetDate">
    <vt:lpwstr>2023-11-14T03:34:54Z</vt:lpwstr>
  </property>
  <property fmtid="{D5CDD505-2E9C-101B-9397-08002B2CF9AE}" pid="9" name="MSIP_Label_8d1a0ea4-6344-45fe-bd17-9bfc2ab6afb4_Method">
    <vt:lpwstr>Standard</vt:lpwstr>
  </property>
  <property fmtid="{D5CDD505-2E9C-101B-9397-08002B2CF9AE}" pid="10" name="MSIP_Label_8d1a0ea4-6344-45fe-bd17-9bfc2ab6afb4_Name">
    <vt:lpwstr>OFFICIAL</vt:lpwstr>
  </property>
  <property fmtid="{D5CDD505-2E9C-101B-9397-08002B2CF9AE}" pid="11" name="MSIP_Label_8d1a0ea4-6344-45fe-bd17-9bfc2ab6afb4_SiteId">
    <vt:lpwstr>fe26127b-78ee-42c7-803e-4d67c0488cf9</vt:lpwstr>
  </property>
  <property fmtid="{D5CDD505-2E9C-101B-9397-08002B2CF9AE}" pid="12" name="MSIP_Label_8d1a0ea4-6344-45fe-bd17-9bfc2ab6afb4_ActionId">
    <vt:lpwstr>f39acf71-604a-4bc3-93f5-62588874f095</vt:lpwstr>
  </property>
  <property fmtid="{D5CDD505-2E9C-101B-9397-08002B2CF9AE}" pid="13" name="MSIP_Label_8d1a0ea4-6344-45fe-bd17-9bfc2ab6afb4_ContentBits">
    <vt:lpwstr>1</vt:lpwstr>
  </property>
  <property fmtid="{D5CDD505-2E9C-101B-9397-08002B2CF9AE}" pid="14" name="ClassificationContentMarkingHeaderShapeIds">
    <vt:lpwstr>19844933,2600cea5,3a3f654b</vt:lpwstr>
  </property>
  <property fmtid="{D5CDD505-2E9C-101B-9397-08002B2CF9AE}" pid="15" name="ClassificationContentMarkingHeaderFontProps">
    <vt:lpwstr>#ff0000,10,Calibri</vt:lpwstr>
  </property>
  <property fmtid="{D5CDD505-2E9C-101B-9397-08002B2CF9AE}" pid="16" name="ClassificationContentMarkingHeaderText">
    <vt:lpwstr>Confidential - NCS AU</vt:lpwstr>
  </property>
</Properties>
</file>