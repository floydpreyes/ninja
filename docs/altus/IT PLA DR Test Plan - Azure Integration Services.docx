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FooterTablePlaceholder"/>
        <w:tblW w:w="9638" w:type="dxa"/>
        <w:tblLayout w:type="fixed"/>
        <w:tblLook w:val="0480" w:firstRow="0" w:lastRow="0" w:firstColumn="1" w:lastColumn="0" w:noHBand="0" w:noVBand="1"/>
        <w:tblDescription w:val="Cover Page Table"/>
      </w:tblPr>
      <w:tblGrid>
        <w:gridCol w:w="9638"/>
      </w:tblGrid>
      <w:tr w:rsidR="00C24AC4" w:rsidRPr="00AB6643" w14:paraId="672A6659" w14:textId="77777777" w:rsidTr="00E615A4">
        <w:trPr>
          <w:trHeight w:hRule="exact" w:val="9071"/>
          <w:tblHeader/>
        </w:trPr>
        <w:sdt>
          <w:sdtPr>
            <w:alias w:val="Cover Page Selection"/>
            <w:tag w:val="Cover Page Selection"/>
            <w:id w:val="-1509758311"/>
            <w:placeholder>
              <w:docPart w:val="A0118DF39CEB4264B06400828AC62A9A"/>
            </w:placeholder>
            <w:docPartList>
              <w:docPartGallery w:val="Custom 1"/>
              <w:docPartCategory w:val="_Melbourne Water Cover Pages"/>
            </w:docPartList>
          </w:sdtPr>
          <w:sdtContent>
            <w:tc>
              <w:tcPr>
                <w:tcW w:w="9638" w:type="dxa"/>
              </w:tcPr>
              <w:p w14:paraId="0A37501D" w14:textId="77777777" w:rsidR="00C24AC4" w:rsidRDefault="008704DD" w:rsidP="00C24AC4">
                <w:r w:rsidRPr="008704DD">
                  <w:rPr>
                    <w:noProof/>
                  </w:rPr>
                  <mc:AlternateContent>
                    <mc:Choice Requires="wps">
                      <w:drawing>
                        <wp:inline distT="0" distB="0" distL="0" distR="0" wp14:anchorId="6A65D735" wp14:editId="5FFDF47A">
                          <wp:extent cx="6120000" cy="5760000"/>
                          <wp:effectExtent l="0" t="0" r="0" b="0"/>
                          <wp:docPr id="2" name="Rectangle 2" descr="Decorative"/>
                          <wp:cNvGraphicFramePr/>
                          <a:graphic xmlns:a="http://schemas.openxmlformats.org/drawingml/2006/main">
                            <a:graphicData uri="http://schemas.microsoft.com/office/word/2010/wordprocessingShape">
                              <wps:wsp>
                                <wps:cNvSpPr/>
                                <wps:spPr>
                                  <a:xfrm>
                                    <a:off x="0" y="0"/>
                                    <a:ext cx="6120000" cy="5760000"/>
                                  </a:xfrm>
                                  <a:prstGeom prst="rect">
                                    <a:avLst/>
                                  </a:prstGeom>
                                  <a:blipFill dpi="0" rotWithShape="1">
                                    <a:blip r:embed="rId11" cstate="screen">
                                      <a:extLst>
                                        <a:ext uri="{28A0092B-C50C-407E-A947-70E740481C1C}">
                                          <a14:useLocalDpi xmlns:a14="http://schemas.microsoft.com/office/drawing/2010/main"/>
                                        </a:ext>
                                      </a:extLst>
                                    </a:blip>
                                    <a:srcRect/>
                                    <a:stretch>
                                      <a:fillRect l="-5892" r="-5892"/>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p14="http://schemas.microsoft.com/office/word/2010/wordml" xmlns:a14="http://schemas.microsoft.com/office/drawing/2010/main" xmlns:a="http://schemas.openxmlformats.org/drawingml/2006/main" xmlns:arto="http://schemas.microsoft.com/office/word/2006/arto">
                      <w:pict w14:anchorId="20F686B1">
                        <v:rect id="Rectangle 2" style="width:481.9pt;height:453.55pt;visibility:visible;mso-wrap-style:square;mso-left-percent:-10001;mso-top-percent:-10001;mso-position-horizontal:absolute;mso-position-horizontal-relative:char;mso-position-vertical:absolute;mso-position-vertical-relative:line;mso-left-percent:-10001;mso-top-percent:-10001;v-text-anchor:middle" alt="Decorative" o:spid="_x0000_s1026" stroked="f" strokeweight="2pt" w14:anchorId="1B09A0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">
                          <v:fill type="frame" o:title="Decorative" recolor="t" rotate="t" r:id="rId12"/>
                          <w10:anchorlock/>
                        </v:rect>
                      </w:pict>
                    </mc:Fallback>
                  </mc:AlternateContent>
                </w:r>
              </w:p>
            </w:tc>
          </w:sdtContent>
        </w:sdt>
      </w:tr>
      <w:tr w:rsidR="00AB6643" w:rsidRPr="00AB6643" w14:paraId="0323C4D0" w14:textId="77777777" w:rsidTr="00E615A4">
        <w:trPr>
          <w:trHeight w:hRule="exact" w:val="4932"/>
        </w:trPr>
        <w:tc>
          <w:tcPr>
            <w:tcW w:w="9638" w:type="dxa"/>
            <w:shd w:val="clear" w:color="auto" w:fill="0092D7" w:themeFill="accent2"/>
          </w:tcPr>
          <w:p w14:paraId="2879B799" w14:textId="47C3E708" w:rsidR="00AB6643" w:rsidRPr="00D77ADB" w:rsidRDefault="00000000" w:rsidP="00D77ADB">
            <w:pPr>
              <w:pStyle w:val="Title"/>
            </w:pPr>
            <w:sdt>
              <w:sdtPr>
                <w:alias w:val="Title"/>
                <w:tag w:val=""/>
                <w:id w:val="2004541808"/>
                <w:lock w:val="sdtLocked"/>
                <w:placeholder>
                  <w:docPart w:val="E3991CACC6264DB28534C079DB598D30"/>
                </w:placeholder>
                <w:dataBinding w:prefixMappings="xmlns:ns0='http://purl.org/dc/elements/1.1/' xmlns:ns1='http://schemas.openxmlformats.org/package/2006/metadata/core-properties' " w:xpath="/ns1:coreProperties[1]/ns0:title[1]" w:storeItemID="{6C3C8BC8-F283-45AE-878A-BAB7291924A1}"/>
                <w:text/>
              </w:sdtPr>
              <w:sdtContent>
                <w:r w:rsidR="0090268D">
                  <w:t xml:space="preserve">IT Disaster Recovery Test Plan </w:t>
                </w:r>
                <w:r w:rsidR="005B02AF">
                  <w:t>AIS Services</w:t>
                </w:r>
              </w:sdtContent>
            </w:sdt>
            <w:r w:rsidR="00077B0F" w:rsidRPr="00BE6CBB">
              <w:t xml:space="preserve"> </w:t>
            </w:r>
          </w:p>
          <w:p w14:paraId="38E34E2D" w14:textId="5703519E" w:rsidR="00C24AC4" w:rsidRPr="00684D64" w:rsidRDefault="00000000" w:rsidP="006C4819">
            <w:pPr>
              <w:pStyle w:val="Subtitle"/>
            </w:pPr>
            <w:sdt>
              <w:sdtPr>
                <w:alias w:val="Document Type"/>
                <w:tag w:val="Document Type"/>
                <w:id w:val="1713608556"/>
                <w:lock w:val="sdtLocked"/>
                <w:placeholder>
                  <w:docPart w:val="CFCF091BE3D742C78F8B5F48F596A64E"/>
                </w:placeholder>
                <w:dataBinding w:prefixMappings="xmlns:ns0='http://purl.org/dc/elements/1.1/' xmlns:ns1='http://schemas.openxmlformats.org/package/2006/metadata/core-properties' " w:xpath="/ns1:coreProperties[1]/ns1:category[1]" w:storeItemID="{6C3C8BC8-F283-45AE-878A-BAB7291924A1}"/>
                <w:comboBox w:lastValue="Plan">
                  <w:listItem w:value="Choose an item."/>
                  <w:listItem w:displayText="Charter" w:value="Charter"/>
                  <w:listItem w:displayText="Framework" w:value="Framework"/>
                  <w:listItem w:displayText="Guideline" w:value="Guideline"/>
                  <w:listItem w:displayText="Manual" w:value="Manual"/>
                  <w:listItem w:displayText="Non Board Policy" w:value="Non Board Policy"/>
                  <w:listItem w:displayText="Plan" w:value="Plan"/>
                  <w:listItem w:displayText="Procedure" w:value="Procedure"/>
                  <w:listItem w:displayText="Specification" w:value="Specification"/>
                  <w:listItem w:displayText="Standard" w:value="Standard"/>
                  <w:listItem w:displayText="Strategy" w:value="Strategy"/>
                </w:comboBox>
              </w:sdtPr>
              <w:sdtContent>
                <w:r w:rsidR="001D6387">
                  <w:t>Plan</w:t>
                </w:r>
              </w:sdtContent>
            </w:sdt>
          </w:p>
          <w:sdt>
            <w:sdtPr>
              <w:tag w:val="Date Long"/>
              <w:id w:val="-17856594"/>
              <w:lock w:val="sdtContentLocked"/>
              <w:placeholder>
                <w:docPart w:val="EC0AEFFCABC146B98AC3F179AD406E2C"/>
              </w:placeholder>
            </w:sdtPr>
            <w:sdtContent>
              <w:p w14:paraId="1C23BEC0" w14:textId="23392A57" w:rsidR="00794DC7" w:rsidRPr="00773266" w:rsidRDefault="00E42389" w:rsidP="00E42389">
                <w:pPr>
                  <w:pStyle w:val="Date"/>
                  <w:spacing w:after="240"/>
                </w:pPr>
                <w:r>
                  <w:fldChar w:fldCharType="begin"/>
                </w:r>
                <w:r>
                  <w:instrText xml:space="preserve"> IF </w:instrText>
                </w:r>
                <w:r>
                  <w:fldChar w:fldCharType="begin"/>
                </w:r>
                <w:r>
                  <w:instrText xml:space="preserve"> DocVariable "DateLong" </w:instrText>
                </w:r>
                <w:r>
                  <w:fldChar w:fldCharType="separate"/>
                </w:r>
                <w:r w:rsidR="001D6387">
                  <w:instrText>January 2026</w:instrText>
                </w:r>
                <w:r>
                  <w:fldChar w:fldCharType="end"/>
                </w:r>
                <w:r>
                  <w:instrText xml:space="preserve"> &lt;&gt; "Error*" </w:instrText>
                </w:r>
                <w:r>
                  <w:fldChar w:fldCharType="begin"/>
                </w:r>
                <w:r>
                  <w:instrText xml:space="preserve"> DocVariable "DateLong" </w:instrText>
                </w:r>
                <w:r>
                  <w:fldChar w:fldCharType="separate"/>
                </w:r>
                <w:r w:rsidR="001D6387">
                  <w:instrText>January 2026</w:instrText>
                </w:r>
                <w:r>
                  <w:fldChar w:fldCharType="end"/>
                </w:r>
                <w:r>
                  <w:instrText xml:space="preserve"> </w:instrText>
                </w:r>
                <w:r>
                  <w:fldChar w:fldCharType="separate"/>
                </w:r>
                <w:r w:rsidR="001D6387">
                  <w:t>January 2026</w:t>
                </w:r>
                <w:r>
                  <w:fldChar w:fldCharType="end"/>
                </w:r>
              </w:p>
            </w:sdtContent>
          </w:sdt>
        </w:tc>
      </w:tr>
    </w:tbl>
    <w:p w14:paraId="5DAB6C7B" w14:textId="77777777" w:rsidR="006544FC" w:rsidRDefault="006544FC" w:rsidP="00C11B90">
      <w:pPr>
        <w:pStyle w:val="NoSpacing"/>
      </w:pPr>
    </w:p>
    <w:p w14:paraId="02EB378F" w14:textId="77777777" w:rsidR="00C532E1" w:rsidRDefault="00C532E1" w:rsidP="006544FC">
      <w:pPr>
        <w:pStyle w:val="BodyText"/>
        <w:sectPr w:rsidR="00C532E1" w:rsidSect="00E1794A">
          <w:headerReference w:type="even" r:id="rId13"/>
          <w:headerReference w:type="default" r:id="rId14"/>
          <w:footerReference w:type="even" r:id="rId15"/>
          <w:footerReference w:type="default" r:id="rId16"/>
          <w:headerReference w:type="first" r:id="rId17"/>
          <w:footerReference w:type="first" r:id="rId18"/>
          <w:pgSz w:w="11906" w:h="16838" w:code="9"/>
          <w:pgMar w:top="1134" w:right="1134" w:bottom="1134" w:left="1134" w:header="283" w:footer="283" w:gutter="0"/>
          <w:cols w:space="708"/>
          <w:titlePg/>
          <w:docGrid w:linePitch="360"/>
        </w:sectPr>
      </w:pPr>
    </w:p>
    <w:bookmarkStart w:id="0" w:name="_Toc512348204" w:displacedByCustomXml="next"/>
    <w:sdt>
      <w:sdtPr>
        <w:rPr>
          <w:rFonts w:asciiTheme="minorHAnsi" w:eastAsia="Times New Roman" w:hAnsiTheme="minorHAnsi" w:cs="Times New Roman"/>
          <w:b w:val="0"/>
          <w:bCs w:val="0"/>
          <w:color w:val="231F20" w:themeColor="text1"/>
          <w:sz w:val="20"/>
          <w:szCs w:val="20"/>
        </w:rPr>
        <w:id w:val="1114098883"/>
        <w:docPartObj>
          <w:docPartGallery w:val="Table of Contents"/>
          <w:docPartUnique/>
        </w:docPartObj>
      </w:sdtPr>
      <w:sdtEndPr>
        <w:rPr>
          <w:noProof/>
        </w:rPr>
      </w:sdtEndPr>
      <w:sdtContent>
        <w:p w14:paraId="3735CF94" w14:textId="77777777" w:rsidR="00A454A6" w:rsidRDefault="009B4D9A">
          <w:pPr>
            <w:pStyle w:val="TOCHeading"/>
          </w:pPr>
          <w:r>
            <w:t>Table of c</w:t>
          </w:r>
          <w:r w:rsidR="00A454A6">
            <w:t>ontents</w:t>
          </w:r>
        </w:p>
        <w:p w14:paraId="73939BAB" w14:textId="1B2D82DD" w:rsidR="005831A9" w:rsidRDefault="00A454A6">
          <w:pPr>
            <w:pStyle w:val="TOC1"/>
            <w:rPr>
              <w:rFonts w:asciiTheme="minorHAnsi" w:eastAsiaTheme="minorEastAsia" w:hAnsiTheme="minorHAnsi"/>
              <w:b w:val="0"/>
              <w:color w:val="auto"/>
              <w:kern w:val="2"/>
              <w:sz w:val="24"/>
              <w:szCs w:val="24"/>
              <w:lang w:eastAsia="en-AU"/>
              <w14:ligatures w14:val="standardContextual"/>
            </w:rPr>
          </w:pPr>
          <w:r>
            <w:fldChar w:fldCharType="begin"/>
          </w:r>
          <w:r>
            <w:instrText xml:space="preserve"> TOC \o "1-3" \h \z \u </w:instrText>
          </w:r>
          <w:r>
            <w:fldChar w:fldCharType="separate"/>
          </w:r>
          <w:hyperlink w:anchor="_Toc200521421" w:history="1">
            <w:r w:rsidR="005831A9" w:rsidRPr="00406FD1">
              <w:rPr>
                <w:rStyle w:val="Hyperlink"/>
              </w:rPr>
              <w:t>1.</w:t>
            </w:r>
            <w:r w:rsidR="005831A9">
              <w:rPr>
                <w:rFonts w:asciiTheme="minorHAnsi" w:eastAsiaTheme="minorEastAsia" w:hAnsiTheme="minorHAnsi"/>
                <w:b w:val="0"/>
                <w:color w:val="auto"/>
                <w:kern w:val="2"/>
                <w:sz w:val="24"/>
                <w:szCs w:val="24"/>
                <w:lang w:eastAsia="en-AU"/>
                <w14:ligatures w14:val="standardContextual"/>
              </w:rPr>
              <w:tab/>
            </w:r>
            <w:r w:rsidR="005831A9" w:rsidRPr="00406FD1">
              <w:rPr>
                <w:rStyle w:val="Hyperlink"/>
              </w:rPr>
              <w:t>Purpose</w:t>
            </w:r>
            <w:r w:rsidR="005831A9">
              <w:rPr>
                <w:webHidden/>
              </w:rPr>
              <w:tab/>
            </w:r>
            <w:r w:rsidR="005831A9">
              <w:rPr>
                <w:webHidden/>
              </w:rPr>
              <w:fldChar w:fldCharType="begin"/>
            </w:r>
            <w:r w:rsidR="005831A9">
              <w:rPr>
                <w:webHidden/>
              </w:rPr>
              <w:instrText xml:space="preserve"> PAGEREF _Toc200521421 \h </w:instrText>
            </w:r>
            <w:r w:rsidR="005831A9">
              <w:rPr>
                <w:webHidden/>
              </w:rPr>
            </w:r>
            <w:r w:rsidR="005831A9">
              <w:rPr>
                <w:webHidden/>
              </w:rPr>
              <w:fldChar w:fldCharType="separate"/>
            </w:r>
            <w:r w:rsidR="005831A9">
              <w:rPr>
                <w:webHidden/>
              </w:rPr>
              <w:t>3</w:t>
            </w:r>
            <w:r w:rsidR="005831A9">
              <w:rPr>
                <w:webHidden/>
              </w:rPr>
              <w:fldChar w:fldCharType="end"/>
            </w:r>
          </w:hyperlink>
        </w:p>
        <w:p w14:paraId="00C7DA33" w14:textId="01DB1173" w:rsidR="005831A9" w:rsidRDefault="005831A9">
          <w:pPr>
            <w:pStyle w:val="TOC1"/>
            <w:rPr>
              <w:rFonts w:asciiTheme="minorHAnsi" w:eastAsiaTheme="minorEastAsia" w:hAnsiTheme="minorHAnsi"/>
              <w:b w:val="0"/>
              <w:color w:val="auto"/>
              <w:kern w:val="2"/>
              <w:sz w:val="24"/>
              <w:szCs w:val="24"/>
              <w:lang w:eastAsia="en-AU"/>
              <w14:ligatures w14:val="standardContextual"/>
            </w:rPr>
          </w:pPr>
          <w:hyperlink w:anchor="_Toc200521422" w:history="1">
            <w:r w:rsidRPr="00406FD1">
              <w:rPr>
                <w:rStyle w:val="Hyperlink"/>
                <w:lang w:val="en-US"/>
              </w:rPr>
              <w:t>2.</w:t>
            </w:r>
            <w:r>
              <w:rPr>
                <w:rFonts w:asciiTheme="minorHAnsi" w:eastAsiaTheme="minorEastAsia" w:hAnsiTheme="minorHAnsi"/>
                <w:b w:val="0"/>
                <w:color w:val="auto"/>
                <w:kern w:val="2"/>
                <w:sz w:val="24"/>
                <w:szCs w:val="24"/>
                <w:lang w:eastAsia="en-AU"/>
                <w14:ligatures w14:val="standardContextual"/>
              </w:rPr>
              <w:tab/>
            </w:r>
            <w:r w:rsidRPr="00406FD1">
              <w:rPr>
                <w:rStyle w:val="Hyperlink"/>
                <w:lang w:val="en-US"/>
              </w:rPr>
              <w:t>Testing Overview</w:t>
            </w:r>
            <w:r>
              <w:rPr>
                <w:webHidden/>
              </w:rPr>
              <w:tab/>
            </w:r>
            <w:r>
              <w:rPr>
                <w:webHidden/>
              </w:rPr>
              <w:fldChar w:fldCharType="begin"/>
            </w:r>
            <w:r>
              <w:rPr>
                <w:webHidden/>
              </w:rPr>
              <w:instrText xml:space="preserve"> PAGEREF _Toc200521422 \h </w:instrText>
            </w:r>
            <w:r>
              <w:rPr>
                <w:webHidden/>
              </w:rPr>
            </w:r>
            <w:r>
              <w:rPr>
                <w:webHidden/>
              </w:rPr>
              <w:fldChar w:fldCharType="separate"/>
            </w:r>
            <w:r>
              <w:rPr>
                <w:webHidden/>
              </w:rPr>
              <w:t>3</w:t>
            </w:r>
            <w:r>
              <w:rPr>
                <w:webHidden/>
              </w:rPr>
              <w:fldChar w:fldCharType="end"/>
            </w:r>
          </w:hyperlink>
        </w:p>
        <w:p w14:paraId="0E0A795F" w14:textId="49751236" w:rsidR="005831A9" w:rsidRDefault="005831A9">
          <w:pPr>
            <w:pStyle w:val="TOC2"/>
            <w:rPr>
              <w:rFonts w:eastAsiaTheme="minorEastAsia"/>
              <w:color w:val="auto"/>
              <w:kern w:val="2"/>
              <w:sz w:val="24"/>
              <w:szCs w:val="24"/>
              <w:lang w:eastAsia="en-AU"/>
              <w14:ligatures w14:val="standardContextual"/>
            </w:rPr>
          </w:pPr>
          <w:hyperlink w:anchor="_Toc200521423" w:history="1">
            <w:r w:rsidRPr="00406FD1">
              <w:rPr>
                <w:rStyle w:val="Hyperlink"/>
              </w:rPr>
              <w:t>2.1</w:t>
            </w:r>
            <w:r>
              <w:rPr>
                <w:rFonts w:eastAsiaTheme="minorEastAsia"/>
                <w:color w:val="auto"/>
                <w:kern w:val="2"/>
                <w:sz w:val="24"/>
                <w:szCs w:val="24"/>
                <w:lang w:eastAsia="en-AU"/>
                <w14:ligatures w14:val="standardContextual"/>
              </w:rPr>
              <w:tab/>
            </w:r>
            <w:r w:rsidRPr="00406FD1">
              <w:rPr>
                <w:rStyle w:val="Hyperlink"/>
              </w:rPr>
              <w:t>Test Objectives</w:t>
            </w:r>
            <w:r>
              <w:rPr>
                <w:webHidden/>
              </w:rPr>
              <w:tab/>
            </w:r>
            <w:r>
              <w:rPr>
                <w:webHidden/>
              </w:rPr>
              <w:fldChar w:fldCharType="begin"/>
            </w:r>
            <w:r>
              <w:rPr>
                <w:webHidden/>
              </w:rPr>
              <w:instrText xml:space="preserve"> PAGEREF _Toc200521423 \h </w:instrText>
            </w:r>
            <w:r>
              <w:rPr>
                <w:webHidden/>
              </w:rPr>
            </w:r>
            <w:r>
              <w:rPr>
                <w:webHidden/>
              </w:rPr>
              <w:fldChar w:fldCharType="separate"/>
            </w:r>
            <w:r>
              <w:rPr>
                <w:webHidden/>
              </w:rPr>
              <w:t>3</w:t>
            </w:r>
            <w:r>
              <w:rPr>
                <w:webHidden/>
              </w:rPr>
              <w:fldChar w:fldCharType="end"/>
            </w:r>
          </w:hyperlink>
        </w:p>
        <w:p w14:paraId="42DEF6BF" w14:textId="4B6AFE6B" w:rsidR="005831A9" w:rsidRDefault="005831A9">
          <w:pPr>
            <w:pStyle w:val="TOC2"/>
            <w:rPr>
              <w:rFonts w:eastAsiaTheme="minorEastAsia"/>
              <w:color w:val="auto"/>
              <w:kern w:val="2"/>
              <w:sz w:val="24"/>
              <w:szCs w:val="24"/>
              <w:lang w:eastAsia="en-AU"/>
              <w14:ligatures w14:val="standardContextual"/>
            </w:rPr>
          </w:pPr>
          <w:hyperlink w:anchor="_Toc200521424" w:history="1">
            <w:r w:rsidRPr="00406FD1">
              <w:rPr>
                <w:rStyle w:val="Hyperlink"/>
              </w:rPr>
              <w:t>2.2</w:t>
            </w:r>
            <w:r>
              <w:rPr>
                <w:rFonts w:eastAsiaTheme="minorEastAsia"/>
                <w:color w:val="auto"/>
                <w:kern w:val="2"/>
                <w:sz w:val="24"/>
                <w:szCs w:val="24"/>
                <w:lang w:eastAsia="en-AU"/>
                <w14:ligatures w14:val="standardContextual"/>
              </w:rPr>
              <w:tab/>
            </w:r>
            <w:r w:rsidRPr="00406FD1">
              <w:rPr>
                <w:rStyle w:val="Hyperlink"/>
              </w:rPr>
              <w:t>System Architecture</w:t>
            </w:r>
            <w:r>
              <w:rPr>
                <w:webHidden/>
              </w:rPr>
              <w:tab/>
            </w:r>
            <w:r>
              <w:rPr>
                <w:webHidden/>
              </w:rPr>
              <w:fldChar w:fldCharType="begin"/>
            </w:r>
            <w:r>
              <w:rPr>
                <w:webHidden/>
              </w:rPr>
              <w:instrText xml:space="preserve"> PAGEREF _Toc200521424 \h </w:instrText>
            </w:r>
            <w:r>
              <w:rPr>
                <w:webHidden/>
              </w:rPr>
            </w:r>
            <w:r>
              <w:rPr>
                <w:webHidden/>
              </w:rPr>
              <w:fldChar w:fldCharType="separate"/>
            </w:r>
            <w:r>
              <w:rPr>
                <w:webHidden/>
              </w:rPr>
              <w:t>4</w:t>
            </w:r>
            <w:r>
              <w:rPr>
                <w:webHidden/>
              </w:rPr>
              <w:fldChar w:fldCharType="end"/>
            </w:r>
          </w:hyperlink>
        </w:p>
        <w:p w14:paraId="7EACDC6E" w14:textId="081BDD18" w:rsidR="005831A9" w:rsidRDefault="005831A9">
          <w:pPr>
            <w:pStyle w:val="TOC1"/>
            <w:rPr>
              <w:rFonts w:asciiTheme="minorHAnsi" w:eastAsiaTheme="minorEastAsia" w:hAnsiTheme="minorHAnsi"/>
              <w:b w:val="0"/>
              <w:color w:val="auto"/>
              <w:kern w:val="2"/>
              <w:sz w:val="24"/>
              <w:szCs w:val="24"/>
              <w:lang w:eastAsia="en-AU"/>
              <w14:ligatures w14:val="standardContextual"/>
            </w:rPr>
          </w:pPr>
          <w:hyperlink w:anchor="_Toc200521425" w:history="1">
            <w:r w:rsidRPr="00406FD1">
              <w:rPr>
                <w:rStyle w:val="Hyperlink"/>
              </w:rPr>
              <w:t>3.</w:t>
            </w:r>
            <w:r>
              <w:rPr>
                <w:rFonts w:asciiTheme="minorHAnsi" w:eastAsiaTheme="minorEastAsia" w:hAnsiTheme="minorHAnsi"/>
                <w:b w:val="0"/>
                <w:color w:val="auto"/>
                <w:kern w:val="2"/>
                <w:sz w:val="24"/>
                <w:szCs w:val="24"/>
                <w:lang w:eastAsia="en-AU"/>
                <w14:ligatures w14:val="standardContextual"/>
              </w:rPr>
              <w:tab/>
            </w:r>
            <w:r w:rsidRPr="00406FD1">
              <w:rPr>
                <w:rStyle w:val="Hyperlink"/>
              </w:rPr>
              <w:t>Scope</w:t>
            </w:r>
            <w:r>
              <w:rPr>
                <w:webHidden/>
              </w:rPr>
              <w:tab/>
            </w:r>
            <w:r>
              <w:rPr>
                <w:webHidden/>
              </w:rPr>
              <w:fldChar w:fldCharType="begin"/>
            </w:r>
            <w:r>
              <w:rPr>
                <w:webHidden/>
              </w:rPr>
              <w:instrText xml:space="preserve"> PAGEREF _Toc200521425 \h </w:instrText>
            </w:r>
            <w:r>
              <w:rPr>
                <w:webHidden/>
              </w:rPr>
            </w:r>
            <w:r>
              <w:rPr>
                <w:webHidden/>
              </w:rPr>
              <w:fldChar w:fldCharType="separate"/>
            </w:r>
            <w:r>
              <w:rPr>
                <w:webHidden/>
              </w:rPr>
              <w:t>4</w:t>
            </w:r>
            <w:r>
              <w:rPr>
                <w:webHidden/>
              </w:rPr>
              <w:fldChar w:fldCharType="end"/>
            </w:r>
          </w:hyperlink>
        </w:p>
        <w:p w14:paraId="489164CB" w14:textId="79BB0888" w:rsidR="005831A9" w:rsidRDefault="005831A9">
          <w:pPr>
            <w:pStyle w:val="TOC2"/>
            <w:rPr>
              <w:rFonts w:eastAsiaTheme="minorEastAsia"/>
              <w:color w:val="auto"/>
              <w:kern w:val="2"/>
              <w:sz w:val="24"/>
              <w:szCs w:val="24"/>
              <w:lang w:eastAsia="en-AU"/>
              <w14:ligatures w14:val="standardContextual"/>
            </w:rPr>
          </w:pPr>
          <w:hyperlink w:anchor="_Toc200521426" w:history="1">
            <w:r w:rsidRPr="00406FD1">
              <w:rPr>
                <w:rStyle w:val="Hyperlink"/>
              </w:rPr>
              <w:t>3.1</w:t>
            </w:r>
            <w:r>
              <w:rPr>
                <w:rFonts w:eastAsiaTheme="minorEastAsia"/>
                <w:color w:val="auto"/>
                <w:kern w:val="2"/>
                <w:sz w:val="24"/>
                <w:szCs w:val="24"/>
                <w:lang w:eastAsia="en-AU"/>
                <w14:ligatures w14:val="standardContextual"/>
              </w:rPr>
              <w:tab/>
            </w:r>
            <w:r w:rsidRPr="00406FD1">
              <w:rPr>
                <w:rStyle w:val="Hyperlink"/>
              </w:rPr>
              <w:t>In Scope</w:t>
            </w:r>
            <w:r>
              <w:rPr>
                <w:webHidden/>
              </w:rPr>
              <w:tab/>
            </w:r>
            <w:r>
              <w:rPr>
                <w:webHidden/>
              </w:rPr>
              <w:fldChar w:fldCharType="begin"/>
            </w:r>
            <w:r>
              <w:rPr>
                <w:webHidden/>
              </w:rPr>
              <w:instrText xml:space="preserve"> PAGEREF _Toc200521426 \h </w:instrText>
            </w:r>
            <w:r>
              <w:rPr>
                <w:webHidden/>
              </w:rPr>
            </w:r>
            <w:r>
              <w:rPr>
                <w:webHidden/>
              </w:rPr>
              <w:fldChar w:fldCharType="separate"/>
            </w:r>
            <w:r>
              <w:rPr>
                <w:webHidden/>
              </w:rPr>
              <w:t>4</w:t>
            </w:r>
            <w:r>
              <w:rPr>
                <w:webHidden/>
              </w:rPr>
              <w:fldChar w:fldCharType="end"/>
            </w:r>
          </w:hyperlink>
        </w:p>
        <w:p w14:paraId="0CD48AE7" w14:textId="4C571215" w:rsidR="005831A9" w:rsidRDefault="005831A9">
          <w:pPr>
            <w:pStyle w:val="TOC2"/>
            <w:rPr>
              <w:rFonts w:eastAsiaTheme="minorEastAsia"/>
              <w:color w:val="auto"/>
              <w:kern w:val="2"/>
              <w:sz w:val="24"/>
              <w:szCs w:val="24"/>
              <w:lang w:eastAsia="en-AU"/>
              <w14:ligatures w14:val="standardContextual"/>
            </w:rPr>
          </w:pPr>
          <w:hyperlink w:anchor="_Toc200521427" w:history="1">
            <w:r w:rsidRPr="00406FD1">
              <w:rPr>
                <w:rStyle w:val="Hyperlink"/>
              </w:rPr>
              <w:t>3.2</w:t>
            </w:r>
            <w:r>
              <w:rPr>
                <w:rFonts w:eastAsiaTheme="minorEastAsia"/>
                <w:color w:val="auto"/>
                <w:kern w:val="2"/>
                <w:sz w:val="24"/>
                <w:szCs w:val="24"/>
                <w:lang w:eastAsia="en-AU"/>
                <w14:ligatures w14:val="standardContextual"/>
              </w:rPr>
              <w:tab/>
            </w:r>
            <w:r w:rsidRPr="00406FD1">
              <w:rPr>
                <w:rStyle w:val="Hyperlink"/>
              </w:rPr>
              <w:t>Out of Scope</w:t>
            </w:r>
            <w:r>
              <w:rPr>
                <w:webHidden/>
              </w:rPr>
              <w:tab/>
            </w:r>
            <w:r>
              <w:rPr>
                <w:webHidden/>
              </w:rPr>
              <w:fldChar w:fldCharType="begin"/>
            </w:r>
            <w:r>
              <w:rPr>
                <w:webHidden/>
              </w:rPr>
              <w:instrText xml:space="preserve"> PAGEREF _Toc200521427 \h </w:instrText>
            </w:r>
            <w:r>
              <w:rPr>
                <w:webHidden/>
              </w:rPr>
            </w:r>
            <w:r>
              <w:rPr>
                <w:webHidden/>
              </w:rPr>
              <w:fldChar w:fldCharType="separate"/>
            </w:r>
            <w:r>
              <w:rPr>
                <w:webHidden/>
              </w:rPr>
              <w:t>5</w:t>
            </w:r>
            <w:r>
              <w:rPr>
                <w:webHidden/>
              </w:rPr>
              <w:fldChar w:fldCharType="end"/>
            </w:r>
          </w:hyperlink>
        </w:p>
        <w:p w14:paraId="50E17A83" w14:textId="5CD644FE" w:rsidR="005831A9" w:rsidRDefault="005831A9">
          <w:pPr>
            <w:pStyle w:val="TOC1"/>
            <w:rPr>
              <w:rFonts w:asciiTheme="minorHAnsi" w:eastAsiaTheme="minorEastAsia" w:hAnsiTheme="minorHAnsi"/>
              <w:b w:val="0"/>
              <w:color w:val="auto"/>
              <w:kern w:val="2"/>
              <w:sz w:val="24"/>
              <w:szCs w:val="24"/>
              <w:lang w:eastAsia="en-AU"/>
              <w14:ligatures w14:val="standardContextual"/>
            </w:rPr>
          </w:pPr>
          <w:hyperlink w:anchor="_Toc200521428" w:history="1">
            <w:r w:rsidRPr="00406FD1">
              <w:rPr>
                <w:rStyle w:val="Hyperlink"/>
              </w:rPr>
              <w:t>4.</w:t>
            </w:r>
            <w:r>
              <w:rPr>
                <w:rFonts w:asciiTheme="minorHAnsi" w:eastAsiaTheme="minorEastAsia" w:hAnsiTheme="minorHAnsi"/>
                <w:b w:val="0"/>
                <w:color w:val="auto"/>
                <w:kern w:val="2"/>
                <w:sz w:val="24"/>
                <w:szCs w:val="24"/>
                <w:lang w:eastAsia="en-AU"/>
                <w14:ligatures w14:val="standardContextual"/>
              </w:rPr>
              <w:tab/>
            </w:r>
            <w:r w:rsidRPr="00406FD1">
              <w:rPr>
                <w:rStyle w:val="Hyperlink"/>
              </w:rPr>
              <w:t>Test Scenario and Calendar</w:t>
            </w:r>
            <w:r>
              <w:rPr>
                <w:webHidden/>
              </w:rPr>
              <w:tab/>
            </w:r>
            <w:r>
              <w:rPr>
                <w:webHidden/>
              </w:rPr>
              <w:fldChar w:fldCharType="begin"/>
            </w:r>
            <w:r>
              <w:rPr>
                <w:webHidden/>
              </w:rPr>
              <w:instrText xml:space="preserve"> PAGEREF _Toc200521428 \h </w:instrText>
            </w:r>
            <w:r>
              <w:rPr>
                <w:webHidden/>
              </w:rPr>
            </w:r>
            <w:r>
              <w:rPr>
                <w:webHidden/>
              </w:rPr>
              <w:fldChar w:fldCharType="separate"/>
            </w:r>
            <w:r>
              <w:rPr>
                <w:webHidden/>
              </w:rPr>
              <w:t>5</w:t>
            </w:r>
            <w:r>
              <w:rPr>
                <w:webHidden/>
              </w:rPr>
              <w:fldChar w:fldCharType="end"/>
            </w:r>
          </w:hyperlink>
        </w:p>
        <w:p w14:paraId="7525CF13" w14:textId="629BEC07" w:rsidR="005831A9" w:rsidRDefault="005831A9">
          <w:pPr>
            <w:pStyle w:val="TOC1"/>
            <w:rPr>
              <w:rFonts w:asciiTheme="minorHAnsi" w:eastAsiaTheme="minorEastAsia" w:hAnsiTheme="minorHAnsi"/>
              <w:b w:val="0"/>
              <w:color w:val="auto"/>
              <w:kern w:val="2"/>
              <w:sz w:val="24"/>
              <w:szCs w:val="24"/>
              <w:lang w:eastAsia="en-AU"/>
              <w14:ligatures w14:val="standardContextual"/>
            </w:rPr>
          </w:pPr>
          <w:hyperlink w:anchor="_Toc200521429" w:history="1">
            <w:r w:rsidRPr="00406FD1">
              <w:rPr>
                <w:rStyle w:val="Hyperlink"/>
              </w:rPr>
              <w:t>5.</w:t>
            </w:r>
            <w:r>
              <w:rPr>
                <w:rFonts w:asciiTheme="minorHAnsi" w:eastAsiaTheme="minorEastAsia" w:hAnsiTheme="minorHAnsi"/>
                <w:b w:val="0"/>
                <w:color w:val="auto"/>
                <w:kern w:val="2"/>
                <w:sz w:val="24"/>
                <w:szCs w:val="24"/>
                <w:lang w:eastAsia="en-AU"/>
                <w14:ligatures w14:val="standardContextual"/>
              </w:rPr>
              <w:tab/>
            </w:r>
            <w:r w:rsidRPr="00406FD1">
              <w:rPr>
                <w:rStyle w:val="Hyperlink"/>
              </w:rPr>
              <w:t>Test Strategy</w:t>
            </w:r>
            <w:r>
              <w:rPr>
                <w:webHidden/>
              </w:rPr>
              <w:tab/>
            </w:r>
            <w:r>
              <w:rPr>
                <w:webHidden/>
              </w:rPr>
              <w:fldChar w:fldCharType="begin"/>
            </w:r>
            <w:r>
              <w:rPr>
                <w:webHidden/>
              </w:rPr>
              <w:instrText xml:space="preserve"> PAGEREF _Toc200521429 \h </w:instrText>
            </w:r>
            <w:r>
              <w:rPr>
                <w:webHidden/>
              </w:rPr>
            </w:r>
            <w:r>
              <w:rPr>
                <w:webHidden/>
              </w:rPr>
              <w:fldChar w:fldCharType="separate"/>
            </w:r>
            <w:r>
              <w:rPr>
                <w:webHidden/>
              </w:rPr>
              <w:t>6</w:t>
            </w:r>
            <w:r>
              <w:rPr>
                <w:webHidden/>
              </w:rPr>
              <w:fldChar w:fldCharType="end"/>
            </w:r>
          </w:hyperlink>
        </w:p>
        <w:p w14:paraId="468603CA" w14:textId="1827CFA9" w:rsidR="005831A9" w:rsidRDefault="005831A9">
          <w:pPr>
            <w:pStyle w:val="TOC2"/>
            <w:rPr>
              <w:rFonts w:eastAsiaTheme="minorEastAsia"/>
              <w:color w:val="auto"/>
              <w:kern w:val="2"/>
              <w:sz w:val="24"/>
              <w:szCs w:val="24"/>
              <w:lang w:eastAsia="en-AU"/>
              <w14:ligatures w14:val="standardContextual"/>
            </w:rPr>
          </w:pPr>
          <w:hyperlink w:anchor="_Toc200521430" w:history="1">
            <w:r w:rsidRPr="00406FD1">
              <w:rPr>
                <w:rStyle w:val="Hyperlink"/>
              </w:rPr>
              <w:t>5.1</w:t>
            </w:r>
            <w:r>
              <w:rPr>
                <w:rFonts w:eastAsiaTheme="minorEastAsia"/>
                <w:color w:val="auto"/>
                <w:kern w:val="2"/>
                <w:sz w:val="24"/>
                <w:szCs w:val="24"/>
                <w:lang w:eastAsia="en-AU"/>
                <w14:ligatures w14:val="standardContextual"/>
              </w:rPr>
              <w:tab/>
            </w:r>
            <w:r w:rsidRPr="00406FD1">
              <w:rPr>
                <w:rStyle w:val="Hyperlink"/>
              </w:rPr>
              <w:t>Test Environment</w:t>
            </w:r>
            <w:r>
              <w:rPr>
                <w:webHidden/>
              </w:rPr>
              <w:tab/>
            </w:r>
            <w:r>
              <w:rPr>
                <w:webHidden/>
              </w:rPr>
              <w:fldChar w:fldCharType="begin"/>
            </w:r>
            <w:r>
              <w:rPr>
                <w:webHidden/>
              </w:rPr>
              <w:instrText xml:space="preserve"> PAGEREF _Toc200521430 \h </w:instrText>
            </w:r>
            <w:r>
              <w:rPr>
                <w:webHidden/>
              </w:rPr>
            </w:r>
            <w:r>
              <w:rPr>
                <w:webHidden/>
              </w:rPr>
              <w:fldChar w:fldCharType="separate"/>
            </w:r>
            <w:r>
              <w:rPr>
                <w:webHidden/>
              </w:rPr>
              <w:t>6</w:t>
            </w:r>
            <w:r>
              <w:rPr>
                <w:webHidden/>
              </w:rPr>
              <w:fldChar w:fldCharType="end"/>
            </w:r>
          </w:hyperlink>
        </w:p>
        <w:p w14:paraId="1E4C27D7" w14:textId="0448040F" w:rsidR="005831A9" w:rsidRDefault="005831A9">
          <w:pPr>
            <w:pStyle w:val="TOC3"/>
            <w:tabs>
              <w:tab w:val="left" w:pos="1418"/>
            </w:tabs>
            <w:rPr>
              <w:rFonts w:eastAsiaTheme="minorEastAsia"/>
              <w:color w:val="auto"/>
              <w:kern w:val="2"/>
              <w:sz w:val="24"/>
              <w:szCs w:val="24"/>
              <w:lang w:eastAsia="en-AU"/>
              <w14:ligatures w14:val="standardContextual"/>
            </w:rPr>
          </w:pPr>
          <w:hyperlink w:anchor="_Toc200521431" w:history="1">
            <w:r w:rsidRPr="00406FD1">
              <w:rPr>
                <w:rStyle w:val="Hyperlink"/>
              </w:rPr>
              <w:t>5.1.1</w:t>
            </w:r>
            <w:r>
              <w:rPr>
                <w:rFonts w:eastAsiaTheme="minorEastAsia"/>
                <w:color w:val="auto"/>
                <w:kern w:val="2"/>
                <w:sz w:val="24"/>
                <w:szCs w:val="24"/>
                <w:lang w:eastAsia="en-AU"/>
                <w14:ligatures w14:val="standardContextual"/>
              </w:rPr>
              <w:tab/>
            </w:r>
            <w:r w:rsidRPr="00406FD1">
              <w:rPr>
                <w:rStyle w:val="Hyperlink"/>
              </w:rPr>
              <w:t>Physical Test Environment Architecture</w:t>
            </w:r>
            <w:r>
              <w:rPr>
                <w:webHidden/>
              </w:rPr>
              <w:tab/>
            </w:r>
            <w:r>
              <w:rPr>
                <w:webHidden/>
              </w:rPr>
              <w:fldChar w:fldCharType="begin"/>
            </w:r>
            <w:r>
              <w:rPr>
                <w:webHidden/>
              </w:rPr>
              <w:instrText xml:space="preserve"> PAGEREF _Toc200521431 \h </w:instrText>
            </w:r>
            <w:r>
              <w:rPr>
                <w:webHidden/>
              </w:rPr>
            </w:r>
            <w:r>
              <w:rPr>
                <w:webHidden/>
              </w:rPr>
              <w:fldChar w:fldCharType="separate"/>
            </w:r>
            <w:r>
              <w:rPr>
                <w:webHidden/>
              </w:rPr>
              <w:t>6</w:t>
            </w:r>
            <w:r>
              <w:rPr>
                <w:webHidden/>
              </w:rPr>
              <w:fldChar w:fldCharType="end"/>
            </w:r>
          </w:hyperlink>
        </w:p>
        <w:p w14:paraId="6AA11335" w14:textId="08B1F562" w:rsidR="005831A9" w:rsidRDefault="005831A9">
          <w:pPr>
            <w:pStyle w:val="TOC3"/>
            <w:tabs>
              <w:tab w:val="left" w:pos="1418"/>
            </w:tabs>
            <w:rPr>
              <w:rFonts w:eastAsiaTheme="minorEastAsia"/>
              <w:color w:val="auto"/>
              <w:kern w:val="2"/>
              <w:sz w:val="24"/>
              <w:szCs w:val="24"/>
              <w:lang w:eastAsia="en-AU"/>
              <w14:ligatures w14:val="standardContextual"/>
            </w:rPr>
          </w:pPr>
          <w:hyperlink w:anchor="_Toc200521432" w:history="1">
            <w:r w:rsidRPr="00406FD1">
              <w:rPr>
                <w:rStyle w:val="Hyperlink"/>
              </w:rPr>
              <w:t>5.1.2</w:t>
            </w:r>
            <w:r>
              <w:rPr>
                <w:rFonts w:eastAsiaTheme="minorEastAsia"/>
                <w:color w:val="auto"/>
                <w:kern w:val="2"/>
                <w:sz w:val="24"/>
                <w:szCs w:val="24"/>
                <w:lang w:eastAsia="en-AU"/>
                <w14:ligatures w14:val="standardContextual"/>
              </w:rPr>
              <w:tab/>
            </w:r>
            <w:r w:rsidRPr="00406FD1">
              <w:rPr>
                <w:rStyle w:val="Hyperlink"/>
              </w:rPr>
              <w:t>Test Data Requirements</w:t>
            </w:r>
            <w:r>
              <w:rPr>
                <w:webHidden/>
              </w:rPr>
              <w:tab/>
            </w:r>
            <w:r>
              <w:rPr>
                <w:webHidden/>
              </w:rPr>
              <w:fldChar w:fldCharType="begin"/>
            </w:r>
            <w:r>
              <w:rPr>
                <w:webHidden/>
              </w:rPr>
              <w:instrText xml:space="preserve"> PAGEREF _Toc200521432 \h </w:instrText>
            </w:r>
            <w:r>
              <w:rPr>
                <w:webHidden/>
              </w:rPr>
            </w:r>
            <w:r>
              <w:rPr>
                <w:webHidden/>
              </w:rPr>
              <w:fldChar w:fldCharType="separate"/>
            </w:r>
            <w:r>
              <w:rPr>
                <w:webHidden/>
              </w:rPr>
              <w:t>6</w:t>
            </w:r>
            <w:r>
              <w:rPr>
                <w:webHidden/>
              </w:rPr>
              <w:fldChar w:fldCharType="end"/>
            </w:r>
          </w:hyperlink>
        </w:p>
        <w:p w14:paraId="406AC99F" w14:textId="03C5E4A3" w:rsidR="005831A9" w:rsidRDefault="005831A9">
          <w:pPr>
            <w:pStyle w:val="TOC2"/>
            <w:rPr>
              <w:rFonts w:eastAsiaTheme="minorEastAsia"/>
              <w:color w:val="auto"/>
              <w:kern w:val="2"/>
              <w:sz w:val="24"/>
              <w:szCs w:val="24"/>
              <w:lang w:eastAsia="en-AU"/>
              <w14:ligatures w14:val="standardContextual"/>
            </w:rPr>
          </w:pPr>
          <w:hyperlink w:anchor="_Toc200521433" w:history="1">
            <w:r w:rsidRPr="00406FD1">
              <w:rPr>
                <w:rStyle w:val="Hyperlink"/>
              </w:rPr>
              <w:t>5.2</w:t>
            </w:r>
            <w:r>
              <w:rPr>
                <w:rFonts w:eastAsiaTheme="minorEastAsia"/>
                <w:color w:val="auto"/>
                <w:kern w:val="2"/>
                <w:sz w:val="24"/>
                <w:szCs w:val="24"/>
                <w:lang w:eastAsia="en-AU"/>
                <w14:ligatures w14:val="standardContextual"/>
              </w:rPr>
              <w:tab/>
            </w:r>
            <w:r w:rsidRPr="00406FD1">
              <w:rPr>
                <w:rStyle w:val="Hyperlink"/>
              </w:rPr>
              <w:t>Test Dependencies &amp; Assumptions</w:t>
            </w:r>
            <w:r>
              <w:rPr>
                <w:webHidden/>
              </w:rPr>
              <w:tab/>
            </w:r>
            <w:r>
              <w:rPr>
                <w:webHidden/>
              </w:rPr>
              <w:fldChar w:fldCharType="begin"/>
            </w:r>
            <w:r>
              <w:rPr>
                <w:webHidden/>
              </w:rPr>
              <w:instrText xml:space="preserve"> PAGEREF _Toc200521433 \h </w:instrText>
            </w:r>
            <w:r>
              <w:rPr>
                <w:webHidden/>
              </w:rPr>
            </w:r>
            <w:r>
              <w:rPr>
                <w:webHidden/>
              </w:rPr>
              <w:fldChar w:fldCharType="separate"/>
            </w:r>
            <w:r>
              <w:rPr>
                <w:webHidden/>
              </w:rPr>
              <w:t>6</w:t>
            </w:r>
            <w:r>
              <w:rPr>
                <w:webHidden/>
              </w:rPr>
              <w:fldChar w:fldCharType="end"/>
            </w:r>
          </w:hyperlink>
        </w:p>
        <w:p w14:paraId="5BC5ABC8" w14:textId="0312E864" w:rsidR="005831A9" w:rsidRDefault="005831A9">
          <w:pPr>
            <w:pStyle w:val="TOC2"/>
            <w:rPr>
              <w:rFonts w:eastAsiaTheme="minorEastAsia"/>
              <w:color w:val="auto"/>
              <w:kern w:val="2"/>
              <w:sz w:val="24"/>
              <w:szCs w:val="24"/>
              <w:lang w:eastAsia="en-AU"/>
              <w14:ligatures w14:val="standardContextual"/>
            </w:rPr>
          </w:pPr>
          <w:hyperlink w:anchor="_Toc200521434" w:history="1">
            <w:r w:rsidRPr="00406FD1">
              <w:rPr>
                <w:rStyle w:val="Hyperlink"/>
              </w:rPr>
              <w:t>5.3</w:t>
            </w:r>
            <w:r>
              <w:rPr>
                <w:rFonts w:eastAsiaTheme="minorEastAsia"/>
                <w:color w:val="auto"/>
                <w:kern w:val="2"/>
                <w:sz w:val="24"/>
                <w:szCs w:val="24"/>
                <w:lang w:eastAsia="en-AU"/>
                <w14:ligatures w14:val="standardContextual"/>
              </w:rPr>
              <w:tab/>
            </w:r>
            <w:r w:rsidRPr="00406FD1">
              <w:rPr>
                <w:rStyle w:val="Hyperlink"/>
              </w:rPr>
              <w:t>Risk Management</w:t>
            </w:r>
            <w:r>
              <w:rPr>
                <w:webHidden/>
              </w:rPr>
              <w:tab/>
            </w:r>
            <w:r>
              <w:rPr>
                <w:webHidden/>
              </w:rPr>
              <w:fldChar w:fldCharType="begin"/>
            </w:r>
            <w:r>
              <w:rPr>
                <w:webHidden/>
              </w:rPr>
              <w:instrText xml:space="preserve"> PAGEREF _Toc200521434 \h </w:instrText>
            </w:r>
            <w:r>
              <w:rPr>
                <w:webHidden/>
              </w:rPr>
            </w:r>
            <w:r>
              <w:rPr>
                <w:webHidden/>
              </w:rPr>
              <w:fldChar w:fldCharType="separate"/>
            </w:r>
            <w:r>
              <w:rPr>
                <w:webHidden/>
              </w:rPr>
              <w:t>6</w:t>
            </w:r>
            <w:r>
              <w:rPr>
                <w:webHidden/>
              </w:rPr>
              <w:fldChar w:fldCharType="end"/>
            </w:r>
          </w:hyperlink>
        </w:p>
        <w:p w14:paraId="495BFB63" w14:textId="5429BDC2" w:rsidR="005831A9" w:rsidRDefault="005831A9">
          <w:pPr>
            <w:pStyle w:val="TOC2"/>
            <w:rPr>
              <w:rFonts w:eastAsiaTheme="minorEastAsia"/>
              <w:color w:val="auto"/>
              <w:kern w:val="2"/>
              <w:sz w:val="24"/>
              <w:szCs w:val="24"/>
              <w:lang w:eastAsia="en-AU"/>
              <w14:ligatures w14:val="standardContextual"/>
            </w:rPr>
          </w:pPr>
          <w:hyperlink w:anchor="_Toc200521435" w:history="1">
            <w:r w:rsidRPr="00406FD1">
              <w:rPr>
                <w:rStyle w:val="Hyperlink"/>
              </w:rPr>
              <w:t>5.4</w:t>
            </w:r>
            <w:r>
              <w:rPr>
                <w:rFonts w:eastAsiaTheme="minorEastAsia"/>
                <w:color w:val="auto"/>
                <w:kern w:val="2"/>
                <w:sz w:val="24"/>
                <w:szCs w:val="24"/>
                <w:lang w:eastAsia="en-AU"/>
                <w14:ligatures w14:val="standardContextual"/>
              </w:rPr>
              <w:tab/>
            </w:r>
            <w:r w:rsidRPr="00406FD1">
              <w:rPr>
                <w:rStyle w:val="Hyperlink"/>
              </w:rPr>
              <w:t>IT DR Runsheet</w:t>
            </w:r>
            <w:r>
              <w:rPr>
                <w:webHidden/>
              </w:rPr>
              <w:tab/>
            </w:r>
            <w:r>
              <w:rPr>
                <w:webHidden/>
              </w:rPr>
              <w:fldChar w:fldCharType="begin"/>
            </w:r>
            <w:r>
              <w:rPr>
                <w:webHidden/>
              </w:rPr>
              <w:instrText xml:space="preserve"> PAGEREF _Toc200521435 \h </w:instrText>
            </w:r>
            <w:r>
              <w:rPr>
                <w:webHidden/>
              </w:rPr>
            </w:r>
            <w:r>
              <w:rPr>
                <w:webHidden/>
              </w:rPr>
              <w:fldChar w:fldCharType="separate"/>
            </w:r>
            <w:r>
              <w:rPr>
                <w:webHidden/>
              </w:rPr>
              <w:t>7</w:t>
            </w:r>
            <w:r>
              <w:rPr>
                <w:webHidden/>
              </w:rPr>
              <w:fldChar w:fldCharType="end"/>
            </w:r>
          </w:hyperlink>
        </w:p>
        <w:p w14:paraId="68C7D5BC" w14:textId="080D4660" w:rsidR="005831A9" w:rsidRDefault="005831A9">
          <w:pPr>
            <w:pStyle w:val="TOC1"/>
            <w:rPr>
              <w:rFonts w:asciiTheme="minorHAnsi" w:eastAsiaTheme="minorEastAsia" w:hAnsiTheme="minorHAnsi"/>
              <w:b w:val="0"/>
              <w:color w:val="auto"/>
              <w:kern w:val="2"/>
              <w:sz w:val="24"/>
              <w:szCs w:val="24"/>
              <w:lang w:eastAsia="en-AU"/>
              <w14:ligatures w14:val="standardContextual"/>
            </w:rPr>
          </w:pPr>
          <w:hyperlink w:anchor="_Toc200521436" w:history="1">
            <w:r w:rsidRPr="00406FD1">
              <w:rPr>
                <w:rStyle w:val="Hyperlink"/>
              </w:rPr>
              <w:t>6.</w:t>
            </w:r>
            <w:r>
              <w:rPr>
                <w:rFonts w:asciiTheme="minorHAnsi" w:eastAsiaTheme="minorEastAsia" w:hAnsiTheme="minorHAnsi"/>
                <w:b w:val="0"/>
                <w:color w:val="auto"/>
                <w:kern w:val="2"/>
                <w:sz w:val="24"/>
                <w:szCs w:val="24"/>
                <w:lang w:eastAsia="en-AU"/>
                <w14:ligatures w14:val="standardContextual"/>
              </w:rPr>
              <w:tab/>
            </w:r>
            <w:r w:rsidRPr="00406FD1">
              <w:rPr>
                <w:rStyle w:val="Hyperlink"/>
              </w:rPr>
              <w:t>Administration and Logistics</w:t>
            </w:r>
            <w:r>
              <w:rPr>
                <w:webHidden/>
              </w:rPr>
              <w:tab/>
            </w:r>
            <w:r>
              <w:rPr>
                <w:webHidden/>
              </w:rPr>
              <w:fldChar w:fldCharType="begin"/>
            </w:r>
            <w:r>
              <w:rPr>
                <w:webHidden/>
              </w:rPr>
              <w:instrText xml:space="preserve"> PAGEREF _Toc200521436 \h </w:instrText>
            </w:r>
            <w:r>
              <w:rPr>
                <w:webHidden/>
              </w:rPr>
            </w:r>
            <w:r>
              <w:rPr>
                <w:webHidden/>
              </w:rPr>
              <w:fldChar w:fldCharType="separate"/>
            </w:r>
            <w:r>
              <w:rPr>
                <w:webHidden/>
              </w:rPr>
              <w:t>7</w:t>
            </w:r>
            <w:r>
              <w:rPr>
                <w:webHidden/>
              </w:rPr>
              <w:fldChar w:fldCharType="end"/>
            </w:r>
          </w:hyperlink>
        </w:p>
        <w:p w14:paraId="555F8628" w14:textId="288EFB0C" w:rsidR="005831A9" w:rsidRDefault="005831A9">
          <w:pPr>
            <w:pStyle w:val="TOC2"/>
            <w:rPr>
              <w:rFonts w:eastAsiaTheme="minorEastAsia"/>
              <w:color w:val="auto"/>
              <w:kern w:val="2"/>
              <w:sz w:val="24"/>
              <w:szCs w:val="24"/>
              <w:lang w:eastAsia="en-AU"/>
              <w14:ligatures w14:val="standardContextual"/>
            </w:rPr>
          </w:pPr>
          <w:hyperlink w:anchor="_Toc200521437" w:history="1">
            <w:r w:rsidRPr="00406FD1">
              <w:rPr>
                <w:rStyle w:val="Hyperlink"/>
              </w:rPr>
              <w:t>6.1</w:t>
            </w:r>
            <w:r>
              <w:rPr>
                <w:rFonts w:eastAsiaTheme="minorEastAsia"/>
                <w:color w:val="auto"/>
                <w:kern w:val="2"/>
                <w:sz w:val="24"/>
                <w:szCs w:val="24"/>
                <w:lang w:eastAsia="en-AU"/>
                <w14:ligatures w14:val="standardContextual"/>
              </w:rPr>
              <w:tab/>
            </w:r>
            <w:r w:rsidRPr="00406FD1">
              <w:rPr>
                <w:rStyle w:val="Hyperlink"/>
              </w:rPr>
              <w:t>Test Team Responsibilities</w:t>
            </w:r>
            <w:r>
              <w:rPr>
                <w:webHidden/>
              </w:rPr>
              <w:tab/>
            </w:r>
            <w:r>
              <w:rPr>
                <w:webHidden/>
              </w:rPr>
              <w:fldChar w:fldCharType="begin"/>
            </w:r>
            <w:r>
              <w:rPr>
                <w:webHidden/>
              </w:rPr>
              <w:instrText xml:space="preserve"> PAGEREF _Toc200521437 \h </w:instrText>
            </w:r>
            <w:r>
              <w:rPr>
                <w:webHidden/>
              </w:rPr>
            </w:r>
            <w:r>
              <w:rPr>
                <w:webHidden/>
              </w:rPr>
              <w:fldChar w:fldCharType="separate"/>
            </w:r>
            <w:r>
              <w:rPr>
                <w:webHidden/>
              </w:rPr>
              <w:t>7</w:t>
            </w:r>
            <w:r>
              <w:rPr>
                <w:webHidden/>
              </w:rPr>
              <w:fldChar w:fldCharType="end"/>
            </w:r>
          </w:hyperlink>
        </w:p>
        <w:p w14:paraId="4CAA85D8" w14:textId="3C1ECE73" w:rsidR="005831A9" w:rsidRDefault="005831A9">
          <w:pPr>
            <w:pStyle w:val="TOC2"/>
            <w:rPr>
              <w:rFonts w:eastAsiaTheme="minorEastAsia"/>
              <w:color w:val="auto"/>
              <w:kern w:val="2"/>
              <w:sz w:val="24"/>
              <w:szCs w:val="24"/>
              <w:lang w:eastAsia="en-AU"/>
              <w14:ligatures w14:val="standardContextual"/>
            </w:rPr>
          </w:pPr>
          <w:hyperlink w:anchor="_Toc200521438" w:history="1">
            <w:r w:rsidRPr="00406FD1">
              <w:rPr>
                <w:rStyle w:val="Hyperlink"/>
              </w:rPr>
              <w:t>6.2</w:t>
            </w:r>
            <w:r>
              <w:rPr>
                <w:rFonts w:eastAsiaTheme="minorEastAsia"/>
                <w:color w:val="auto"/>
                <w:kern w:val="2"/>
                <w:sz w:val="24"/>
                <w:szCs w:val="24"/>
                <w:lang w:eastAsia="en-AU"/>
                <w14:ligatures w14:val="standardContextual"/>
              </w:rPr>
              <w:tab/>
            </w:r>
            <w:r w:rsidRPr="00406FD1">
              <w:rPr>
                <w:rStyle w:val="Hyperlink"/>
              </w:rPr>
              <w:t>Support Requirements</w:t>
            </w:r>
            <w:r>
              <w:rPr>
                <w:webHidden/>
              </w:rPr>
              <w:tab/>
            </w:r>
            <w:r>
              <w:rPr>
                <w:webHidden/>
              </w:rPr>
              <w:fldChar w:fldCharType="begin"/>
            </w:r>
            <w:r>
              <w:rPr>
                <w:webHidden/>
              </w:rPr>
              <w:instrText xml:space="preserve"> PAGEREF _Toc200521438 \h </w:instrText>
            </w:r>
            <w:r>
              <w:rPr>
                <w:webHidden/>
              </w:rPr>
            </w:r>
            <w:r>
              <w:rPr>
                <w:webHidden/>
              </w:rPr>
              <w:fldChar w:fldCharType="separate"/>
            </w:r>
            <w:r>
              <w:rPr>
                <w:webHidden/>
              </w:rPr>
              <w:t>7</w:t>
            </w:r>
            <w:r>
              <w:rPr>
                <w:webHidden/>
              </w:rPr>
              <w:fldChar w:fldCharType="end"/>
            </w:r>
          </w:hyperlink>
        </w:p>
        <w:p w14:paraId="44DD9D17" w14:textId="28F22088" w:rsidR="005831A9" w:rsidRDefault="005831A9">
          <w:pPr>
            <w:pStyle w:val="TOC2"/>
            <w:rPr>
              <w:rFonts w:eastAsiaTheme="minorEastAsia"/>
              <w:color w:val="auto"/>
              <w:kern w:val="2"/>
              <w:sz w:val="24"/>
              <w:szCs w:val="24"/>
              <w:lang w:eastAsia="en-AU"/>
              <w14:ligatures w14:val="standardContextual"/>
            </w:rPr>
          </w:pPr>
          <w:hyperlink w:anchor="_Toc200521439" w:history="1">
            <w:r w:rsidRPr="00406FD1">
              <w:rPr>
                <w:rStyle w:val="Hyperlink"/>
              </w:rPr>
              <w:t>6.3</w:t>
            </w:r>
            <w:r>
              <w:rPr>
                <w:rFonts w:eastAsiaTheme="minorEastAsia"/>
                <w:color w:val="auto"/>
                <w:kern w:val="2"/>
                <w:sz w:val="24"/>
                <w:szCs w:val="24"/>
                <w:lang w:eastAsia="en-AU"/>
                <w14:ligatures w14:val="standardContextual"/>
              </w:rPr>
              <w:tab/>
            </w:r>
            <w:r w:rsidRPr="00406FD1">
              <w:rPr>
                <w:rStyle w:val="Hyperlink"/>
              </w:rPr>
              <w:t>Change Procedure</w:t>
            </w:r>
            <w:r>
              <w:rPr>
                <w:webHidden/>
              </w:rPr>
              <w:tab/>
            </w:r>
            <w:r>
              <w:rPr>
                <w:webHidden/>
              </w:rPr>
              <w:fldChar w:fldCharType="begin"/>
            </w:r>
            <w:r>
              <w:rPr>
                <w:webHidden/>
              </w:rPr>
              <w:instrText xml:space="preserve"> PAGEREF _Toc200521439 \h </w:instrText>
            </w:r>
            <w:r>
              <w:rPr>
                <w:webHidden/>
              </w:rPr>
            </w:r>
            <w:r>
              <w:rPr>
                <w:webHidden/>
              </w:rPr>
              <w:fldChar w:fldCharType="separate"/>
            </w:r>
            <w:r>
              <w:rPr>
                <w:webHidden/>
              </w:rPr>
              <w:t>8</w:t>
            </w:r>
            <w:r>
              <w:rPr>
                <w:webHidden/>
              </w:rPr>
              <w:fldChar w:fldCharType="end"/>
            </w:r>
          </w:hyperlink>
        </w:p>
        <w:p w14:paraId="04E04B3C" w14:textId="29FB507B" w:rsidR="005831A9" w:rsidRDefault="005831A9">
          <w:pPr>
            <w:pStyle w:val="TOC2"/>
            <w:rPr>
              <w:rFonts w:eastAsiaTheme="minorEastAsia"/>
              <w:color w:val="auto"/>
              <w:kern w:val="2"/>
              <w:sz w:val="24"/>
              <w:szCs w:val="24"/>
              <w:lang w:eastAsia="en-AU"/>
              <w14:ligatures w14:val="standardContextual"/>
            </w:rPr>
          </w:pPr>
          <w:hyperlink w:anchor="_Toc200521440" w:history="1">
            <w:r w:rsidRPr="00406FD1">
              <w:rPr>
                <w:rStyle w:val="Hyperlink"/>
              </w:rPr>
              <w:t>6.4</w:t>
            </w:r>
            <w:r>
              <w:rPr>
                <w:rFonts w:eastAsiaTheme="minorEastAsia"/>
                <w:color w:val="auto"/>
                <w:kern w:val="2"/>
                <w:sz w:val="24"/>
                <w:szCs w:val="24"/>
                <w:lang w:eastAsia="en-AU"/>
                <w14:ligatures w14:val="standardContextual"/>
              </w:rPr>
              <w:tab/>
            </w:r>
            <w:r w:rsidRPr="00406FD1">
              <w:rPr>
                <w:rStyle w:val="Hyperlink"/>
              </w:rPr>
              <w:t>Reporting</w:t>
            </w:r>
            <w:r>
              <w:rPr>
                <w:webHidden/>
              </w:rPr>
              <w:tab/>
            </w:r>
            <w:r>
              <w:rPr>
                <w:webHidden/>
              </w:rPr>
              <w:fldChar w:fldCharType="begin"/>
            </w:r>
            <w:r>
              <w:rPr>
                <w:webHidden/>
              </w:rPr>
              <w:instrText xml:space="preserve"> PAGEREF _Toc200521440 \h </w:instrText>
            </w:r>
            <w:r>
              <w:rPr>
                <w:webHidden/>
              </w:rPr>
            </w:r>
            <w:r>
              <w:rPr>
                <w:webHidden/>
              </w:rPr>
              <w:fldChar w:fldCharType="separate"/>
            </w:r>
            <w:r>
              <w:rPr>
                <w:webHidden/>
              </w:rPr>
              <w:t>8</w:t>
            </w:r>
            <w:r>
              <w:rPr>
                <w:webHidden/>
              </w:rPr>
              <w:fldChar w:fldCharType="end"/>
            </w:r>
          </w:hyperlink>
        </w:p>
        <w:p w14:paraId="2BB2E20A" w14:textId="206EEAB0" w:rsidR="005831A9" w:rsidRDefault="005831A9">
          <w:pPr>
            <w:pStyle w:val="TOC2"/>
            <w:rPr>
              <w:rFonts w:eastAsiaTheme="minorEastAsia"/>
              <w:color w:val="auto"/>
              <w:kern w:val="2"/>
              <w:sz w:val="24"/>
              <w:szCs w:val="24"/>
              <w:lang w:eastAsia="en-AU"/>
              <w14:ligatures w14:val="standardContextual"/>
            </w:rPr>
          </w:pPr>
          <w:hyperlink w:anchor="_Toc200521441" w:history="1">
            <w:r w:rsidRPr="00406FD1">
              <w:rPr>
                <w:rStyle w:val="Hyperlink"/>
              </w:rPr>
              <w:t>6.5</w:t>
            </w:r>
            <w:r>
              <w:rPr>
                <w:rFonts w:eastAsiaTheme="minorEastAsia"/>
                <w:color w:val="auto"/>
                <w:kern w:val="2"/>
                <w:sz w:val="24"/>
                <w:szCs w:val="24"/>
                <w:lang w:eastAsia="en-AU"/>
                <w14:ligatures w14:val="standardContextual"/>
              </w:rPr>
              <w:tab/>
            </w:r>
            <w:r w:rsidRPr="00406FD1">
              <w:rPr>
                <w:rStyle w:val="Hyperlink"/>
              </w:rPr>
              <w:t>Links to Documentation</w:t>
            </w:r>
            <w:r>
              <w:rPr>
                <w:webHidden/>
              </w:rPr>
              <w:tab/>
            </w:r>
            <w:r>
              <w:rPr>
                <w:webHidden/>
              </w:rPr>
              <w:fldChar w:fldCharType="begin"/>
            </w:r>
            <w:r>
              <w:rPr>
                <w:webHidden/>
              </w:rPr>
              <w:instrText xml:space="preserve"> PAGEREF _Toc200521441 \h </w:instrText>
            </w:r>
            <w:r>
              <w:rPr>
                <w:webHidden/>
              </w:rPr>
            </w:r>
            <w:r>
              <w:rPr>
                <w:webHidden/>
              </w:rPr>
              <w:fldChar w:fldCharType="separate"/>
            </w:r>
            <w:r>
              <w:rPr>
                <w:webHidden/>
              </w:rPr>
              <w:t>9</w:t>
            </w:r>
            <w:r>
              <w:rPr>
                <w:webHidden/>
              </w:rPr>
              <w:fldChar w:fldCharType="end"/>
            </w:r>
          </w:hyperlink>
        </w:p>
        <w:p w14:paraId="089657AD" w14:textId="7C52831B" w:rsidR="005831A9" w:rsidRDefault="005831A9">
          <w:pPr>
            <w:pStyle w:val="TOC1"/>
            <w:rPr>
              <w:rFonts w:asciiTheme="minorHAnsi" w:eastAsiaTheme="minorEastAsia" w:hAnsiTheme="minorHAnsi"/>
              <w:b w:val="0"/>
              <w:color w:val="auto"/>
              <w:kern w:val="2"/>
              <w:sz w:val="24"/>
              <w:szCs w:val="24"/>
              <w:lang w:eastAsia="en-AU"/>
              <w14:ligatures w14:val="standardContextual"/>
            </w:rPr>
          </w:pPr>
          <w:hyperlink w:anchor="_Toc200521442" w:history="1">
            <w:r w:rsidRPr="00406FD1">
              <w:rPr>
                <w:rStyle w:val="Hyperlink"/>
              </w:rPr>
              <w:t>7.</w:t>
            </w:r>
            <w:r>
              <w:rPr>
                <w:rFonts w:asciiTheme="minorHAnsi" w:eastAsiaTheme="minorEastAsia" w:hAnsiTheme="minorHAnsi"/>
                <w:b w:val="0"/>
                <w:color w:val="auto"/>
                <w:kern w:val="2"/>
                <w:sz w:val="24"/>
                <w:szCs w:val="24"/>
                <w:lang w:eastAsia="en-AU"/>
                <w14:ligatures w14:val="standardContextual"/>
              </w:rPr>
              <w:tab/>
            </w:r>
            <w:r w:rsidRPr="00406FD1">
              <w:rPr>
                <w:rStyle w:val="Hyperlink"/>
              </w:rPr>
              <w:t xml:space="preserve">Document History </w:t>
            </w:r>
            <w:r>
              <w:rPr>
                <w:webHidden/>
              </w:rPr>
              <w:tab/>
            </w:r>
            <w:r>
              <w:rPr>
                <w:webHidden/>
              </w:rPr>
              <w:fldChar w:fldCharType="begin"/>
            </w:r>
            <w:r>
              <w:rPr>
                <w:webHidden/>
              </w:rPr>
              <w:instrText xml:space="preserve"> PAGEREF _Toc200521442 \h </w:instrText>
            </w:r>
            <w:r>
              <w:rPr>
                <w:webHidden/>
              </w:rPr>
            </w:r>
            <w:r>
              <w:rPr>
                <w:webHidden/>
              </w:rPr>
              <w:fldChar w:fldCharType="separate"/>
            </w:r>
            <w:r>
              <w:rPr>
                <w:webHidden/>
              </w:rPr>
              <w:t>9</w:t>
            </w:r>
            <w:r>
              <w:rPr>
                <w:webHidden/>
              </w:rPr>
              <w:fldChar w:fldCharType="end"/>
            </w:r>
          </w:hyperlink>
        </w:p>
        <w:p w14:paraId="6A05A809" w14:textId="0AAE4A9D" w:rsidR="00A454A6" w:rsidRDefault="00A454A6">
          <w:r>
            <w:rPr>
              <w:b/>
              <w:bCs/>
              <w:noProof/>
            </w:rPr>
            <w:fldChar w:fldCharType="end"/>
          </w:r>
        </w:p>
      </w:sdtContent>
    </w:sdt>
    <w:p w14:paraId="5A39BBE3" w14:textId="77777777" w:rsidR="00E131B3" w:rsidRPr="00EC5C83" w:rsidRDefault="00E131B3">
      <w:pPr>
        <w:rPr>
          <w:rFonts w:eastAsiaTheme="minorEastAsia"/>
        </w:rPr>
      </w:pPr>
      <w:bookmarkStart w:id="1" w:name="_AbbreviationsMarker"/>
      <w:bookmarkEnd w:id="0"/>
      <w:bookmarkEnd w:id="1"/>
      <w:r>
        <w:br w:type="page"/>
      </w:r>
    </w:p>
    <w:bookmarkStart w:id="2" w:name="_Toc200521421" w:displacedByCustomXml="next"/>
    <w:sdt>
      <w:sdtPr>
        <w:id w:val="236679301"/>
        <w:lock w:val="sdtContentLocked"/>
        <w:placeholder>
          <w:docPart w:val="5126C8DC05474D33AA86FC53EF4C9006"/>
        </w:placeholder>
        <w:showingPlcHdr/>
      </w:sdtPr>
      <w:sdtContent>
        <w:p w14:paraId="39EC13BE" w14:textId="77777777" w:rsidR="00190149" w:rsidRPr="00512EC9" w:rsidRDefault="00512EC9" w:rsidP="0089397F">
          <w:pPr>
            <w:pStyle w:val="Heading1"/>
          </w:pPr>
          <w:r w:rsidRPr="00512EC9">
            <w:t>Purpose</w:t>
          </w:r>
        </w:p>
      </w:sdtContent>
    </w:sdt>
    <w:bookmarkEnd w:id="2" w:displacedByCustomXml="prev"/>
    <w:p w14:paraId="0A12DDD9" w14:textId="77777777" w:rsidR="00313AC3" w:rsidRPr="00C4251D" w:rsidRDefault="00313AC3" w:rsidP="00313AC3">
      <w:pPr>
        <w:pStyle w:val="BodyText"/>
        <w:rPr>
          <w:rFonts w:ascii="Verdana" w:hAnsi="Verdana"/>
        </w:rPr>
      </w:pPr>
      <w:bookmarkStart w:id="3" w:name="_Toc519767701"/>
      <w:bookmarkStart w:id="4" w:name="_Toc512348205"/>
      <w:bookmarkStart w:id="5" w:name="_Toc511213798"/>
      <w:r w:rsidRPr="00C4251D">
        <w:rPr>
          <w:rFonts w:ascii="Verdana" w:hAnsi="Verdana"/>
        </w:rPr>
        <w:t xml:space="preserve">This document captures the Disaster Recovery Test Plan for the ongoing assurance of the Melbourne Water </w:t>
      </w:r>
      <w:r>
        <w:rPr>
          <w:rFonts w:ascii="Verdana" w:hAnsi="Verdana"/>
        </w:rPr>
        <w:t>Tier 1 and Tier 2 IT services</w:t>
      </w:r>
      <w:r w:rsidRPr="00C4251D">
        <w:rPr>
          <w:rFonts w:ascii="Verdana" w:hAnsi="Verdana"/>
        </w:rPr>
        <w:t>. Test Planning is critical to ensuring the successful outcome of testing activities. This document will provide answers to questions such as:</w:t>
      </w:r>
    </w:p>
    <w:p w14:paraId="6F2F91AF" w14:textId="77777777" w:rsidR="00313AC3" w:rsidRPr="00C4251D" w:rsidRDefault="00313AC3" w:rsidP="00313AC3">
      <w:pPr>
        <w:pStyle w:val="BodyText"/>
        <w:rPr>
          <w:rFonts w:ascii="Verdana" w:hAnsi="Verdana"/>
        </w:rPr>
      </w:pPr>
      <w:r w:rsidRPr="00C4251D">
        <w:rPr>
          <w:rFonts w:ascii="Verdana" w:hAnsi="Verdana"/>
        </w:rPr>
        <w:t>•</w:t>
      </w:r>
      <w:r w:rsidRPr="00C4251D">
        <w:rPr>
          <w:rFonts w:ascii="Verdana" w:hAnsi="Verdana"/>
        </w:rPr>
        <w:tab/>
        <w:t>What will be tested?</w:t>
      </w:r>
    </w:p>
    <w:p w14:paraId="0797E90A" w14:textId="77777777" w:rsidR="00313AC3" w:rsidRPr="00C4251D" w:rsidRDefault="00313AC3" w:rsidP="00313AC3">
      <w:pPr>
        <w:pStyle w:val="BodyText"/>
        <w:rPr>
          <w:rFonts w:ascii="Verdana" w:hAnsi="Verdana"/>
        </w:rPr>
      </w:pPr>
      <w:r w:rsidRPr="00C4251D">
        <w:rPr>
          <w:rFonts w:ascii="Verdana" w:hAnsi="Verdana"/>
        </w:rPr>
        <w:t>•</w:t>
      </w:r>
      <w:r w:rsidRPr="00C4251D">
        <w:rPr>
          <w:rFonts w:ascii="Verdana" w:hAnsi="Verdana"/>
        </w:rPr>
        <w:tab/>
        <w:t>Who will perform the testing?</w:t>
      </w:r>
    </w:p>
    <w:p w14:paraId="0051D02C" w14:textId="77777777" w:rsidR="00313AC3" w:rsidRPr="00C4251D" w:rsidRDefault="00313AC3" w:rsidP="00313AC3">
      <w:pPr>
        <w:pStyle w:val="BodyText"/>
        <w:rPr>
          <w:rFonts w:ascii="Verdana" w:hAnsi="Verdana"/>
        </w:rPr>
      </w:pPr>
      <w:r w:rsidRPr="00C4251D">
        <w:rPr>
          <w:rFonts w:ascii="Verdana" w:hAnsi="Verdana"/>
        </w:rPr>
        <w:t>•</w:t>
      </w:r>
      <w:r w:rsidRPr="00C4251D">
        <w:rPr>
          <w:rFonts w:ascii="Verdana" w:hAnsi="Verdana"/>
        </w:rPr>
        <w:tab/>
        <w:t>When will the testing be conducted?</w:t>
      </w:r>
    </w:p>
    <w:p w14:paraId="210D6755" w14:textId="77777777" w:rsidR="00313AC3" w:rsidRPr="00C4251D" w:rsidRDefault="00313AC3" w:rsidP="00313AC3">
      <w:pPr>
        <w:pStyle w:val="BodyText"/>
        <w:rPr>
          <w:rFonts w:ascii="Verdana" w:hAnsi="Verdana"/>
        </w:rPr>
      </w:pPr>
      <w:r w:rsidRPr="00C4251D">
        <w:rPr>
          <w:rFonts w:ascii="Verdana" w:hAnsi="Verdana"/>
        </w:rPr>
        <w:t>•</w:t>
      </w:r>
      <w:r w:rsidRPr="00C4251D">
        <w:rPr>
          <w:rFonts w:ascii="Verdana" w:hAnsi="Verdana"/>
        </w:rPr>
        <w:tab/>
        <w:t>How will the testing be performed?</w:t>
      </w:r>
    </w:p>
    <w:p w14:paraId="6BFC2258" w14:textId="77777777" w:rsidR="00313AC3" w:rsidRPr="00C4251D" w:rsidRDefault="00313AC3" w:rsidP="00313AC3">
      <w:pPr>
        <w:pStyle w:val="BodyText"/>
        <w:rPr>
          <w:rFonts w:ascii="Verdana" w:hAnsi="Verdana"/>
        </w:rPr>
      </w:pPr>
      <w:r w:rsidRPr="00C4251D">
        <w:rPr>
          <w:rFonts w:ascii="Verdana" w:hAnsi="Verdana"/>
        </w:rPr>
        <w:t>•</w:t>
      </w:r>
      <w:r w:rsidRPr="00C4251D">
        <w:rPr>
          <w:rFonts w:ascii="Verdana" w:hAnsi="Verdana"/>
        </w:rPr>
        <w:tab/>
        <w:t>How will we know when testing is complete?</w:t>
      </w:r>
    </w:p>
    <w:p w14:paraId="330E0D73" w14:textId="77777777" w:rsidR="00313AC3" w:rsidRDefault="00313AC3" w:rsidP="00313AC3">
      <w:pPr>
        <w:pStyle w:val="BodyText"/>
        <w:rPr>
          <w:rFonts w:ascii="Verdana" w:hAnsi="Verdana"/>
        </w:rPr>
      </w:pPr>
      <w:r w:rsidRPr="00C4251D">
        <w:rPr>
          <w:rFonts w:ascii="Verdana" w:hAnsi="Verdana"/>
        </w:rPr>
        <w:t>•</w:t>
      </w:r>
      <w:r w:rsidRPr="00C4251D">
        <w:rPr>
          <w:rFonts w:ascii="Verdana" w:hAnsi="Verdana"/>
        </w:rPr>
        <w:tab/>
        <w:t>What must be produced by the testing?</w:t>
      </w:r>
    </w:p>
    <w:p w14:paraId="41C8F396" w14:textId="77777777" w:rsidR="00313AC3" w:rsidRPr="00C4251D" w:rsidRDefault="00313AC3" w:rsidP="00313AC3">
      <w:pPr>
        <w:pStyle w:val="BodyText"/>
        <w:rPr>
          <w:rFonts w:ascii="Verdana" w:hAnsi="Verdana"/>
        </w:rPr>
      </w:pPr>
    </w:p>
    <w:tbl>
      <w:tblPr>
        <w:tblStyle w:val="TableGrid"/>
        <w:tblW w:w="0" w:type="auto"/>
        <w:tblLook w:val="04A0" w:firstRow="1" w:lastRow="0" w:firstColumn="1" w:lastColumn="0" w:noHBand="0" w:noVBand="1"/>
      </w:tblPr>
      <w:tblGrid>
        <w:gridCol w:w="9628"/>
      </w:tblGrid>
      <w:tr w:rsidR="00313AC3" w:rsidRPr="00C4251D" w14:paraId="199AA782" w14:textId="77777777" w:rsidTr="00784568">
        <w:trPr>
          <w:cnfStyle w:val="100000000000" w:firstRow="1" w:lastRow="0" w:firstColumn="0" w:lastColumn="0" w:oddVBand="0" w:evenVBand="0" w:oddHBand="0" w:evenHBand="0" w:firstRowFirstColumn="0" w:firstRowLastColumn="0" w:lastRowFirstColumn="0" w:lastRowLastColumn="0"/>
          <w:trHeight w:val="2691"/>
        </w:trPr>
        <w:tc>
          <w:tcPr>
            <w:tcW w:w="9628" w:type="dxa"/>
            <w:shd w:val="clear" w:color="auto" w:fill="00B0F0"/>
          </w:tcPr>
          <w:p w14:paraId="33C47FBB" w14:textId="77777777" w:rsidR="00313AC3" w:rsidRPr="00C4251D" w:rsidRDefault="00313AC3" w:rsidP="00784568">
            <w:pPr>
              <w:pStyle w:val="BodyText"/>
              <w:rPr>
                <w:rFonts w:ascii="Verdana" w:hAnsi="Verdana"/>
                <w:i/>
                <w:iCs/>
                <w:color w:val="FFFFFF" w:themeColor="background1"/>
              </w:rPr>
            </w:pPr>
            <w:r w:rsidRPr="00C4251D">
              <w:rPr>
                <w:rFonts w:ascii="Verdana" w:hAnsi="Verdana"/>
                <w:i/>
                <w:iCs/>
                <w:color w:val="FFFFFF" w:themeColor="background1"/>
              </w:rPr>
              <w:t>Control Objective:</w:t>
            </w:r>
          </w:p>
          <w:p w14:paraId="05104FC7" w14:textId="77777777" w:rsidR="00313AC3" w:rsidRPr="00C4251D" w:rsidRDefault="00313AC3" w:rsidP="00784568">
            <w:pPr>
              <w:pStyle w:val="BodyText"/>
              <w:rPr>
                <w:rFonts w:ascii="Verdana" w:hAnsi="Verdana"/>
                <w:i/>
                <w:iCs/>
                <w:color w:val="FFFFFF" w:themeColor="background1"/>
              </w:rPr>
            </w:pPr>
            <w:r w:rsidRPr="00C4251D">
              <w:rPr>
                <w:rFonts w:ascii="Verdana" w:hAnsi="Verdana"/>
                <w:i/>
                <w:iCs/>
                <w:color w:val="FFFFFF" w:themeColor="background1"/>
              </w:rPr>
              <w:t>a. Test the contingency plan for the system according to the activity schedule using the following testing approach to determine the effectiveness of the plan and the readiness to execute the plan: as per test types. </w:t>
            </w:r>
          </w:p>
          <w:p w14:paraId="632C8691" w14:textId="77777777" w:rsidR="00313AC3" w:rsidRPr="00C4251D" w:rsidRDefault="00313AC3" w:rsidP="00784568">
            <w:pPr>
              <w:pStyle w:val="BodyText"/>
              <w:rPr>
                <w:rFonts w:ascii="Verdana" w:hAnsi="Verdana"/>
                <w:i/>
                <w:iCs/>
                <w:color w:val="FFFFFF" w:themeColor="background1"/>
              </w:rPr>
            </w:pPr>
            <w:r w:rsidRPr="00C4251D">
              <w:rPr>
                <w:rFonts w:ascii="Verdana" w:hAnsi="Verdana"/>
                <w:i/>
                <w:iCs/>
                <w:color w:val="FFFFFF" w:themeColor="background1"/>
              </w:rPr>
              <w:t>b. Review the contingency plan test results; and </w:t>
            </w:r>
          </w:p>
          <w:p w14:paraId="23CB13D6" w14:textId="77777777" w:rsidR="00313AC3" w:rsidRPr="00C4251D" w:rsidRDefault="00313AC3" w:rsidP="00784568">
            <w:pPr>
              <w:pStyle w:val="BodyText"/>
              <w:tabs>
                <w:tab w:val="left" w:pos="6000"/>
              </w:tabs>
              <w:rPr>
                <w:rFonts w:ascii="Verdana" w:hAnsi="Verdana"/>
                <w:i/>
                <w:iCs/>
                <w:color w:val="FFFFFF" w:themeColor="background1"/>
              </w:rPr>
            </w:pPr>
            <w:r w:rsidRPr="00C4251D">
              <w:rPr>
                <w:rFonts w:ascii="Verdana" w:hAnsi="Verdana"/>
                <w:i/>
                <w:iCs/>
                <w:color w:val="FFFFFF" w:themeColor="background1"/>
              </w:rPr>
              <w:t>c. Initiate corrective actions, if needed. </w:t>
            </w:r>
            <w:r>
              <w:rPr>
                <w:rFonts w:ascii="Verdana" w:hAnsi="Verdana"/>
                <w:i/>
                <w:iCs/>
                <w:color w:val="FFFFFF" w:themeColor="background1"/>
              </w:rPr>
              <w:tab/>
            </w:r>
          </w:p>
          <w:p w14:paraId="1C530FF0" w14:textId="77777777" w:rsidR="00313AC3" w:rsidRPr="00C4251D" w:rsidRDefault="00313AC3" w:rsidP="00784568">
            <w:pPr>
              <w:pStyle w:val="BodyText"/>
              <w:rPr>
                <w:rFonts w:ascii="Verdana" w:hAnsi="Verdana"/>
                <w:color w:val="FFFFFF" w:themeColor="background1"/>
              </w:rPr>
            </w:pPr>
            <w:r w:rsidRPr="00C4251D">
              <w:rPr>
                <w:rFonts w:ascii="Verdana" w:hAnsi="Verdana"/>
                <w:color w:val="FFFFFF" w:themeColor="background1"/>
              </w:rPr>
              <w:t>NIST800.53r5 control CP-4</w:t>
            </w:r>
          </w:p>
        </w:tc>
      </w:tr>
    </w:tbl>
    <w:p w14:paraId="73C356E4" w14:textId="77777777" w:rsidR="00313AC3" w:rsidRPr="00C4251D" w:rsidRDefault="00313AC3" w:rsidP="00313AC3">
      <w:pPr>
        <w:pStyle w:val="Heading1"/>
        <w:rPr>
          <w:lang w:val="en-US"/>
        </w:rPr>
      </w:pPr>
      <w:bookmarkStart w:id="6" w:name="_Toc166500283"/>
      <w:bookmarkStart w:id="7" w:name="_Toc200521422"/>
      <w:r w:rsidRPr="00C4251D">
        <w:rPr>
          <w:lang w:val="en-US"/>
        </w:rPr>
        <w:t>Testing Overview</w:t>
      </w:r>
      <w:bookmarkEnd w:id="6"/>
      <w:bookmarkEnd w:id="7"/>
      <w:r w:rsidRPr="00C4251D">
        <w:rPr>
          <w:lang w:val="en-US"/>
        </w:rPr>
        <w:t xml:space="preserve"> </w:t>
      </w:r>
    </w:p>
    <w:p w14:paraId="7D71B66E" w14:textId="4180C5C4" w:rsidR="00313AC3" w:rsidRPr="00313AC3" w:rsidRDefault="00313AC3" w:rsidP="00313AC3">
      <w:pPr>
        <w:pStyle w:val="Heading2"/>
      </w:pPr>
      <w:bookmarkStart w:id="8" w:name="_Toc166057887"/>
      <w:bookmarkStart w:id="9" w:name="_Toc166500284"/>
      <w:bookmarkStart w:id="10" w:name="_Toc200521423"/>
      <w:bookmarkStart w:id="11" w:name="_Toc511631812"/>
      <w:r>
        <w:t>Test Objectives</w:t>
      </w:r>
      <w:bookmarkEnd w:id="8"/>
      <w:bookmarkEnd w:id="9"/>
      <w:bookmarkEnd w:id="10"/>
      <w:r>
        <w:t xml:space="preserve"> </w:t>
      </w:r>
      <w:bookmarkEnd w:id="11"/>
    </w:p>
    <w:p w14:paraId="4D375E21" w14:textId="77777777" w:rsidR="00313AC3" w:rsidRPr="00C4251D" w:rsidRDefault="00313AC3" w:rsidP="00313AC3">
      <w:pPr>
        <w:pStyle w:val="BodyText"/>
        <w:jc w:val="both"/>
        <w:rPr>
          <w:rFonts w:ascii="Verdana" w:hAnsi="Verdana"/>
          <w:noProof/>
        </w:rPr>
      </w:pPr>
      <w:r w:rsidRPr="00C4251D">
        <w:rPr>
          <w:rFonts w:ascii="Verdana" w:hAnsi="Verdana"/>
        </w:rPr>
        <w:t xml:space="preserve">The main objectives of this document is to outline the </w:t>
      </w:r>
      <w:r>
        <w:rPr>
          <w:rFonts w:ascii="Verdana" w:hAnsi="Verdana"/>
          <w:noProof/>
        </w:rPr>
        <w:t>DR</w:t>
      </w:r>
      <w:r w:rsidRPr="00C4251D">
        <w:rPr>
          <w:rFonts w:ascii="Verdana" w:hAnsi="Verdana"/>
          <w:noProof/>
        </w:rPr>
        <w:t xml:space="preserve"> </w:t>
      </w:r>
      <w:r>
        <w:rPr>
          <w:rFonts w:ascii="Verdana" w:hAnsi="Verdana"/>
          <w:noProof/>
        </w:rPr>
        <w:t>approach and scope</w:t>
      </w:r>
      <w:r w:rsidRPr="00C4251D">
        <w:rPr>
          <w:rFonts w:ascii="Verdana" w:hAnsi="Verdana"/>
          <w:noProof/>
        </w:rPr>
        <w:t xml:space="preserve"> per </w:t>
      </w:r>
      <w:r>
        <w:rPr>
          <w:rFonts w:ascii="Verdana" w:hAnsi="Verdana"/>
          <w:noProof/>
        </w:rPr>
        <w:t>IT service</w:t>
      </w:r>
      <w:r w:rsidRPr="00C4251D">
        <w:rPr>
          <w:rFonts w:ascii="Verdana" w:hAnsi="Verdana"/>
          <w:noProof/>
        </w:rPr>
        <w:t xml:space="preserve">. To do so, Testing </w:t>
      </w:r>
      <w:r w:rsidRPr="00C4251D">
        <w:rPr>
          <w:rFonts w:ascii="Verdana" w:hAnsi="Verdana"/>
        </w:rPr>
        <w:t>Schedule</w:t>
      </w:r>
      <w:r w:rsidRPr="00C4251D">
        <w:rPr>
          <w:rFonts w:ascii="Verdana" w:hAnsi="Verdana"/>
          <w:noProof/>
        </w:rPr>
        <w:t xml:space="preserve">, confirmtion that the Disaster Recovery Plan is current as well as </w:t>
      </w:r>
      <w:r w:rsidRPr="00C4251D">
        <w:rPr>
          <w:rFonts w:ascii="Verdana" w:hAnsi="Verdana"/>
        </w:rPr>
        <w:t>achievability of the Recovery Point and Recovery Time Objectives will be understood prior to testing.</w:t>
      </w:r>
    </w:p>
    <w:p w14:paraId="5CFD7B25" w14:textId="102A7621" w:rsidR="00313AC3" w:rsidRDefault="00313AC3" w:rsidP="00313AC3">
      <w:pPr>
        <w:pStyle w:val="BodyText"/>
        <w:jc w:val="both"/>
        <w:rPr>
          <w:rFonts w:ascii="Verdana" w:hAnsi="Verdana"/>
        </w:rPr>
      </w:pPr>
      <w:r w:rsidRPr="00C4251D">
        <w:rPr>
          <w:rFonts w:ascii="Verdana" w:hAnsi="Verdana"/>
          <w:noProof/>
        </w:rPr>
        <w:t xml:space="preserve">The current  Disaster Recovery Plan for </w:t>
      </w:r>
      <w:r w:rsidR="00735149" w:rsidRPr="00735149">
        <w:rPr>
          <w:rFonts w:ascii="Verdana" w:hAnsi="Verdana"/>
          <w:noProof/>
          <w:color w:val="auto"/>
        </w:rPr>
        <w:t>AIS Services</w:t>
      </w:r>
      <w:r w:rsidRPr="00735149">
        <w:rPr>
          <w:rFonts w:ascii="Verdana" w:hAnsi="Verdana"/>
          <w:noProof/>
          <w:color w:val="auto"/>
        </w:rPr>
        <w:t xml:space="preserve"> </w:t>
      </w:r>
      <w:r w:rsidRPr="00C4251D">
        <w:rPr>
          <w:rFonts w:ascii="Verdana" w:hAnsi="Verdana"/>
          <w:noProof/>
        </w:rPr>
        <w:t xml:space="preserve">can be found here: </w:t>
      </w:r>
      <w:r w:rsidRPr="00C4251D">
        <w:rPr>
          <w:rFonts w:ascii="Verdana" w:hAnsi="Verdana"/>
        </w:rPr>
        <w:t xml:space="preserve"> </w:t>
      </w:r>
    </w:p>
    <w:p w14:paraId="5E0C9CF7" w14:textId="43076526" w:rsidR="001D6387" w:rsidRDefault="001D6387" w:rsidP="00313AC3">
      <w:pPr>
        <w:jc w:val="both"/>
      </w:pPr>
      <w:hyperlink r:id="rId19" w:history="1">
        <w:r w:rsidRPr="001D6387">
          <w:rPr>
            <w:rStyle w:val="Hyperlink"/>
          </w:rPr>
          <w:t>EMRG PLA Disaster Recovery - Azure Integration Services</w:t>
        </w:r>
      </w:hyperlink>
    </w:p>
    <w:p w14:paraId="519B5E11" w14:textId="77777777" w:rsidR="001D6387" w:rsidRDefault="001D6387" w:rsidP="00313AC3">
      <w:pPr>
        <w:jc w:val="both"/>
      </w:pPr>
    </w:p>
    <w:p w14:paraId="039DD3BE" w14:textId="202BF67A" w:rsidR="00313AC3" w:rsidRPr="00C4251D" w:rsidRDefault="00313AC3" w:rsidP="00313AC3">
      <w:pPr>
        <w:jc w:val="both"/>
        <w:rPr>
          <w:rFonts w:ascii="Verdana" w:hAnsi="Verdana"/>
        </w:rPr>
      </w:pPr>
      <w:r w:rsidRPr="00C4251D">
        <w:rPr>
          <w:rFonts w:ascii="Verdana" w:hAnsi="Verdana"/>
        </w:rPr>
        <w:t>The objectives of the test are to:</w:t>
      </w:r>
    </w:p>
    <w:p w14:paraId="4918EF30" w14:textId="1A3DD1FA" w:rsidR="00313AC3" w:rsidRPr="00C4251D" w:rsidRDefault="00313AC3" w:rsidP="00313AC3">
      <w:pPr>
        <w:numPr>
          <w:ilvl w:val="0"/>
          <w:numId w:val="30"/>
        </w:numPr>
        <w:spacing w:before="120" w:after="120" w:line="300" w:lineRule="atLeast"/>
        <w:jc w:val="both"/>
        <w:rPr>
          <w:rFonts w:ascii="Verdana" w:hAnsi="Verdana"/>
        </w:rPr>
      </w:pPr>
      <w:r w:rsidRPr="00C4251D">
        <w:rPr>
          <w:rFonts w:ascii="Verdana" w:hAnsi="Verdana"/>
        </w:rPr>
        <w:t>Verify that in the event of a loss of the</w:t>
      </w:r>
      <w:r>
        <w:rPr>
          <w:rFonts w:ascii="Verdana" w:hAnsi="Verdana"/>
        </w:rPr>
        <w:t xml:space="preserve"> </w:t>
      </w:r>
      <w:r w:rsidR="00735149" w:rsidRPr="00735149">
        <w:rPr>
          <w:rFonts w:ascii="Verdana" w:hAnsi="Verdana"/>
          <w:noProof/>
          <w:color w:val="auto"/>
        </w:rPr>
        <w:t xml:space="preserve">AIS Services </w:t>
      </w:r>
      <w:r>
        <w:rPr>
          <w:rFonts w:ascii="Verdana" w:hAnsi="Verdana"/>
        </w:rPr>
        <w:t>the disaster recovery plan</w:t>
      </w:r>
      <w:r w:rsidRPr="00C4251D">
        <w:rPr>
          <w:rFonts w:ascii="Verdana" w:hAnsi="Verdana"/>
        </w:rPr>
        <w:t xml:space="preserve"> contain</w:t>
      </w:r>
      <w:r>
        <w:rPr>
          <w:rFonts w:ascii="Verdana" w:hAnsi="Verdana"/>
        </w:rPr>
        <w:t>s</w:t>
      </w:r>
      <w:r w:rsidRPr="00C4251D">
        <w:rPr>
          <w:rFonts w:ascii="Verdana" w:hAnsi="Verdana"/>
        </w:rPr>
        <w:t xml:space="preserve"> accurate and necessary information and </w:t>
      </w:r>
      <w:r>
        <w:rPr>
          <w:rFonts w:ascii="Verdana" w:hAnsi="Verdana"/>
        </w:rPr>
        <w:t>the required tasks</w:t>
      </w:r>
      <w:r w:rsidRPr="00C4251D">
        <w:rPr>
          <w:rFonts w:ascii="Verdana" w:hAnsi="Verdana"/>
        </w:rPr>
        <w:t xml:space="preserve"> to recover the system at an alternative location;</w:t>
      </w:r>
    </w:p>
    <w:p w14:paraId="0E5C071B" w14:textId="2022FD0D" w:rsidR="00313AC3" w:rsidRPr="00C4251D" w:rsidRDefault="00313AC3" w:rsidP="00313AC3">
      <w:pPr>
        <w:numPr>
          <w:ilvl w:val="0"/>
          <w:numId w:val="30"/>
        </w:numPr>
        <w:spacing w:before="120" w:after="120" w:line="300" w:lineRule="atLeast"/>
        <w:jc w:val="both"/>
        <w:rPr>
          <w:rFonts w:ascii="Verdana" w:hAnsi="Verdana"/>
        </w:rPr>
      </w:pPr>
      <w:r w:rsidRPr="00C4251D">
        <w:rPr>
          <w:rFonts w:ascii="Verdana" w:hAnsi="Verdana"/>
        </w:rPr>
        <w:t xml:space="preserve">Confirm that the recovered </w:t>
      </w:r>
      <w:r w:rsidR="005C6B78" w:rsidRPr="00735149">
        <w:rPr>
          <w:rFonts w:ascii="Verdana" w:hAnsi="Verdana"/>
          <w:noProof/>
          <w:color w:val="auto"/>
        </w:rPr>
        <w:t xml:space="preserve">AIS Services </w:t>
      </w:r>
      <w:r w:rsidRPr="00C4251D">
        <w:rPr>
          <w:rFonts w:ascii="Verdana" w:hAnsi="Verdana"/>
        </w:rPr>
        <w:t xml:space="preserve">can be </w:t>
      </w:r>
      <w:r w:rsidRPr="00C52A68">
        <w:rPr>
          <w:rFonts w:ascii="Verdana" w:hAnsi="Verdana"/>
        </w:rPr>
        <w:t xml:space="preserve">restored to </w:t>
      </w:r>
      <w:r>
        <w:rPr>
          <w:rFonts w:ascii="Verdana" w:hAnsi="Verdana"/>
        </w:rPr>
        <w:t>a business accepted</w:t>
      </w:r>
      <w:r w:rsidRPr="00C52A68">
        <w:rPr>
          <w:rFonts w:ascii="Verdana" w:hAnsi="Verdana"/>
        </w:rPr>
        <w:t xml:space="preserve"> state</w:t>
      </w:r>
      <w:r w:rsidRPr="00C52A68">
        <w:rPr>
          <w:rFonts w:ascii="Verdana" w:hAnsi="Verdana"/>
          <w:noProof/>
        </w:rPr>
        <w:t>;</w:t>
      </w:r>
    </w:p>
    <w:p w14:paraId="5C8B8538" w14:textId="77777777" w:rsidR="00313AC3" w:rsidRPr="00C4251D" w:rsidRDefault="00313AC3" w:rsidP="00313AC3">
      <w:pPr>
        <w:numPr>
          <w:ilvl w:val="0"/>
          <w:numId w:val="30"/>
        </w:numPr>
        <w:spacing w:before="120" w:after="120" w:line="300" w:lineRule="atLeast"/>
        <w:jc w:val="both"/>
        <w:rPr>
          <w:rFonts w:ascii="Verdana" w:hAnsi="Verdana"/>
        </w:rPr>
      </w:pPr>
      <w:r w:rsidRPr="00C4251D">
        <w:rPr>
          <w:rFonts w:ascii="Verdana" w:hAnsi="Verdana"/>
        </w:rPr>
        <w:lastRenderedPageBreak/>
        <w:t>Check that the Disaster Recovery procedure is well understood and known by all necessary personnel.</w:t>
      </w:r>
    </w:p>
    <w:p w14:paraId="1679A745" w14:textId="77777777" w:rsidR="00313AC3" w:rsidRPr="00C4251D" w:rsidRDefault="00313AC3" w:rsidP="00313AC3">
      <w:pPr>
        <w:numPr>
          <w:ilvl w:val="0"/>
          <w:numId w:val="30"/>
        </w:numPr>
        <w:spacing w:before="120" w:after="120" w:line="300" w:lineRule="atLeast"/>
        <w:jc w:val="both"/>
        <w:rPr>
          <w:rFonts w:ascii="Verdana" w:hAnsi="Verdana"/>
        </w:rPr>
      </w:pPr>
      <w:r w:rsidRPr="00C4251D">
        <w:rPr>
          <w:rFonts w:ascii="Verdana" w:hAnsi="Verdana"/>
        </w:rPr>
        <w:t>Check that all necessary resources are available to complete the recovery processes within the Recovery Time Objective.</w:t>
      </w:r>
    </w:p>
    <w:p w14:paraId="5C6EC205" w14:textId="77777777" w:rsidR="00313AC3" w:rsidRPr="00C4251D" w:rsidRDefault="00313AC3" w:rsidP="00313AC3">
      <w:pPr>
        <w:numPr>
          <w:ilvl w:val="0"/>
          <w:numId w:val="30"/>
        </w:numPr>
        <w:spacing w:before="120" w:after="120" w:line="300" w:lineRule="atLeast"/>
        <w:jc w:val="both"/>
        <w:rPr>
          <w:rFonts w:ascii="Verdana" w:hAnsi="Verdana"/>
        </w:rPr>
      </w:pPr>
      <w:r w:rsidRPr="00C4251D">
        <w:rPr>
          <w:rFonts w:ascii="Verdana" w:hAnsi="Verdana"/>
        </w:rPr>
        <w:t>Validate roles, contact details and assignment of tasks;</w:t>
      </w:r>
    </w:p>
    <w:p w14:paraId="1DF85FE1" w14:textId="77777777" w:rsidR="00313AC3" w:rsidRPr="00C4251D" w:rsidRDefault="00313AC3" w:rsidP="00313AC3">
      <w:pPr>
        <w:numPr>
          <w:ilvl w:val="0"/>
          <w:numId w:val="30"/>
        </w:numPr>
        <w:spacing w:before="120" w:after="120" w:line="300" w:lineRule="atLeast"/>
        <w:jc w:val="both"/>
        <w:rPr>
          <w:rFonts w:ascii="Verdana" w:hAnsi="Verdana"/>
        </w:rPr>
      </w:pPr>
      <w:r w:rsidRPr="00C4251D">
        <w:rPr>
          <w:rFonts w:ascii="Verdana" w:hAnsi="Verdana"/>
        </w:rPr>
        <w:t>Validate the plan’s recovery certificate; and</w:t>
      </w:r>
    </w:p>
    <w:p w14:paraId="6B1FA720" w14:textId="77777777" w:rsidR="00313AC3" w:rsidRPr="00C4251D" w:rsidRDefault="00313AC3" w:rsidP="00313AC3">
      <w:pPr>
        <w:numPr>
          <w:ilvl w:val="0"/>
          <w:numId w:val="30"/>
        </w:numPr>
        <w:spacing w:before="120" w:after="120" w:line="300" w:lineRule="atLeast"/>
        <w:jc w:val="both"/>
        <w:rPr>
          <w:rFonts w:ascii="Verdana" w:hAnsi="Verdana"/>
        </w:rPr>
      </w:pPr>
      <w:r w:rsidRPr="00C4251D">
        <w:rPr>
          <w:rFonts w:ascii="Verdana" w:hAnsi="Verdana"/>
        </w:rPr>
        <w:t>Identify any issues with the recovery process and plans, and if necessary, recommend actions to resolve issues.</w:t>
      </w:r>
    </w:p>
    <w:p w14:paraId="72A3D3EC" w14:textId="77777777" w:rsidR="00313AC3" w:rsidRPr="00C4251D" w:rsidRDefault="00313AC3" w:rsidP="00313AC3">
      <w:pPr>
        <w:pStyle w:val="BodyText"/>
        <w:jc w:val="both"/>
        <w:rPr>
          <w:rFonts w:ascii="Verdana" w:hAnsi="Verdana"/>
        </w:rPr>
      </w:pPr>
    </w:p>
    <w:p w14:paraId="392A1CBC" w14:textId="042FBA03" w:rsidR="00313AC3" w:rsidRPr="00313AC3" w:rsidRDefault="00313AC3" w:rsidP="00313AC3">
      <w:pPr>
        <w:pStyle w:val="Heading2"/>
      </w:pPr>
      <w:bookmarkStart w:id="12" w:name="_Toc166054578"/>
      <w:bookmarkStart w:id="13" w:name="_Toc166500285"/>
      <w:bookmarkStart w:id="14" w:name="_Toc200521424"/>
      <w:r>
        <w:t>System Architecture</w:t>
      </w:r>
      <w:bookmarkEnd w:id="12"/>
      <w:bookmarkEnd w:id="13"/>
      <w:bookmarkEnd w:id="14"/>
    </w:p>
    <w:p w14:paraId="4F9DB432" w14:textId="21E266ED" w:rsidR="00313AC3" w:rsidRDefault="00313AC3" w:rsidP="00313AC3">
      <w:pPr>
        <w:pStyle w:val="BodyText"/>
        <w:jc w:val="both"/>
        <w:rPr>
          <w:rFonts w:ascii="Verdana" w:hAnsi="Verdana"/>
        </w:rPr>
      </w:pPr>
      <w:r w:rsidRPr="005A586C">
        <w:rPr>
          <w:rFonts w:ascii="Verdana" w:hAnsi="Verdana"/>
        </w:rPr>
        <w:t xml:space="preserve">The </w:t>
      </w:r>
      <w:r w:rsidR="00C22E4D" w:rsidRPr="005A586C">
        <w:rPr>
          <w:rFonts w:ascii="Verdana" w:hAnsi="Verdana"/>
        </w:rPr>
        <w:t>System Architecture</w:t>
      </w:r>
      <w:r w:rsidRPr="005A586C">
        <w:rPr>
          <w:rFonts w:ascii="Verdana" w:hAnsi="Verdana"/>
        </w:rPr>
        <w:t xml:space="preserve"> diagram detail</w:t>
      </w:r>
      <w:r w:rsidR="00C22E4D" w:rsidRPr="005A586C">
        <w:rPr>
          <w:rFonts w:ascii="Verdana" w:hAnsi="Verdana"/>
        </w:rPr>
        <w:t>ing</w:t>
      </w:r>
      <w:r w:rsidRPr="005A586C">
        <w:rPr>
          <w:rFonts w:ascii="Verdana" w:hAnsi="Verdana"/>
        </w:rPr>
        <w:t xml:space="preserve"> the production</w:t>
      </w:r>
      <w:r w:rsidR="00C22E4D" w:rsidRPr="005A586C">
        <w:rPr>
          <w:rFonts w:ascii="Verdana" w:hAnsi="Verdana"/>
        </w:rPr>
        <w:t xml:space="preserve"> and test</w:t>
      </w:r>
      <w:r w:rsidRPr="005A586C">
        <w:rPr>
          <w:rFonts w:ascii="Verdana" w:hAnsi="Verdana"/>
        </w:rPr>
        <w:t xml:space="preserve"> </w:t>
      </w:r>
      <w:r w:rsidR="00C22E4D" w:rsidRPr="005A586C">
        <w:rPr>
          <w:rFonts w:ascii="Verdana" w:hAnsi="Verdana"/>
        </w:rPr>
        <w:t>environment</w:t>
      </w:r>
      <w:r w:rsidRPr="005A586C">
        <w:rPr>
          <w:rFonts w:ascii="Verdana" w:hAnsi="Verdana"/>
        </w:rPr>
        <w:t xml:space="preserve"> for this </w:t>
      </w:r>
      <w:r w:rsidR="00C22E4D" w:rsidRPr="005A586C">
        <w:rPr>
          <w:rFonts w:ascii="Verdana" w:hAnsi="Verdana"/>
        </w:rPr>
        <w:t xml:space="preserve">IT service can be referenced in the </w:t>
      </w:r>
      <w:r w:rsidR="001E387A" w:rsidRPr="00735149">
        <w:rPr>
          <w:rFonts w:ascii="Verdana" w:hAnsi="Verdana"/>
          <w:noProof/>
          <w:color w:val="auto"/>
        </w:rPr>
        <w:t xml:space="preserve">AIS Services </w:t>
      </w:r>
      <w:r w:rsidR="00C22E4D" w:rsidRPr="005A586C">
        <w:rPr>
          <w:rFonts w:ascii="Verdana" w:hAnsi="Verdana"/>
        </w:rPr>
        <w:t xml:space="preserve">IT DR Plan, link provided in section </w:t>
      </w:r>
      <w:r w:rsidR="00C22E4D" w:rsidRPr="005A586C">
        <w:rPr>
          <w:rFonts w:ascii="Verdana" w:hAnsi="Verdana"/>
        </w:rPr>
        <w:fldChar w:fldCharType="begin"/>
      </w:r>
      <w:r w:rsidR="00C22E4D" w:rsidRPr="005A586C">
        <w:rPr>
          <w:rFonts w:ascii="Verdana" w:hAnsi="Verdana"/>
        </w:rPr>
        <w:instrText xml:space="preserve"> REF _Ref167703810 \r \h  \* MERGEFORMAT </w:instrText>
      </w:r>
      <w:r w:rsidR="00C22E4D" w:rsidRPr="005A586C">
        <w:rPr>
          <w:rFonts w:ascii="Verdana" w:hAnsi="Verdana"/>
        </w:rPr>
      </w:r>
      <w:r w:rsidR="00C22E4D" w:rsidRPr="005A586C">
        <w:rPr>
          <w:rFonts w:ascii="Verdana" w:hAnsi="Verdana"/>
        </w:rPr>
        <w:fldChar w:fldCharType="separate"/>
      </w:r>
      <w:r w:rsidR="00C22E4D" w:rsidRPr="005A586C">
        <w:rPr>
          <w:rFonts w:ascii="Verdana" w:hAnsi="Verdana"/>
        </w:rPr>
        <w:t>6.5</w:t>
      </w:r>
      <w:r w:rsidR="00C22E4D" w:rsidRPr="005A586C">
        <w:rPr>
          <w:rFonts w:ascii="Verdana" w:hAnsi="Verdana"/>
        </w:rPr>
        <w:fldChar w:fldCharType="end"/>
      </w:r>
      <w:r w:rsidR="00C22E4D" w:rsidRPr="005A586C">
        <w:rPr>
          <w:rFonts w:ascii="Verdana" w:hAnsi="Verdana"/>
        </w:rPr>
        <w:t xml:space="preserve"> </w:t>
      </w:r>
      <w:r w:rsidR="00C22E4D" w:rsidRPr="005A586C">
        <w:rPr>
          <w:rFonts w:ascii="Verdana" w:hAnsi="Verdana"/>
        </w:rPr>
        <w:fldChar w:fldCharType="begin"/>
      </w:r>
      <w:r w:rsidR="00C22E4D" w:rsidRPr="005A586C">
        <w:rPr>
          <w:rFonts w:ascii="Verdana" w:hAnsi="Verdana"/>
        </w:rPr>
        <w:instrText xml:space="preserve"> REF _Ref167703827 \h  \* MERGEFORMAT </w:instrText>
      </w:r>
      <w:r w:rsidR="00C22E4D" w:rsidRPr="005A586C">
        <w:rPr>
          <w:rFonts w:ascii="Verdana" w:hAnsi="Verdana"/>
        </w:rPr>
      </w:r>
      <w:r w:rsidR="00C22E4D" w:rsidRPr="005A586C">
        <w:rPr>
          <w:rFonts w:ascii="Verdana" w:hAnsi="Verdana"/>
        </w:rPr>
        <w:fldChar w:fldCharType="separate"/>
      </w:r>
      <w:r w:rsidR="00C22E4D" w:rsidRPr="005A586C">
        <w:t>Links to Documentation</w:t>
      </w:r>
      <w:r w:rsidR="00C22E4D" w:rsidRPr="005A586C">
        <w:rPr>
          <w:rFonts w:ascii="Verdana" w:hAnsi="Verdana"/>
        </w:rPr>
        <w:fldChar w:fldCharType="end"/>
      </w:r>
      <w:r w:rsidRPr="005A586C">
        <w:rPr>
          <w:rFonts w:ascii="Verdana" w:hAnsi="Verdana"/>
        </w:rPr>
        <w:t>. The system architecture should represent the complete intended system architecture deployed into</w:t>
      </w:r>
      <w:r w:rsidRPr="00C52A68">
        <w:rPr>
          <w:rFonts w:ascii="Verdana" w:hAnsi="Verdana"/>
        </w:rPr>
        <w:t xml:space="preserve"> the production environment. This may differ from the test environment covered later in this document.</w:t>
      </w:r>
    </w:p>
    <w:bookmarkStart w:id="15" w:name="_Toc200521425" w:displacedByCustomXml="next"/>
    <w:sdt>
      <w:sdtPr>
        <w:id w:val="-808019046"/>
        <w:lock w:val="sdtContentLocked"/>
        <w:placeholder>
          <w:docPart w:val="EC0AEFFCABC146B98AC3F179AD406E2C"/>
        </w:placeholder>
      </w:sdtPr>
      <w:sdtContent>
        <w:p w14:paraId="56DABE0D" w14:textId="77777777" w:rsidR="00190149" w:rsidRDefault="00190149" w:rsidP="0089397F">
          <w:pPr>
            <w:pStyle w:val="Heading1"/>
          </w:pPr>
          <w:r>
            <w:t>Scope</w:t>
          </w:r>
        </w:p>
      </w:sdtContent>
    </w:sdt>
    <w:bookmarkEnd w:id="15" w:displacedByCustomXml="prev"/>
    <w:p w14:paraId="64254053" w14:textId="77777777" w:rsidR="00313AC3" w:rsidRPr="00313AC3" w:rsidRDefault="00313AC3" w:rsidP="00313AC3">
      <w:pPr>
        <w:pStyle w:val="Heading2"/>
      </w:pPr>
      <w:bookmarkStart w:id="16" w:name="_Toc166054580"/>
      <w:bookmarkStart w:id="17" w:name="_Toc166500287"/>
      <w:bookmarkStart w:id="18" w:name="_Toc200521426"/>
      <w:r w:rsidRPr="00313AC3">
        <w:t>In Scope</w:t>
      </w:r>
      <w:bookmarkEnd w:id="16"/>
      <w:bookmarkEnd w:id="17"/>
      <w:bookmarkEnd w:id="18"/>
    </w:p>
    <w:p w14:paraId="18FF19C5" w14:textId="70158AD1" w:rsidR="00313AC3" w:rsidRPr="005A586C" w:rsidRDefault="00313AC3" w:rsidP="00313AC3">
      <w:pPr>
        <w:pStyle w:val="BodyText"/>
        <w:rPr>
          <w:rFonts w:ascii="Verdana" w:hAnsi="Verdana"/>
        </w:rPr>
      </w:pPr>
      <w:r w:rsidRPr="005A586C">
        <w:rPr>
          <w:rFonts w:ascii="Verdana" w:hAnsi="Verdana"/>
        </w:rPr>
        <w:t xml:space="preserve">This section </w:t>
      </w:r>
      <w:r w:rsidR="005A586C" w:rsidRPr="005A586C">
        <w:rPr>
          <w:rFonts w:ascii="Verdana" w:hAnsi="Verdana"/>
        </w:rPr>
        <w:t>identifies one or many systems</w:t>
      </w:r>
      <w:r w:rsidR="003D7D3F">
        <w:rPr>
          <w:rFonts w:ascii="Verdana" w:hAnsi="Verdana"/>
        </w:rPr>
        <w:t xml:space="preserve"> or system components</w:t>
      </w:r>
      <w:r w:rsidR="005A586C" w:rsidRPr="005A586C">
        <w:rPr>
          <w:rFonts w:ascii="Verdana" w:hAnsi="Verdana"/>
        </w:rPr>
        <w:t xml:space="preserve"> </w:t>
      </w:r>
      <w:r w:rsidRPr="005A586C">
        <w:rPr>
          <w:rFonts w:ascii="Verdana" w:hAnsi="Verdana"/>
        </w:rPr>
        <w:t>t</w:t>
      </w:r>
      <w:r w:rsidR="005A586C" w:rsidRPr="005A586C">
        <w:rPr>
          <w:rFonts w:ascii="Verdana" w:hAnsi="Verdana"/>
        </w:rPr>
        <w:t>hat are included as in scope for this test plan</w:t>
      </w:r>
      <w:r w:rsidRPr="005A586C">
        <w:rPr>
          <w:rFonts w:ascii="Verdana" w:hAnsi="Verdana"/>
        </w:rPr>
        <w:t xml:space="preserve">. The “Functionality / Processes to be tested” column should provide a brief description of </w:t>
      </w:r>
      <w:r w:rsidR="005A586C" w:rsidRPr="005A586C">
        <w:rPr>
          <w:rFonts w:ascii="Verdana" w:hAnsi="Verdana"/>
        </w:rPr>
        <w:t xml:space="preserve">the critical business functionality that will be tested </w:t>
      </w:r>
      <w:r w:rsidRPr="005A586C">
        <w:rPr>
          <w:rFonts w:ascii="Verdana" w:hAnsi="Verdana"/>
        </w:rPr>
        <w:t xml:space="preserve">within </w:t>
      </w:r>
      <w:r w:rsidR="005A586C" w:rsidRPr="005A586C">
        <w:rPr>
          <w:rFonts w:ascii="Verdana" w:hAnsi="Verdana"/>
        </w:rPr>
        <w:t>each</w:t>
      </w:r>
      <w:r w:rsidRPr="005A586C">
        <w:rPr>
          <w:rFonts w:ascii="Verdana" w:hAnsi="Verdana"/>
        </w:rPr>
        <w:t xml:space="preserve"> system.</w:t>
      </w:r>
    </w:p>
    <w:p w14:paraId="6CA66A9B" w14:textId="77777777" w:rsidR="00313AC3" w:rsidRPr="005A586C" w:rsidRDefault="00313AC3" w:rsidP="00313AC3">
      <w:pPr>
        <w:pStyle w:val="BodyText"/>
        <w:rPr>
          <w:rFonts w:ascii="Verdana" w:hAnsi="Verdana"/>
        </w:rPr>
      </w:pPr>
      <w:r w:rsidRPr="005A586C">
        <w:rPr>
          <w:rFonts w:ascii="Verdana" w:hAnsi="Verdana"/>
        </w:rPr>
        <w:t xml:space="preserve">The following table includes systems, functionality or processes that are in scope of testing. </w:t>
      </w:r>
    </w:p>
    <w:tbl>
      <w:tblPr>
        <w:tblStyle w:val="TableGrid"/>
        <w:tblW w:w="5000" w:type="pct"/>
        <w:tblLook w:val="04A0" w:firstRow="1" w:lastRow="0" w:firstColumn="1" w:lastColumn="0" w:noHBand="0" w:noVBand="1"/>
      </w:tblPr>
      <w:tblGrid>
        <w:gridCol w:w="4531"/>
        <w:gridCol w:w="5097"/>
      </w:tblGrid>
      <w:tr w:rsidR="00313AC3" w:rsidRPr="00F12904" w14:paraId="4AFF9B82" w14:textId="77777777" w:rsidTr="005F7B88">
        <w:trPr>
          <w:cnfStyle w:val="100000000000" w:firstRow="1" w:lastRow="0" w:firstColumn="0" w:lastColumn="0" w:oddVBand="0" w:evenVBand="0" w:oddHBand="0" w:evenHBand="0" w:firstRowFirstColumn="0" w:firstRowLastColumn="0" w:lastRowFirstColumn="0" w:lastRowLastColumn="0"/>
        </w:trPr>
        <w:tc>
          <w:tcPr>
            <w:tcW w:w="2353" w:type="pct"/>
            <w:shd w:val="clear" w:color="auto" w:fill="00B0F0"/>
          </w:tcPr>
          <w:p w14:paraId="350BE639" w14:textId="20FFE301" w:rsidR="00313AC3" w:rsidRPr="00F12904" w:rsidRDefault="00313AC3" w:rsidP="00784568">
            <w:pPr>
              <w:pStyle w:val="BodyText"/>
              <w:rPr>
                <w:rFonts w:ascii="Verdana" w:hAnsi="Verdana"/>
                <w:b/>
                <w:bCs/>
                <w:highlight w:val="cyan"/>
              </w:rPr>
            </w:pPr>
            <w:r w:rsidRPr="005A586C">
              <w:rPr>
                <w:rFonts w:ascii="Verdana" w:hAnsi="Verdana"/>
                <w:b/>
                <w:bCs/>
                <w:color w:val="FFFFFF" w:themeColor="background1"/>
              </w:rPr>
              <w:t>System</w:t>
            </w:r>
            <w:r w:rsidR="0019142B">
              <w:rPr>
                <w:rFonts w:ascii="Verdana" w:hAnsi="Verdana"/>
                <w:b/>
                <w:bCs/>
                <w:color w:val="FFFFFF" w:themeColor="background1"/>
              </w:rPr>
              <w:t xml:space="preserve"> (Cloud Resource Name)</w:t>
            </w:r>
          </w:p>
        </w:tc>
        <w:tc>
          <w:tcPr>
            <w:tcW w:w="2647" w:type="pct"/>
            <w:shd w:val="clear" w:color="auto" w:fill="00B0F0"/>
          </w:tcPr>
          <w:p w14:paraId="0349372A" w14:textId="77777777" w:rsidR="00313AC3" w:rsidRPr="005A586C" w:rsidRDefault="00313AC3" w:rsidP="00784568">
            <w:pPr>
              <w:pStyle w:val="BodyText"/>
              <w:rPr>
                <w:rFonts w:ascii="Verdana" w:hAnsi="Verdana"/>
                <w:b/>
                <w:bCs/>
              </w:rPr>
            </w:pPr>
            <w:r w:rsidRPr="005A586C">
              <w:rPr>
                <w:rFonts w:ascii="Verdana" w:hAnsi="Verdana"/>
                <w:b/>
                <w:bCs/>
                <w:color w:val="FFFFFF" w:themeColor="background1"/>
              </w:rPr>
              <w:t>Functionality / Process Impacted</w:t>
            </w:r>
          </w:p>
        </w:tc>
      </w:tr>
      <w:tr w:rsidR="00ED2C3C" w:rsidRPr="00F12904" w14:paraId="0D0B940D" w14:textId="77777777" w:rsidTr="005F7B88">
        <w:tc>
          <w:tcPr>
            <w:tcW w:w="2353" w:type="pct"/>
          </w:tcPr>
          <w:p w14:paraId="0E27B00A" w14:textId="43F00C82" w:rsidR="00ED2C3C" w:rsidRPr="00F12904" w:rsidRDefault="00ED2C3C" w:rsidP="00ED2C3C">
            <w:pPr>
              <w:pStyle w:val="BodyText"/>
              <w:rPr>
                <w:rFonts w:ascii="Verdana" w:hAnsi="Verdana"/>
                <w:highlight w:val="cyan"/>
              </w:rPr>
            </w:pPr>
            <w:r w:rsidRPr="00442A4C">
              <w:t>evhns-prd-ae-ais</w:t>
            </w:r>
          </w:p>
        </w:tc>
        <w:tc>
          <w:tcPr>
            <w:tcW w:w="2647" w:type="pct"/>
          </w:tcPr>
          <w:p w14:paraId="60061E4C" w14:textId="6B1CB449" w:rsidR="00ED2C3C" w:rsidRPr="00F12904" w:rsidRDefault="00ED2C3C" w:rsidP="00ED2C3C">
            <w:pPr>
              <w:pStyle w:val="BodyText"/>
              <w:rPr>
                <w:rFonts w:ascii="Verdana" w:hAnsi="Verdana"/>
                <w:highlight w:val="cyan"/>
              </w:rPr>
            </w:pPr>
            <w:r w:rsidRPr="00442A4C">
              <w:t>Event Hubs Namespace</w:t>
            </w:r>
          </w:p>
        </w:tc>
      </w:tr>
      <w:tr w:rsidR="00ED2C3C" w:rsidRPr="00F12904" w14:paraId="5A2DCE14"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08683E36" w14:textId="473D4549" w:rsidR="00ED2C3C" w:rsidRPr="00F12904" w:rsidRDefault="00ED2C3C" w:rsidP="00ED2C3C">
            <w:pPr>
              <w:pStyle w:val="BodyText"/>
              <w:rPr>
                <w:rFonts w:ascii="Verdana" w:hAnsi="Verdana"/>
                <w:highlight w:val="cyan"/>
              </w:rPr>
            </w:pPr>
            <w:r w:rsidRPr="00442A4C">
              <w:t>func-prd-ae-ais</w:t>
            </w:r>
          </w:p>
        </w:tc>
        <w:tc>
          <w:tcPr>
            <w:tcW w:w="2647" w:type="pct"/>
          </w:tcPr>
          <w:p w14:paraId="2227567D" w14:textId="1497E999" w:rsidR="00ED2C3C" w:rsidRPr="00F12904" w:rsidRDefault="00ED2C3C" w:rsidP="00ED2C3C">
            <w:pPr>
              <w:pStyle w:val="BodyText"/>
              <w:rPr>
                <w:rFonts w:ascii="Verdana" w:hAnsi="Verdana"/>
                <w:highlight w:val="cyan"/>
              </w:rPr>
            </w:pPr>
            <w:r w:rsidRPr="00442A4C">
              <w:t>Function App</w:t>
            </w:r>
          </w:p>
        </w:tc>
      </w:tr>
      <w:tr w:rsidR="00ED2C3C" w:rsidRPr="00F12904" w14:paraId="620F4469" w14:textId="77777777" w:rsidTr="005F7B88">
        <w:tc>
          <w:tcPr>
            <w:tcW w:w="2353" w:type="pct"/>
          </w:tcPr>
          <w:p w14:paraId="39818A50" w14:textId="22E95186" w:rsidR="00ED2C3C" w:rsidRPr="00F12904" w:rsidRDefault="00ED2C3C" w:rsidP="00ED2C3C">
            <w:pPr>
              <w:pStyle w:val="BodyText"/>
              <w:rPr>
                <w:rFonts w:ascii="Verdana" w:hAnsi="Verdana"/>
                <w:highlight w:val="cyan"/>
              </w:rPr>
            </w:pPr>
            <w:r w:rsidRPr="00442A4C">
              <w:t>func-prd-ae-ais-asp</w:t>
            </w:r>
          </w:p>
        </w:tc>
        <w:tc>
          <w:tcPr>
            <w:tcW w:w="2647" w:type="pct"/>
          </w:tcPr>
          <w:p w14:paraId="39A3F588" w14:textId="6BE94B55" w:rsidR="00ED2C3C" w:rsidRPr="00F12904" w:rsidRDefault="00ED2C3C" w:rsidP="00ED2C3C">
            <w:pPr>
              <w:pStyle w:val="BodyText"/>
              <w:rPr>
                <w:rFonts w:ascii="Verdana" w:hAnsi="Verdana"/>
                <w:highlight w:val="cyan"/>
              </w:rPr>
            </w:pPr>
            <w:r w:rsidRPr="00442A4C">
              <w:t>App Service plan</w:t>
            </w:r>
          </w:p>
        </w:tc>
      </w:tr>
      <w:tr w:rsidR="00ED2C3C" w:rsidRPr="00F12904" w14:paraId="5A932151"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75746E91" w14:textId="6FFBEAEC" w:rsidR="00ED2C3C" w:rsidRPr="00F12904" w:rsidRDefault="00ED2C3C" w:rsidP="00ED2C3C">
            <w:pPr>
              <w:pStyle w:val="BodyText"/>
              <w:rPr>
                <w:rFonts w:ascii="Verdana" w:hAnsi="Verdana"/>
                <w:highlight w:val="cyan"/>
              </w:rPr>
            </w:pPr>
            <w:r w:rsidRPr="00442A4C">
              <w:t>logic-prd-ae-ais</w:t>
            </w:r>
          </w:p>
        </w:tc>
        <w:tc>
          <w:tcPr>
            <w:tcW w:w="2647" w:type="pct"/>
          </w:tcPr>
          <w:p w14:paraId="0EC299CE" w14:textId="2E704111" w:rsidR="00ED2C3C" w:rsidRPr="00F12904" w:rsidRDefault="00ED2C3C" w:rsidP="00ED2C3C">
            <w:pPr>
              <w:pStyle w:val="BodyText"/>
              <w:rPr>
                <w:rFonts w:ascii="Verdana" w:hAnsi="Verdana"/>
                <w:highlight w:val="cyan"/>
              </w:rPr>
            </w:pPr>
            <w:r w:rsidRPr="00442A4C">
              <w:t>Logic App (Standard)</w:t>
            </w:r>
          </w:p>
        </w:tc>
      </w:tr>
      <w:tr w:rsidR="00ED2C3C" w:rsidRPr="00F12904" w14:paraId="092BB479" w14:textId="77777777" w:rsidTr="005F7B88">
        <w:tc>
          <w:tcPr>
            <w:tcW w:w="2353" w:type="pct"/>
          </w:tcPr>
          <w:p w14:paraId="5613B586" w14:textId="237D0138" w:rsidR="00ED2C3C" w:rsidRPr="00F12904" w:rsidRDefault="00ED2C3C" w:rsidP="00ED2C3C">
            <w:pPr>
              <w:pStyle w:val="BodyText"/>
              <w:rPr>
                <w:rFonts w:ascii="Verdana" w:hAnsi="Verdana"/>
                <w:highlight w:val="cyan"/>
              </w:rPr>
            </w:pPr>
            <w:r w:rsidRPr="00442A4C">
              <w:t>logic-prd-ae-ais-asp</w:t>
            </w:r>
          </w:p>
        </w:tc>
        <w:tc>
          <w:tcPr>
            <w:tcW w:w="2647" w:type="pct"/>
          </w:tcPr>
          <w:p w14:paraId="4D27C134" w14:textId="0DA4853B" w:rsidR="00ED2C3C" w:rsidRPr="00F12904" w:rsidRDefault="00ED2C3C" w:rsidP="00ED2C3C">
            <w:pPr>
              <w:pStyle w:val="BodyText"/>
              <w:rPr>
                <w:rFonts w:ascii="Verdana" w:hAnsi="Verdana"/>
                <w:highlight w:val="cyan"/>
              </w:rPr>
            </w:pPr>
            <w:r w:rsidRPr="00442A4C">
              <w:t>App Service plan</w:t>
            </w:r>
          </w:p>
        </w:tc>
      </w:tr>
      <w:tr w:rsidR="00ED2C3C" w:rsidRPr="00F12904" w14:paraId="47CA2001"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1EAA72C8" w14:textId="7B97F1A3" w:rsidR="00ED2C3C" w:rsidRPr="00F12904" w:rsidRDefault="00ED2C3C" w:rsidP="00ED2C3C">
            <w:pPr>
              <w:pStyle w:val="BodyText"/>
              <w:rPr>
                <w:rFonts w:ascii="Verdana" w:hAnsi="Verdana"/>
                <w:highlight w:val="cyan"/>
              </w:rPr>
            </w:pPr>
            <w:r w:rsidRPr="00442A4C">
              <w:t>stprdaeaisapp</w:t>
            </w:r>
          </w:p>
        </w:tc>
        <w:tc>
          <w:tcPr>
            <w:tcW w:w="2647" w:type="pct"/>
          </w:tcPr>
          <w:p w14:paraId="0C021AC8" w14:textId="0F1DE5D1" w:rsidR="00ED2C3C" w:rsidRPr="00F12904" w:rsidRDefault="00ED2C3C" w:rsidP="00ED2C3C">
            <w:pPr>
              <w:pStyle w:val="BodyText"/>
              <w:rPr>
                <w:rFonts w:ascii="Verdana" w:hAnsi="Verdana"/>
                <w:highlight w:val="cyan"/>
              </w:rPr>
            </w:pPr>
            <w:r w:rsidRPr="00442A4C">
              <w:t>Storage account</w:t>
            </w:r>
          </w:p>
        </w:tc>
      </w:tr>
      <w:tr w:rsidR="00ED2C3C" w:rsidRPr="00F12904" w14:paraId="3D95EA1B" w14:textId="77777777" w:rsidTr="005F7B88">
        <w:tc>
          <w:tcPr>
            <w:tcW w:w="2353" w:type="pct"/>
          </w:tcPr>
          <w:p w14:paraId="4B0EB2ED" w14:textId="0906301C" w:rsidR="00ED2C3C" w:rsidRPr="00F12904" w:rsidRDefault="00ED2C3C" w:rsidP="00ED2C3C">
            <w:pPr>
              <w:pStyle w:val="BodyText"/>
              <w:rPr>
                <w:rFonts w:ascii="Verdana" w:hAnsi="Verdana"/>
                <w:highlight w:val="cyan"/>
              </w:rPr>
            </w:pPr>
            <w:r w:rsidRPr="00442A4C">
              <w:t>apim-prd-ase-ais</w:t>
            </w:r>
          </w:p>
        </w:tc>
        <w:tc>
          <w:tcPr>
            <w:tcW w:w="2647" w:type="pct"/>
          </w:tcPr>
          <w:p w14:paraId="0DF2FB0D" w14:textId="62CA8101" w:rsidR="00ED2C3C" w:rsidRPr="00F12904" w:rsidRDefault="002F7CB7" w:rsidP="00ED2C3C">
            <w:pPr>
              <w:pStyle w:val="BodyText"/>
              <w:rPr>
                <w:rFonts w:ascii="Verdana" w:hAnsi="Verdana"/>
                <w:highlight w:val="cyan"/>
              </w:rPr>
            </w:pPr>
            <w:r w:rsidRPr="00442A4C">
              <w:t>API Management</w:t>
            </w:r>
          </w:p>
        </w:tc>
      </w:tr>
      <w:tr w:rsidR="00937348" w:rsidRPr="00F12904" w14:paraId="59AB1AB6"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5E905D23" w14:textId="05790EB7" w:rsidR="00937348" w:rsidRPr="00442A4C" w:rsidRDefault="00937348" w:rsidP="00ED2C3C">
            <w:pPr>
              <w:pStyle w:val="BodyText"/>
            </w:pPr>
            <w:r>
              <w:t>adf-prd-ae-ais</w:t>
            </w:r>
          </w:p>
        </w:tc>
        <w:tc>
          <w:tcPr>
            <w:tcW w:w="2647" w:type="pct"/>
          </w:tcPr>
          <w:p w14:paraId="6351F183" w14:textId="4E26A6F9" w:rsidR="00937348" w:rsidRPr="00442A4C" w:rsidRDefault="00937348" w:rsidP="00ED2C3C">
            <w:pPr>
              <w:pStyle w:val="BodyText"/>
            </w:pPr>
            <w:r>
              <w:t>Azure Data Factory</w:t>
            </w:r>
          </w:p>
        </w:tc>
      </w:tr>
      <w:tr w:rsidR="00ED2C3C" w:rsidRPr="00F12904" w14:paraId="54F05EB5" w14:textId="77777777" w:rsidTr="005F7B88">
        <w:tc>
          <w:tcPr>
            <w:tcW w:w="2353" w:type="pct"/>
          </w:tcPr>
          <w:p w14:paraId="1D62C492" w14:textId="55B285FB" w:rsidR="00ED2C3C" w:rsidRPr="00F12904" w:rsidRDefault="002F7CB7" w:rsidP="00ED2C3C">
            <w:pPr>
              <w:pStyle w:val="BodyText"/>
              <w:rPr>
                <w:rFonts w:ascii="Verdana" w:hAnsi="Verdana"/>
                <w:highlight w:val="cyan"/>
              </w:rPr>
            </w:pPr>
            <w:r w:rsidRPr="00442A4C">
              <w:lastRenderedPageBreak/>
              <w:t>evgt-prd-ase-ais</w:t>
            </w:r>
          </w:p>
        </w:tc>
        <w:tc>
          <w:tcPr>
            <w:tcW w:w="2647" w:type="pct"/>
          </w:tcPr>
          <w:p w14:paraId="711BDCBE" w14:textId="09888EF1" w:rsidR="00ED2C3C" w:rsidRPr="00F12904" w:rsidRDefault="002F7CB7" w:rsidP="00ED2C3C">
            <w:pPr>
              <w:pStyle w:val="BodyText"/>
              <w:rPr>
                <w:rFonts w:ascii="Verdana" w:hAnsi="Verdana"/>
                <w:highlight w:val="cyan"/>
              </w:rPr>
            </w:pPr>
            <w:r w:rsidRPr="00442A4C">
              <w:t>Event Grid</w:t>
            </w:r>
          </w:p>
        </w:tc>
      </w:tr>
      <w:tr w:rsidR="00ED2C3C" w:rsidRPr="00F12904" w14:paraId="195E1C4C"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7E1A6EFB" w14:textId="7864BDE1" w:rsidR="00ED2C3C" w:rsidRPr="00FC78C9" w:rsidRDefault="002F7CB7" w:rsidP="00ED2C3C">
            <w:pPr>
              <w:pStyle w:val="BodyText"/>
              <w:rPr>
                <w:rFonts w:ascii="Verdana" w:hAnsi="Verdana"/>
                <w:color w:val="auto"/>
              </w:rPr>
            </w:pPr>
            <w:r w:rsidRPr="00FC78C9">
              <w:rPr>
                <w:color w:val="auto"/>
              </w:rPr>
              <w:t>kv-prd-ase-ais</w:t>
            </w:r>
          </w:p>
        </w:tc>
        <w:tc>
          <w:tcPr>
            <w:tcW w:w="2647" w:type="pct"/>
          </w:tcPr>
          <w:p w14:paraId="57209E19" w14:textId="1F060853" w:rsidR="00ED2C3C" w:rsidRPr="00FC78C9" w:rsidRDefault="00FC78C9" w:rsidP="00ED2C3C">
            <w:pPr>
              <w:pStyle w:val="BodyText"/>
              <w:rPr>
                <w:rFonts w:ascii="Verdana" w:hAnsi="Verdana"/>
                <w:color w:val="auto"/>
              </w:rPr>
            </w:pPr>
            <w:r w:rsidRPr="00FC78C9">
              <w:rPr>
                <w:rFonts w:ascii="Verdana" w:hAnsi="Verdana"/>
                <w:color w:val="auto"/>
              </w:rPr>
              <w:t>Key Vault</w:t>
            </w:r>
          </w:p>
        </w:tc>
      </w:tr>
      <w:tr w:rsidR="00ED2C3C" w:rsidRPr="00F12904" w14:paraId="0EB641AC" w14:textId="77777777" w:rsidTr="005F7B88">
        <w:tc>
          <w:tcPr>
            <w:tcW w:w="2353" w:type="pct"/>
          </w:tcPr>
          <w:p w14:paraId="52D4EDE5" w14:textId="4F5E6392" w:rsidR="00ED2C3C" w:rsidRPr="00FC78C9" w:rsidRDefault="00FC78C9" w:rsidP="00FC78C9">
            <w:pPr>
              <w:pStyle w:val="BodyText"/>
              <w:rPr>
                <w:rFonts w:ascii="Verdana" w:hAnsi="Verdana"/>
              </w:rPr>
            </w:pPr>
            <w:r w:rsidRPr="00FC78C9">
              <w:rPr>
                <w:rFonts w:ascii="Verdana" w:hAnsi="Verdana"/>
              </w:rPr>
              <w:t>sbns-prd-ase-ais</w:t>
            </w:r>
          </w:p>
        </w:tc>
        <w:tc>
          <w:tcPr>
            <w:tcW w:w="2647" w:type="pct"/>
          </w:tcPr>
          <w:p w14:paraId="4DB75EA2" w14:textId="7FB65315" w:rsidR="00ED2C3C" w:rsidRPr="00F12904" w:rsidRDefault="00FC78C9" w:rsidP="00ED2C3C">
            <w:pPr>
              <w:pStyle w:val="BodyText"/>
              <w:rPr>
                <w:rFonts w:ascii="Verdana" w:hAnsi="Verdana"/>
                <w:highlight w:val="cyan"/>
              </w:rPr>
            </w:pPr>
            <w:r w:rsidRPr="00FC78C9">
              <w:rPr>
                <w:rFonts w:ascii="Verdana" w:hAnsi="Verdana"/>
              </w:rPr>
              <w:t>Service Bus</w:t>
            </w:r>
          </w:p>
        </w:tc>
      </w:tr>
      <w:tr w:rsidR="0081757F" w:rsidRPr="00F12904" w14:paraId="2155D819"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1BEA5209" w14:textId="0661E63C" w:rsidR="0081757F" w:rsidRPr="00F12904" w:rsidRDefault="0081757F" w:rsidP="0081757F">
            <w:pPr>
              <w:pStyle w:val="BodyText"/>
              <w:rPr>
                <w:rFonts w:ascii="Verdana" w:hAnsi="Verdana"/>
                <w:highlight w:val="cyan"/>
              </w:rPr>
            </w:pPr>
            <w:r w:rsidRPr="006234EF">
              <w:t>stprdaseais</w:t>
            </w:r>
          </w:p>
        </w:tc>
        <w:tc>
          <w:tcPr>
            <w:tcW w:w="2647" w:type="pct"/>
          </w:tcPr>
          <w:p w14:paraId="0759F698" w14:textId="74CA34C8" w:rsidR="0081757F" w:rsidRPr="00F12904" w:rsidRDefault="0081757F" w:rsidP="0081757F">
            <w:pPr>
              <w:pStyle w:val="BodyText"/>
              <w:rPr>
                <w:rFonts w:ascii="Verdana" w:hAnsi="Verdana"/>
                <w:highlight w:val="cyan"/>
              </w:rPr>
            </w:pPr>
            <w:r w:rsidRPr="006234EF">
              <w:t>Storage Account (Business)</w:t>
            </w:r>
          </w:p>
        </w:tc>
      </w:tr>
      <w:tr w:rsidR="001D6387" w:rsidRPr="00F12904" w14:paraId="0E4E7230" w14:textId="77777777" w:rsidTr="005F7B88">
        <w:tc>
          <w:tcPr>
            <w:tcW w:w="2353" w:type="pct"/>
          </w:tcPr>
          <w:p w14:paraId="139650D1" w14:textId="72D7B68E" w:rsidR="001D6387" w:rsidRPr="006234EF" w:rsidRDefault="001D6387" w:rsidP="001D6387">
            <w:pPr>
              <w:pStyle w:val="BodyText"/>
            </w:pPr>
            <w:r>
              <w:t>logic-prd-ae-ecloud</w:t>
            </w:r>
          </w:p>
        </w:tc>
        <w:tc>
          <w:tcPr>
            <w:tcW w:w="2647" w:type="pct"/>
          </w:tcPr>
          <w:p w14:paraId="08A71E9F" w14:textId="58835BBF" w:rsidR="001D6387" w:rsidRPr="006234EF" w:rsidRDefault="001D6387" w:rsidP="001D6387">
            <w:pPr>
              <w:pStyle w:val="BodyText"/>
            </w:pPr>
            <w:r>
              <w:t>Logic App Standard (eCloud)</w:t>
            </w:r>
          </w:p>
        </w:tc>
      </w:tr>
      <w:tr w:rsidR="001D6387" w:rsidRPr="00F12904" w14:paraId="4A5FB9E5"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361F8236" w14:textId="42639976" w:rsidR="001D6387" w:rsidRPr="006234EF" w:rsidRDefault="001D6387" w:rsidP="001D6387">
            <w:pPr>
              <w:pStyle w:val="BodyText"/>
            </w:pPr>
            <w:r>
              <w:t>logic-prd-ae-empro</w:t>
            </w:r>
          </w:p>
        </w:tc>
        <w:tc>
          <w:tcPr>
            <w:tcW w:w="2647" w:type="pct"/>
          </w:tcPr>
          <w:p w14:paraId="71D3187F" w14:textId="02030D00" w:rsidR="001D6387" w:rsidRPr="006234EF" w:rsidRDefault="001D6387" w:rsidP="001D6387">
            <w:pPr>
              <w:pStyle w:val="BodyText"/>
            </w:pPr>
            <w:r>
              <w:t>Logic App Standard (empro)</w:t>
            </w:r>
          </w:p>
        </w:tc>
      </w:tr>
      <w:tr w:rsidR="001D6387" w:rsidRPr="00F12904" w14:paraId="62D05899" w14:textId="77777777" w:rsidTr="005F7B88">
        <w:tc>
          <w:tcPr>
            <w:tcW w:w="2353" w:type="pct"/>
          </w:tcPr>
          <w:p w14:paraId="530C05FF" w14:textId="4A167744" w:rsidR="001D6387" w:rsidRPr="006234EF" w:rsidRDefault="001D6387" w:rsidP="001D6387">
            <w:pPr>
              <w:pStyle w:val="BodyText"/>
            </w:pPr>
            <w:r>
              <w:t>logic-prd-ae-nabfp</w:t>
            </w:r>
          </w:p>
        </w:tc>
        <w:tc>
          <w:tcPr>
            <w:tcW w:w="2647" w:type="pct"/>
          </w:tcPr>
          <w:p w14:paraId="0F4EF316" w14:textId="5AEA435F" w:rsidR="001D6387" w:rsidRPr="006234EF" w:rsidRDefault="001D6387" w:rsidP="001D6387">
            <w:pPr>
              <w:pStyle w:val="BodyText"/>
            </w:pPr>
            <w:r>
              <w:t>Logic App Standard (nabfp)</w:t>
            </w:r>
          </w:p>
        </w:tc>
      </w:tr>
      <w:tr w:rsidR="001D6387" w:rsidRPr="00F12904" w14:paraId="2FEB5673"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6EEAD8A5" w14:textId="682771EB" w:rsidR="001D6387" w:rsidRPr="006234EF" w:rsidRDefault="001D6387" w:rsidP="001D6387">
            <w:pPr>
              <w:pStyle w:val="BodyText"/>
            </w:pPr>
            <w:r>
              <w:t>logic-prd-ae-vago</w:t>
            </w:r>
          </w:p>
        </w:tc>
        <w:tc>
          <w:tcPr>
            <w:tcW w:w="2647" w:type="pct"/>
          </w:tcPr>
          <w:p w14:paraId="4286294D" w14:textId="4C4A3F7A" w:rsidR="001D6387" w:rsidRPr="006234EF" w:rsidRDefault="001D6387" w:rsidP="001D6387">
            <w:pPr>
              <w:pStyle w:val="BodyText"/>
            </w:pPr>
            <w:r>
              <w:t>Logic App Standard (vago)</w:t>
            </w:r>
          </w:p>
        </w:tc>
      </w:tr>
      <w:tr w:rsidR="001D6387" w:rsidRPr="00F12904" w14:paraId="32B44B82" w14:textId="77777777" w:rsidTr="005F7B88">
        <w:tc>
          <w:tcPr>
            <w:tcW w:w="2353" w:type="pct"/>
          </w:tcPr>
          <w:p w14:paraId="639C622F" w14:textId="577215DE" w:rsidR="001D6387" w:rsidRPr="006234EF" w:rsidRDefault="001D6387" w:rsidP="001D6387">
            <w:pPr>
              <w:pStyle w:val="BodyText"/>
            </w:pPr>
            <w:r>
              <w:t>logic-prd-ae-westpac</w:t>
            </w:r>
          </w:p>
        </w:tc>
        <w:tc>
          <w:tcPr>
            <w:tcW w:w="2647" w:type="pct"/>
          </w:tcPr>
          <w:p w14:paraId="016FA25C" w14:textId="4EBDCABA" w:rsidR="001D6387" w:rsidRPr="006234EF" w:rsidRDefault="001D6387" w:rsidP="001D6387">
            <w:pPr>
              <w:pStyle w:val="BodyText"/>
            </w:pPr>
            <w:r>
              <w:t>Logic App Standard (westpac)</w:t>
            </w:r>
          </w:p>
        </w:tc>
      </w:tr>
      <w:tr w:rsidR="001D6387" w:rsidRPr="00F12904" w14:paraId="692CA9A9"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216C88A7" w14:textId="313580C3" w:rsidR="001D6387" w:rsidRDefault="001D6387" w:rsidP="001D6387">
            <w:pPr>
              <w:pStyle w:val="BodyText"/>
            </w:pPr>
            <w:r>
              <w:t>logic-prd-ae-sentinel</w:t>
            </w:r>
          </w:p>
        </w:tc>
        <w:tc>
          <w:tcPr>
            <w:tcW w:w="2647" w:type="pct"/>
          </w:tcPr>
          <w:p w14:paraId="5BC329EF" w14:textId="1B5100C4" w:rsidR="001D6387" w:rsidRDefault="001D6387" w:rsidP="001D6387">
            <w:pPr>
              <w:pStyle w:val="BodyText"/>
            </w:pPr>
            <w:r>
              <w:t>Logic App Standard (sentinel)</w:t>
            </w:r>
          </w:p>
        </w:tc>
      </w:tr>
      <w:tr w:rsidR="001D6387" w:rsidRPr="00F12904" w14:paraId="6E913DB1" w14:textId="77777777" w:rsidTr="005F7B88">
        <w:tc>
          <w:tcPr>
            <w:tcW w:w="2353" w:type="pct"/>
          </w:tcPr>
          <w:p w14:paraId="4CE8222B" w14:textId="5126AB6B" w:rsidR="001D6387" w:rsidRPr="006234EF" w:rsidRDefault="001D6387" w:rsidP="001D6387">
            <w:pPr>
              <w:pStyle w:val="BodyText"/>
            </w:pPr>
            <w:r>
              <w:t>logic-prd-ae-pega</w:t>
            </w:r>
          </w:p>
        </w:tc>
        <w:tc>
          <w:tcPr>
            <w:tcW w:w="2647" w:type="pct"/>
          </w:tcPr>
          <w:p w14:paraId="00739E6C" w14:textId="7241DE48" w:rsidR="001D6387" w:rsidRPr="006234EF" w:rsidRDefault="001D6387" w:rsidP="001D6387">
            <w:pPr>
              <w:pStyle w:val="BodyText"/>
            </w:pPr>
            <w:r>
              <w:t>Logic App Standard (pega)</w:t>
            </w:r>
          </w:p>
        </w:tc>
      </w:tr>
      <w:tr w:rsidR="001D6387" w:rsidRPr="00F12904" w14:paraId="2748AC77"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0C1ECFCE" w14:textId="14F7B544" w:rsidR="001D6387" w:rsidRPr="006234EF" w:rsidRDefault="001D6387" w:rsidP="001D6387">
            <w:pPr>
              <w:pStyle w:val="BodyText"/>
            </w:pPr>
            <w:r>
              <w:t>logic-prd-ae-pol</w:t>
            </w:r>
          </w:p>
        </w:tc>
        <w:tc>
          <w:tcPr>
            <w:tcW w:w="2647" w:type="pct"/>
          </w:tcPr>
          <w:p w14:paraId="1516D07B" w14:textId="59ECAA6D" w:rsidR="001D6387" w:rsidRPr="006234EF" w:rsidRDefault="001D6387" w:rsidP="001D6387">
            <w:pPr>
              <w:pStyle w:val="BodyText"/>
            </w:pPr>
            <w:r>
              <w:t>Logic App Standard (Altus POL)</w:t>
            </w:r>
          </w:p>
        </w:tc>
      </w:tr>
      <w:tr w:rsidR="001D6387" w:rsidRPr="00F12904" w14:paraId="6183A10C" w14:textId="77777777" w:rsidTr="005F7B88">
        <w:tc>
          <w:tcPr>
            <w:tcW w:w="2353" w:type="pct"/>
          </w:tcPr>
          <w:p w14:paraId="54CFD052" w14:textId="40712B7C" w:rsidR="001D6387" w:rsidRPr="006234EF" w:rsidRDefault="001D6387" w:rsidP="001D6387">
            <w:pPr>
              <w:pStyle w:val="BodyText"/>
            </w:pPr>
            <w:r>
              <w:t>func-prd-ae-pol</w:t>
            </w:r>
          </w:p>
        </w:tc>
        <w:tc>
          <w:tcPr>
            <w:tcW w:w="2647" w:type="pct"/>
          </w:tcPr>
          <w:p w14:paraId="4377AF0F" w14:textId="3BF90963" w:rsidR="001D6387" w:rsidRPr="006234EF" w:rsidRDefault="001D6387" w:rsidP="001D6387">
            <w:pPr>
              <w:pStyle w:val="BodyText"/>
            </w:pPr>
            <w:r>
              <w:t>Function App (Altus POL)</w:t>
            </w:r>
          </w:p>
        </w:tc>
      </w:tr>
      <w:tr w:rsidR="001D6387" w:rsidRPr="00F12904" w14:paraId="10E41201"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3323CD62" w14:textId="449A67C6" w:rsidR="001D6387" w:rsidRPr="006234EF" w:rsidRDefault="001D6387" w:rsidP="001D6387">
            <w:pPr>
              <w:pStyle w:val="BodyText"/>
            </w:pPr>
            <w:r>
              <w:t>stprdaset1bus</w:t>
            </w:r>
          </w:p>
        </w:tc>
        <w:tc>
          <w:tcPr>
            <w:tcW w:w="2647" w:type="pct"/>
          </w:tcPr>
          <w:p w14:paraId="7F8AF4F3" w14:textId="728BEF6B" w:rsidR="001D6387" w:rsidRPr="006234EF" w:rsidRDefault="001D6387" w:rsidP="001D6387">
            <w:pPr>
              <w:pStyle w:val="BodyText"/>
            </w:pPr>
            <w:r>
              <w:t>Storage account (Business)</w:t>
            </w:r>
          </w:p>
        </w:tc>
      </w:tr>
      <w:tr w:rsidR="001D6387" w:rsidRPr="00F12904" w14:paraId="18EC5D71" w14:textId="77777777" w:rsidTr="005F7B88">
        <w:tc>
          <w:tcPr>
            <w:tcW w:w="2353" w:type="pct"/>
          </w:tcPr>
          <w:p w14:paraId="535DAC3A" w14:textId="7D6CC990" w:rsidR="001D6387" w:rsidRPr="006234EF" w:rsidRDefault="001D6387" w:rsidP="001D6387">
            <w:pPr>
              <w:pStyle w:val="BodyText"/>
            </w:pPr>
            <w:r>
              <w:t>stprdaset1extsftp</w:t>
            </w:r>
          </w:p>
        </w:tc>
        <w:tc>
          <w:tcPr>
            <w:tcW w:w="2647" w:type="pct"/>
          </w:tcPr>
          <w:p w14:paraId="4BA520E9" w14:textId="517D9684" w:rsidR="001D6387" w:rsidRPr="006234EF" w:rsidRDefault="001D6387" w:rsidP="001D6387">
            <w:pPr>
              <w:pStyle w:val="BodyText"/>
            </w:pPr>
            <w:r w:rsidRPr="006044CC">
              <w:t>Storage Account</w:t>
            </w:r>
            <w:r>
              <w:t xml:space="preserve"> </w:t>
            </w:r>
            <w:r w:rsidRPr="006044CC">
              <w:t>(</w:t>
            </w:r>
            <w:r>
              <w:t>sftp</w:t>
            </w:r>
            <w:r w:rsidRPr="006044CC">
              <w:t>)</w:t>
            </w:r>
          </w:p>
        </w:tc>
      </w:tr>
      <w:tr w:rsidR="001D6387" w:rsidRPr="00F12904" w14:paraId="25977D1D"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65067729" w14:textId="5A0433DF" w:rsidR="001D6387" w:rsidRPr="006234EF" w:rsidRDefault="001D6387" w:rsidP="001D6387">
            <w:pPr>
              <w:pStyle w:val="BodyText"/>
            </w:pPr>
            <w:r>
              <w:t>stprdaet1logic</w:t>
            </w:r>
          </w:p>
        </w:tc>
        <w:tc>
          <w:tcPr>
            <w:tcW w:w="2647" w:type="pct"/>
          </w:tcPr>
          <w:p w14:paraId="44164666" w14:textId="6E46DDC2" w:rsidR="001D6387" w:rsidRPr="006234EF" w:rsidRDefault="001D6387" w:rsidP="001D6387">
            <w:pPr>
              <w:pStyle w:val="BodyText"/>
            </w:pPr>
            <w:r w:rsidRPr="006044CC">
              <w:t>Storage Account</w:t>
            </w:r>
            <w:r>
              <w:t xml:space="preserve"> </w:t>
            </w:r>
            <w:r w:rsidRPr="006044CC">
              <w:t>(</w:t>
            </w:r>
            <w:r>
              <w:t>Logic Apps</w:t>
            </w:r>
            <w:r w:rsidRPr="006044CC">
              <w:t>)</w:t>
            </w:r>
          </w:p>
        </w:tc>
      </w:tr>
      <w:tr w:rsidR="001D6387" w:rsidRPr="00F12904" w14:paraId="0C75A4CA" w14:textId="77777777" w:rsidTr="005F7B88">
        <w:tc>
          <w:tcPr>
            <w:tcW w:w="2353" w:type="pct"/>
          </w:tcPr>
          <w:p w14:paraId="491FF676" w14:textId="50A9F2D8" w:rsidR="001D6387" w:rsidRPr="001D6387" w:rsidRDefault="00EF3B34" w:rsidP="001D6387">
            <w:pPr>
              <w:pStyle w:val="BodyText"/>
            </w:pPr>
            <w:r>
              <w:t>s</w:t>
            </w:r>
            <w:r w:rsidR="001D6387">
              <w:t>tprdasepega</w:t>
            </w:r>
          </w:p>
        </w:tc>
        <w:tc>
          <w:tcPr>
            <w:tcW w:w="2647" w:type="pct"/>
          </w:tcPr>
          <w:p w14:paraId="6A3EF624" w14:textId="5F5C10D3" w:rsidR="001D6387" w:rsidRPr="001D6387" w:rsidRDefault="001D6387" w:rsidP="001D6387">
            <w:pPr>
              <w:pStyle w:val="BodyText"/>
            </w:pPr>
            <w:r>
              <w:t>Storage Account (Pega)</w:t>
            </w:r>
          </w:p>
        </w:tc>
      </w:tr>
      <w:tr w:rsidR="001D6387" w:rsidRPr="00F12904" w14:paraId="570FE16A"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4B7CB4D9" w14:textId="2DECA5CB" w:rsidR="001D6387" w:rsidRPr="006234EF" w:rsidRDefault="001D6387" w:rsidP="001D6387">
            <w:pPr>
              <w:pStyle w:val="BodyText"/>
            </w:pPr>
            <w:r>
              <w:t>stprdasepol</w:t>
            </w:r>
          </w:p>
        </w:tc>
        <w:tc>
          <w:tcPr>
            <w:tcW w:w="2647" w:type="pct"/>
          </w:tcPr>
          <w:p w14:paraId="0A32B9D5" w14:textId="51E2058B" w:rsidR="001D6387" w:rsidRPr="006234EF" w:rsidRDefault="001D6387" w:rsidP="001D6387">
            <w:pPr>
              <w:pStyle w:val="BodyText"/>
            </w:pPr>
            <w:r>
              <w:t>Storage Account (Altus P</w:t>
            </w:r>
            <w:r w:rsidR="00A26C52">
              <w:t>OL</w:t>
            </w:r>
            <w:r>
              <w:t>)</w:t>
            </w:r>
          </w:p>
        </w:tc>
      </w:tr>
      <w:tr w:rsidR="001D6387" w:rsidRPr="00F12904" w14:paraId="40B5B07D" w14:textId="77777777" w:rsidTr="005F7B88">
        <w:tc>
          <w:tcPr>
            <w:tcW w:w="2353" w:type="pct"/>
          </w:tcPr>
          <w:p w14:paraId="4E2FECF8" w14:textId="4572ED45" w:rsidR="001D6387" w:rsidRPr="006234EF" w:rsidRDefault="001D6387" w:rsidP="001D6387">
            <w:pPr>
              <w:pStyle w:val="BodyText"/>
            </w:pPr>
            <w:r>
              <w:t>kv-prd-ase-t1</w:t>
            </w:r>
          </w:p>
        </w:tc>
        <w:tc>
          <w:tcPr>
            <w:tcW w:w="2647" w:type="pct"/>
          </w:tcPr>
          <w:p w14:paraId="1FA2B991" w14:textId="46F4B239" w:rsidR="001D6387" w:rsidRPr="006234EF" w:rsidRDefault="001D6387" w:rsidP="001D6387">
            <w:pPr>
              <w:pStyle w:val="BodyText"/>
            </w:pPr>
            <w:r w:rsidRPr="49E52069">
              <w:rPr>
                <w:rFonts w:ascii="Verdana" w:hAnsi="Verdana"/>
                <w:color w:val="auto"/>
              </w:rPr>
              <w:t>Key Vault (</w:t>
            </w:r>
            <w:r>
              <w:rPr>
                <w:rFonts w:ascii="Verdana" w:hAnsi="Verdana"/>
                <w:color w:val="auto"/>
              </w:rPr>
              <w:t>TechOne</w:t>
            </w:r>
            <w:r w:rsidRPr="49E52069">
              <w:rPr>
                <w:rFonts w:ascii="Verdana" w:hAnsi="Verdana"/>
                <w:color w:val="auto"/>
              </w:rPr>
              <w:t>)</w:t>
            </w:r>
          </w:p>
        </w:tc>
      </w:tr>
      <w:tr w:rsidR="001D6387" w:rsidRPr="00F12904" w14:paraId="2089BB8F"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5F0F601E" w14:textId="6D15CC17" w:rsidR="001D6387" w:rsidRDefault="001D6387" w:rsidP="001D6387">
            <w:pPr>
              <w:pStyle w:val="BodyText"/>
            </w:pPr>
            <w:r>
              <w:t>kv-prd-ase-pol</w:t>
            </w:r>
          </w:p>
        </w:tc>
        <w:tc>
          <w:tcPr>
            <w:tcW w:w="2647" w:type="pct"/>
          </w:tcPr>
          <w:p w14:paraId="6BE7392F" w14:textId="00FAECA8" w:rsidR="001D6387" w:rsidRPr="49E52069" w:rsidRDefault="001D6387" w:rsidP="001D6387">
            <w:pPr>
              <w:pStyle w:val="BodyText"/>
              <w:rPr>
                <w:rFonts w:ascii="Verdana" w:hAnsi="Verdana"/>
                <w:color w:val="auto"/>
              </w:rPr>
            </w:pPr>
            <w:r>
              <w:rPr>
                <w:rFonts w:ascii="Verdana" w:hAnsi="Verdana"/>
                <w:color w:val="auto"/>
              </w:rPr>
              <w:t>Key Vault (Altus Pol)</w:t>
            </w:r>
          </w:p>
        </w:tc>
      </w:tr>
      <w:tr w:rsidR="001D6387" w:rsidRPr="00F12904" w14:paraId="11374E14" w14:textId="77777777" w:rsidTr="005F7B88">
        <w:tc>
          <w:tcPr>
            <w:tcW w:w="2353" w:type="pct"/>
          </w:tcPr>
          <w:p w14:paraId="0C2EA3A2" w14:textId="328996B2" w:rsidR="001D6387" w:rsidRDefault="001D6387" w:rsidP="001D6387">
            <w:pPr>
              <w:pStyle w:val="BodyText"/>
            </w:pPr>
            <w:r>
              <w:lastRenderedPageBreak/>
              <w:t>kv-prd-ase-pega</w:t>
            </w:r>
          </w:p>
        </w:tc>
        <w:tc>
          <w:tcPr>
            <w:tcW w:w="2647" w:type="pct"/>
          </w:tcPr>
          <w:p w14:paraId="74483572" w14:textId="5DAE8317" w:rsidR="001D6387" w:rsidRPr="49E52069" w:rsidRDefault="001D6387" w:rsidP="001D6387">
            <w:pPr>
              <w:pStyle w:val="BodyText"/>
              <w:rPr>
                <w:rFonts w:ascii="Verdana" w:hAnsi="Verdana"/>
                <w:color w:val="auto"/>
              </w:rPr>
            </w:pPr>
            <w:r>
              <w:rPr>
                <w:rFonts w:ascii="Verdana" w:hAnsi="Verdana"/>
                <w:color w:val="auto"/>
              </w:rPr>
              <w:t>Key Vault (Pega)</w:t>
            </w:r>
          </w:p>
        </w:tc>
      </w:tr>
    </w:tbl>
    <w:p w14:paraId="29188A99" w14:textId="77777777" w:rsidR="00313AC3" w:rsidRPr="005A586C" w:rsidRDefault="00313AC3" w:rsidP="00313AC3">
      <w:pPr>
        <w:pStyle w:val="Heading2"/>
      </w:pPr>
      <w:bookmarkStart w:id="19" w:name="_Toc166054581"/>
      <w:bookmarkStart w:id="20" w:name="_Toc166500288"/>
      <w:bookmarkStart w:id="21" w:name="_Toc200521427"/>
      <w:r w:rsidRPr="005A586C">
        <w:t>Out of Scope</w:t>
      </w:r>
      <w:bookmarkEnd w:id="19"/>
      <w:bookmarkEnd w:id="20"/>
      <w:bookmarkEnd w:id="21"/>
    </w:p>
    <w:p w14:paraId="1E55D967" w14:textId="77777777" w:rsidR="00313AC3" w:rsidRPr="005A586C" w:rsidRDefault="00313AC3" w:rsidP="00313AC3">
      <w:pPr>
        <w:pStyle w:val="BodyText"/>
        <w:rPr>
          <w:rFonts w:ascii="Verdana" w:hAnsi="Verdana"/>
        </w:rPr>
      </w:pPr>
      <w:r w:rsidRPr="005A586C">
        <w:rPr>
          <w:rFonts w:ascii="Verdana" w:hAnsi="Verdana"/>
        </w:rPr>
        <w:t>The systems and processes listed in this section should include all relevant systems and processes that have been excluded from testing scope</w:t>
      </w:r>
      <w:r w:rsidR="005A586C" w:rsidRPr="005A586C">
        <w:rPr>
          <w:rFonts w:ascii="Verdana" w:hAnsi="Verdana"/>
        </w:rPr>
        <w:t>.</w:t>
      </w:r>
    </w:p>
    <w:tbl>
      <w:tblPr>
        <w:tblStyle w:val="TableGrid"/>
        <w:tblW w:w="5000" w:type="pct"/>
        <w:tblLook w:val="04A0" w:firstRow="1" w:lastRow="0" w:firstColumn="1" w:lastColumn="0" w:noHBand="0" w:noVBand="1"/>
      </w:tblPr>
      <w:tblGrid>
        <w:gridCol w:w="4531"/>
        <w:gridCol w:w="5097"/>
      </w:tblGrid>
      <w:tr w:rsidR="00313AC3" w:rsidRPr="00C4251D" w14:paraId="08F4570D" w14:textId="77777777" w:rsidTr="005F7B88">
        <w:trPr>
          <w:cnfStyle w:val="100000000000" w:firstRow="1" w:lastRow="0" w:firstColumn="0" w:lastColumn="0" w:oddVBand="0" w:evenVBand="0" w:oddHBand="0" w:evenHBand="0" w:firstRowFirstColumn="0" w:firstRowLastColumn="0" w:lastRowFirstColumn="0" w:lastRowLastColumn="0"/>
        </w:trPr>
        <w:tc>
          <w:tcPr>
            <w:tcW w:w="2353" w:type="pct"/>
            <w:shd w:val="clear" w:color="auto" w:fill="00B0F0"/>
          </w:tcPr>
          <w:p w14:paraId="2612946C" w14:textId="77777777" w:rsidR="00313AC3" w:rsidRPr="00C52A68" w:rsidRDefault="00313AC3" w:rsidP="00784568">
            <w:pPr>
              <w:pStyle w:val="BodyText"/>
              <w:rPr>
                <w:rFonts w:ascii="Verdana" w:hAnsi="Verdana"/>
                <w:b/>
                <w:bCs/>
              </w:rPr>
            </w:pPr>
            <w:r w:rsidRPr="00C52A68">
              <w:rPr>
                <w:rFonts w:ascii="Verdana" w:hAnsi="Verdana"/>
                <w:b/>
                <w:bCs/>
                <w:color w:val="FFFFFF" w:themeColor="background1"/>
              </w:rPr>
              <w:t>System</w:t>
            </w:r>
          </w:p>
        </w:tc>
        <w:tc>
          <w:tcPr>
            <w:tcW w:w="2647" w:type="pct"/>
            <w:shd w:val="clear" w:color="auto" w:fill="00B0F0"/>
          </w:tcPr>
          <w:p w14:paraId="02B29580" w14:textId="77777777" w:rsidR="00313AC3" w:rsidRPr="00C52A68" w:rsidRDefault="00313AC3" w:rsidP="00784568">
            <w:pPr>
              <w:pStyle w:val="BodyText"/>
              <w:rPr>
                <w:rFonts w:ascii="Verdana" w:hAnsi="Verdana"/>
                <w:b/>
                <w:bCs/>
                <w:color w:val="FFFFFF" w:themeColor="background1"/>
              </w:rPr>
            </w:pPr>
            <w:r w:rsidRPr="00C52A68">
              <w:rPr>
                <w:rFonts w:ascii="Verdana" w:hAnsi="Verdana"/>
                <w:b/>
                <w:bCs/>
                <w:color w:val="FFFFFF" w:themeColor="background1"/>
              </w:rPr>
              <w:t>Functionality / Process Impacted</w:t>
            </w:r>
          </w:p>
        </w:tc>
      </w:tr>
      <w:tr w:rsidR="00172F6B" w:rsidRPr="005A586C" w14:paraId="4A506B33" w14:textId="77777777" w:rsidTr="00C31521">
        <w:tc>
          <w:tcPr>
            <w:tcW w:w="2353" w:type="pct"/>
          </w:tcPr>
          <w:p w14:paraId="2D833E00" w14:textId="7CDBEB06" w:rsidR="00172F6B" w:rsidRPr="0081757F" w:rsidRDefault="00172F6B" w:rsidP="00172F6B">
            <w:pPr>
              <w:pStyle w:val="BodyText"/>
              <w:rPr>
                <w:rFonts w:ascii="Verdana" w:hAnsi="Verdana"/>
                <w:iCs/>
                <w:color w:val="auto"/>
              </w:rPr>
            </w:pPr>
            <w:r w:rsidRPr="49E52069">
              <w:rPr>
                <w:rFonts w:ascii="Verdana" w:hAnsi="Verdana"/>
                <w:color w:val="auto"/>
              </w:rPr>
              <w:t>External third-party systems</w:t>
            </w:r>
          </w:p>
        </w:tc>
        <w:tc>
          <w:tcPr>
            <w:tcW w:w="2647" w:type="pct"/>
          </w:tcPr>
          <w:p w14:paraId="6A278E11" w14:textId="1BD43533" w:rsidR="00172F6B" w:rsidRPr="0081757F" w:rsidRDefault="00172F6B" w:rsidP="00172F6B">
            <w:pPr>
              <w:pStyle w:val="BodyText"/>
              <w:rPr>
                <w:rFonts w:ascii="Verdana" w:hAnsi="Verdana"/>
                <w:iCs/>
                <w:color w:val="auto"/>
              </w:rPr>
            </w:pPr>
            <w:r w:rsidRPr="49E52069">
              <w:rPr>
                <w:rFonts w:ascii="Verdana" w:hAnsi="Verdana"/>
                <w:color w:val="auto"/>
              </w:rPr>
              <w:t>Connection from Westpac, Visa, VAGO, eCloud, ExpenseMe Pro</w:t>
            </w:r>
          </w:p>
        </w:tc>
      </w:tr>
      <w:tr w:rsidR="00172F6B" w:rsidRPr="00C4251D" w14:paraId="44EAFD9C" w14:textId="77777777" w:rsidTr="005F7B88">
        <w:trPr>
          <w:cnfStyle w:val="000000010000" w:firstRow="0" w:lastRow="0" w:firstColumn="0" w:lastColumn="0" w:oddVBand="0" w:evenVBand="0" w:oddHBand="0" w:evenHBand="1" w:firstRowFirstColumn="0" w:firstRowLastColumn="0" w:lastRowFirstColumn="0" w:lastRowLastColumn="0"/>
        </w:trPr>
        <w:tc>
          <w:tcPr>
            <w:tcW w:w="2353" w:type="pct"/>
          </w:tcPr>
          <w:p w14:paraId="4B94D5A5" w14:textId="3709AE49" w:rsidR="00172F6B" w:rsidRPr="00C4251D" w:rsidRDefault="00172F6B" w:rsidP="00172F6B">
            <w:pPr>
              <w:pStyle w:val="BodyText"/>
              <w:rPr>
                <w:rFonts w:ascii="Verdana" w:hAnsi="Verdana"/>
              </w:rPr>
            </w:pPr>
            <w:r w:rsidRPr="49E52069">
              <w:rPr>
                <w:rFonts w:ascii="Verdana" w:hAnsi="Verdana"/>
              </w:rPr>
              <w:t>On-premises systems</w:t>
            </w:r>
          </w:p>
        </w:tc>
        <w:tc>
          <w:tcPr>
            <w:tcW w:w="2647" w:type="pct"/>
          </w:tcPr>
          <w:p w14:paraId="3DEEC669" w14:textId="096FE84F" w:rsidR="00172F6B" w:rsidRPr="00C4251D" w:rsidRDefault="00172F6B" w:rsidP="00172F6B">
            <w:pPr>
              <w:pStyle w:val="BodyText"/>
              <w:rPr>
                <w:rFonts w:ascii="Verdana" w:hAnsi="Verdana"/>
              </w:rPr>
            </w:pPr>
            <w:r w:rsidRPr="49E52069">
              <w:rPr>
                <w:rFonts w:ascii="Verdana" w:hAnsi="Verdana"/>
              </w:rPr>
              <w:t>Connectivity from Melbourne Water premises</w:t>
            </w:r>
          </w:p>
        </w:tc>
      </w:tr>
    </w:tbl>
    <w:p w14:paraId="3DD115F6" w14:textId="77777777" w:rsidR="00313AC3" w:rsidRPr="00313AC3" w:rsidRDefault="00313AC3" w:rsidP="00313AC3">
      <w:pPr>
        <w:pStyle w:val="Heading1"/>
      </w:pPr>
      <w:bookmarkStart w:id="22" w:name="_Toc166500289"/>
      <w:bookmarkStart w:id="23" w:name="_Toc200521428"/>
      <w:r>
        <w:t>Test Scenario and Calendar</w:t>
      </w:r>
      <w:bookmarkEnd w:id="22"/>
      <w:bookmarkEnd w:id="23"/>
    </w:p>
    <w:p w14:paraId="3227A298" w14:textId="77777777" w:rsidR="008F3C21" w:rsidRPr="005A586C" w:rsidRDefault="008F3C21" w:rsidP="008F3C21">
      <w:pPr>
        <w:pStyle w:val="BodyText"/>
        <w:rPr>
          <w:rFonts w:ascii="Verdana" w:hAnsi="Verdana"/>
          <w:i/>
          <w:iCs/>
        </w:rPr>
      </w:pPr>
      <w:r w:rsidRPr="005A586C">
        <w:rPr>
          <w:rFonts w:ascii="Verdana" w:hAnsi="Verdana"/>
          <w:i/>
          <w:iCs/>
        </w:rPr>
        <w:t xml:space="preserve">IT Test Schedule dates are centrally managed by the </w:t>
      </w:r>
      <w:r w:rsidRPr="005A586C">
        <w:rPr>
          <w:rFonts w:ascii="Verdana" w:hAnsi="Verdana"/>
          <w:i/>
          <w:iCs/>
          <w:lang w:val="en-US"/>
        </w:rPr>
        <w:t xml:space="preserve">Disaster Recovery &amp; Business Continuity Lead </w:t>
      </w:r>
      <w:r w:rsidRPr="005A586C">
        <w:rPr>
          <w:rFonts w:ascii="Verdana" w:hAnsi="Verdana"/>
          <w:i/>
          <w:iCs/>
        </w:rPr>
        <w:t xml:space="preserve">and available </w:t>
      </w:r>
      <w:hyperlink r:id="rId20" w:history="1">
        <w:r w:rsidRPr="005A586C">
          <w:rPr>
            <w:rStyle w:val="Hyperlink"/>
            <w:rFonts w:ascii="Verdana" w:hAnsi="Verdana"/>
            <w:i/>
            <w:iCs/>
          </w:rPr>
          <w:t>here</w:t>
        </w:r>
      </w:hyperlink>
      <w:r w:rsidRPr="005A586C">
        <w:t xml:space="preserve"> . </w:t>
      </w:r>
      <w:r w:rsidRPr="005A586C">
        <w:rPr>
          <w:rFonts w:ascii="Verdana" w:hAnsi="Verdana"/>
          <w:i/>
          <w:iCs/>
        </w:rPr>
        <w:t> The detail of the three regular test scenarios for your IT service are outlined below.</w:t>
      </w:r>
    </w:p>
    <w:p w14:paraId="18598986" w14:textId="77777777" w:rsidR="00313AC3" w:rsidRPr="005A586C" w:rsidRDefault="00313AC3" w:rsidP="00313AC3">
      <w:pPr>
        <w:pStyle w:val="BodyText"/>
        <w:jc w:val="both"/>
        <w:rPr>
          <w:rFonts w:ascii="Verdana" w:hAnsi="Verdana"/>
          <w:b/>
          <w:bCs/>
        </w:rPr>
      </w:pPr>
      <w:r w:rsidRPr="005A586C">
        <w:rPr>
          <w:rFonts w:ascii="Verdana" w:hAnsi="Verdana"/>
          <w:b/>
          <w:bCs/>
        </w:rPr>
        <w:t>Tabletop/ Simulation Test</w:t>
      </w:r>
      <w:r w:rsidR="00784568" w:rsidRPr="005A586C">
        <w:rPr>
          <w:rFonts w:ascii="Verdana" w:hAnsi="Verdana"/>
          <w:b/>
          <w:bCs/>
        </w:rPr>
        <w:t xml:space="preserve"> (TT)</w:t>
      </w:r>
      <w:r w:rsidRPr="005A586C">
        <w:rPr>
          <w:rFonts w:ascii="Verdana" w:hAnsi="Verdana"/>
          <w:b/>
          <w:bCs/>
        </w:rPr>
        <w:t>:</w:t>
      </w:r>
    </w:p>
    <w:p w14:paraId="5888DEF5" w14:textId="77777777" w:rsidR="00313AC3" w:rsidRPr="005A586C" w:rsidRDefault="00313AC3" w:rsidP="0000101F">
      <w:pPr>
        <w:pStyle w:val="BodyText"/>
        <w:rPr>
          <w:rFonts w:ascii="Verdana" w:hAnsi="Verdana"/>
          <w:i/>
          <w:iCs/>
          <w:color w:val="A6A6A6" w:themeColor="background1" w:themeShade="A6"/>
        </w:rPr>
      </w:pPr>
      <w:r w:rsidRPr="005A586C">
        <w:rPr>
          <w:rFonts w:ascii="Verdana" w:hAnsi="Verdana"/>
        </w:rPr>
        <w:t xml:space="preserve">This scenario is a simulation test which allows the teams to collaboratively run through various scenarios and detail how they would respond under various scenarios or circumstances, this can help verify preparedness and understanding of teams responses to DR triggers and events  </w:t>
      </w:r>
    </w:p>
    <w:p w14:paraId="1C1B9E54" w14:textId="77777777" w:rsidR="00313AC3" w:rsidRPr="005A586C" w:rsidRDefault="00313AC3" w:rsidP="00313AC3">
      <w:pPr>
        <w:pStyle w:val="BodyText"/>
        <w:jc w:val="both"/>
        <w:rPr>
          <w:rFonts w:ascii="Verdana" w:hAnsi="Verdana"/>
          <w:b/>
          <w:bCs/>
        </w:rPr>
      </w:pPr>
      <w:r w:rsidRPr="005A586C">
        <w:rPr>
          <w:rFonts w:ascii="Verdana" w:hAnsi="Verdana"/>
          <w:b/>
          <w:bCs/>
        </w:rPr>
        <w:t>Isolation/ QFDR Test</w:t>
      </w:r>
      <w:r w:rsidR="00784568" w:rsidRPr="005A586C">
        <w:rPr>
          <w:rFonts w:ascii="Verdana" w:hAnsi="Verdana"/>
          <w:b/>
          <w:bCs/>
        </w:rPr>
        <w:t xml:space="preserve"> (IT)</w:t>
      </w:r>
      <w:r w:rsidRPr="005A586C">
        <w:rPr>
          <w:rFonts w:ascii="Verdana" w:hAnsi="Verdana"/>
          <w:b/>
          <w:bCs/>
        </w:rPr>
        <w:t>:</w:t>
      </w:r>
    </w:p>
    <w:p w14:paraId="4F2DA726" w14:textId="77777777" w:rsidR="00313AC3" w:rsidRPr="005A586C" w:rsidRDefault="00313AC3" w:rsidP="0000101F">
      <w:pPr>
        <w:pStyle w:val="BodyText"/>
        <w:rPr>
          <w:rFonts w:ascii="Verdana" w:hAnsi="Verdana"/>
        </w:rPr>
      </w:pPr>
      <w:r w:rsidRPr="005A586C">
        <w:rPr>
          <w:rFonts w:ascii="Verdana" w:hAnsi="Verdana"/>
        </w:rPr>
        <w:t>For this scenario an isolated failover or ‘copy’ of the production environment is created in an isolated environment for testing purposes. This allows the team to verify the availability and integrity of the systems in a controlled way with little to no production impact.</w:t>
      </w:r>
      <w:r w:rsidRPr="005A586C">
        <w:rPr>
          <w:rFonts w:ascii="Verdana" w:hAnsi="Verdana"/>
          <w:color w:val="2089FF" w:themeColor="text2" w:themeTint="99"/>
        </w:rPr>
        <w:br/>
      </w:r>
      <w:r w:rsidRPr="005A586C">
        <w:rPr>
          <w:rFonts w:ascii="Verdana" w:hAnsi="Verdana"/>
          <w:color w:val="1F497D"/>
        </w:rPr>
        <w:br/>
      </w:r>
      <w:r w:rsidR="00784568" w:rsidRPr="005A586C">
        <w:rPr>
          <w:rFonts w:ascii="Verdana" w:hAnsi="Verdana"/>
          <w:b/>
          <w:bCs/>
        </w:rPr>
        <w:t>Physical Test (PT)</w:t>
      </w:r>
      <w:r w:rsidRPr="005A586C">
        <w:rPr>
          <w:rFonts w:ascii="Verdana" w:hAnsi="Verdana"/>
        </w:rPr>
        <w:t xml:space="preserve">: </w:t>
      </w:r>
    </w:p>
    <w:p w14:paraId="1BDE59B8" w14:textId="77777777" w:rsidR="00313AC3" w:rsidRPr="0063143A" w:rsidRDefault="00313AC3" w:rsidP="0000101F">
      <w:pPr>
        <w:pStyle w:val="BodyText"/>
        <w:rPr>
          <w:rFonts w:ascii="Verdana" w:hAnsi="Verdana"/>
          <w:i/>
          <w:iCs/>
          <w:color w:val="A6A6A6" w:themeColor="background1" w:themeShade="A6"/>
        </w:rPr>
      </w:pPr>
      <w:r w:rsidRPr="005A586C">
        <w:rPr>
          <w:rFonts w:ascii="Verdana" w:hAnsi="Verdana"/>
        </w:rPr>
        <w:t>For this scenario a replication of a total loss of site is used. Failure scenarios where this would be applicable include complete power failure of the site, severe damage or hazard at the site.</w:t>
      </w:r>
      <w:r w:rsidRPr="00C4251D">
        <w:rPr>
          <w:rFonts w:ascii="Verdana" w:hAnsi="Verdana"/>
        </w:rPr>
        <w:br/>
      </w:r>
    </w:p>
    <w:p w14:paraId="237E1DF8" w14:textId="77777777" w:rsidR="00313AC3" w:rsidRPr="00313AC3" w:rsidRDefault="00313AC3" w:rsidP="00313AC3">
      <w:pPr>
        <w:pStyle w:val="Heading1"/>
      </w:pPr>
      <w:bookmarkStart w:id="24" w:name="_Toc166500290"/>
      <w:bookmarkStart w:id="25" w:name="_Toc200521429"/>
      <w:r w:rsidRPr="00313AC3">
        <w:t>Test Strategy</w:t>
      </w:r>
      <w:bookmarkEnd w:id="24"/>
      <w:bookmarkEnd w:id="25"/>
      <w:r w:rsidRPr="00313AC3">
        <w:t xml:space="preserve"> </w:t>
      </w:r>
    </w:p>
    <w:p w14:paraId="61068B1E" w14:textId="77777777" w:rsidR="00313AC3" w:rsidRPr="00313AC3" w:rsidRDefault="00313AC3" w:rsidP="00313AC3">
      <w:pPr>
        <w:pStyle w:val="Heading2"/>
      </w:pPr>
      <w:bookmarkStart w:id="26" w:name="_Toc166054587"/>
      <w:bookmarkStart w:id="27" w:name="_Toc166500291"/>
      <w:bookmarkStart w:id="28" w:name="_Toc200521430"/>
      <w:r>
        <w:t>Test Environment</w:t>
      </w:r>
      <w:bookmarkStart w:id="29" w:name="_Toc166054588"/>
      <w:bookmarkEnd w:id="26"/>
      <w:bookmarkEnd w:id="27"/>
      <w:bookmarkEnd w:id="28"/>
    </w:p>
    <w:p w14:paraId="1A6A69BD" w14:textId="77777777" w:rsidR="00313AC3" w:rsidRPr="00301D0A" w:rsidRDefault="005A586C" w:rsidP="00313AC3">
      <w:pPr>
        <w:pStyle w:val="Heading3"/>
      </w:pPr>
      <w:bookmarkStart w:id="30" w:name="_Toc166500292"/>
      <w:bookmarkStart w:id="31" w:name="_Toc200521431"/>
      <w:r>
        <w:t xml:space="preserve">Physical </w:t>
      </w:r>
      <w:r w:rsidR="00313AC3" w:rsidRPr="00301D0A">
        <w:t>Test Environment Architecture</w:t>
      </w:r>
      <w:bookmarkEnd w:id="29"/>
      <w:bookmarkEnd w:id="30"/>
      <w:bookmarkEnd w:id="31"/>
    </w:p>
    <w:p w14:paraId="7B4705DD" w14:textId="43643593" w:rsidR="0090268D" w:rsidRDefault="005A586C" w:rsidP="00313AC3">
      <w:pPr>
        <w:pStyle w:val="BodyText"/>
        <w:rPr>
          <w:rFonts w:ascii="Verdana" w:hAnsi="Verdana"/>
        </w:rPr>
      </w:pPr>
      <w:r w:rsidRPr="005A586C">
        <w:rPr>
          <w:rFonts w:ascii="Verdana" w:hAnsi="Verdana"/>
        </w:rPr>
        <w:t>If known, i</w:t>
      </w:r>
      <w:r w:rsidR="00313AC3" w:rsidRPr="005A586C">
        <w:rPr>
          <w:rFonts w:ascii="Verdana" w:hAnsi="Verdana"/>
        </w:rPr>
        <w:t xml:space="preserve">nclude details of the test environment </w:t>
      </w:r>
      <w:r w:rsidR="0090268D" w:rsidRPr="005A586C">
        <w:rPr>
          <w:rFonts w:ascii="Verdana" w:hAnsi="Verdana"/>
        </w:rPr>
        <w:t>configuration items</w:t>
      </w:r>
      <w:r w:rsidR="00313AC3" w:rsidRPr="005A586C">
        <w:rPr>
          <w:rFonts w:ascii="Verdana" w:hAnsi="Verdana"/>
        </w:rPr>
        <w:t xml:space="preserve"> in this section. </w:t>
      </w:r>
    </w:p>
    <w:p w14:paraId="5FC7B591" w14:textId="77777777" w:rsidR="00E57665" w:rsidRPr="005A586C" w:rsidRDefault="00E57665" w:rsidP="00313AC3">
      <w:pPr>
        <w:pStyle w:val="BodyText"/>
        <w:rPr>
          <w:rFonts w:ascii="Verdana" w:hAnsi="Verdana"/>
        </w:rPr>
      </w:pPr>
    </w:p>
    <w:p w14:paraId="1B096B01" w14:textId="77777777" w:rsidR="00313AC3" w:rsidRPr="00313AC3" w:rsidRDefault="00313AC3" w:rsidP="00313AC3">
      <w:pPr>
        <w:pStyle w:val="Heading3"/>
      </w:pPr>
      <w:bookmarkStart w:id="32" w:name="_Toc166054589"/>
      <w:bookmarkStart w:id="33" w:name="_Toc166500293"/>
      <w:bookmarkStart w:id="34" w:name="_Toc200521432"/>
      <w:r>
        <w:lastRenderedPageBreak/>
        <w:t>Test Data Requirements</w:t>
      </w:r>
      <w:bookmarkEnd w:id="32"/>
      <w:bookmarkEnd w:id="33"/>
      <w:bookmarkEnd w:id="34"/>
    </w:p>
    <w:p w14:paraId="5B39A254" w14:textId="48806059" w:rsidR="00313AC3" w:rsidRPr="00C52A68" w:rsidRDefault="00313AC3" w:rsidP="00313AC3">
      <w:pPr>
        <w:pStyle w:val="BodyText"/>
        <w:rPr>
          <w:rFonts w:ascii="Verdana" w:hAnsi="Verdana"/>
        </w:rPr>
      </w:pPr>
      <w:r w:rsidRPr="00C52A68">
        <w:rPr>
          <w:rFonts w:ascii="Verdana" w:hAnsi="Verdana"/>
        </w:rPr>
        <w:t>Define any test data requirements.</w:t>
      </w:r>
    </w:p>
    <w:tbl>
      <w:tblPr>
        <w:tblStyle w:val="TableGrid"/>
        <w:tblW w:w="0" w:type="auto"/>
        <w:tblLook w:val="04A0" w:firstRow="1" w:lastRow="0" w:firstColumn="1" w:lastColumn="0" w:noHBand="0" w:noVBand="1"/>
      </w:tblPr>
      <w:tblGrid>
        <w:gridCol w:w="3209"/>
        <w:gridCol w:w="3209"/>
        <w:gridCol w:w="3210"/>
      </w:tblGrid>
      <w:tr w:rsidR="00313AC3" w:rsidRPr="00C4251D" w14:paraId="2D0498BA" w14:textId="77777777" w:rsidTr="00784568">
        <w:trPr>
          <w:cnfStyle w:val="100000000000" w:firstRow="1" w:lastRow="0" w:firstColumn="0" w:lastColumn="0" w:oddVBand="0" w:evenVBand="0" w:oddHBand="0" w:evenHBand="0" w:firstRowFirstColumn="0" w:firstRowLastColumn="0" w:lastRowFirstColumn="0" w:lastRowLastColumn="0"/>
        </w:trPr>
        <w:tc>
          <w:tcPr>
            <w:tcW w:w="3209" w:type="dxa"/>
            <w:shd w:val="clear" w:color="auto" w:fill="00B0F0"/>
          </w:tcPr>
          <w:p w14:paraId="5FB5581C" w14:textId="77777777" w:rsidR="00313AC3" w:rsidRPr="00C52A68" w:rsidRDefault="00313AC3" w:rsidP="00784568">
            <w:pPr>
              <w:pStyle w:val="BodyText"/>
              <w:rPr>
                <w:rFonts w:ascii="Verdana" w:hAnsi="Verdana"/>
                <w:b/>
                <w:bCs/>
                <w:color w:val="FFFFFF" w:themeColor="background1"/>
              </w:rPr>
            </w:pPr>
            <w:r w:rsidRPr="00C52A68">
              <w:rPr>
                <w:rFonts w:ascii="Verdana" w:hAnsi="Verdana"/>
                <w:b/>
                <w:bCs/>
                <w:color w:val="FFFFFF" w:themeColor="background1"/>
              </w:rPr>
              <w:t>System</w:t>
            </w:r>
          </w:p>
        </w:tc>
        <w:tc>
          <w:tcPr>
            <w:tcW w:w="3209" w:type="dxa"/>
            <w:shd w:val="clear" w:color="auto" w:fill="00B0F0"/>
          </w:tcPr>
          <w:p w14:paraId="1734D25A" w14:textId="77777777" w:rsidR="00313AC3" w:rsidRPr="00C52A68" w:rsidRDefault="00313AC3" w:rsidP="00784568">
            <w:pPr>
              <w:pStyle w:val="BodyText"/>
              <w:rPr>
                <w:rFonts w:ascii="Verdana" w:hAnsi="Verdana"/>
                <w:b/>
                <w:bCs/>
                <w:color w:val="FFFFFF" w:themeColor="background1"/>
              </w:rPr>
            </w:pPr>
            <w:r w:rsidRPr="00C52A68">
              <w:rPr>
                <w:rFonts w:ascii="Verdana" w:hAnsi="Verdana"/>
                <w:b/>
                <w:bCs/>
                <w:color w:val="FFFFFF" w:themeColor="background1"/>
              </w:rPr>
              <w:t>Data Description</w:t>
            </w:r>
          </w:p>
        </w:tc>
        <w:tc>
          <w:tcPr>
            <w:tcW w:w="3210" w:type="dxa"/>
            <w:shd w:val="clear" w:color="auto" w:fill="00B0F0"/>
          </w:tcPr>
          <w:p w14:paraId="394483E8" w14:textId="77777777" w:rsidR="00313AC3" w:rsidRPr="00C52A68" w:rsidRDefault="00313AC3" w:rsidP="00784568">
            <w:pPr>
              <w:pStyle w:val="BodyText"/>
              <w:rPr>
                <w:rFonts w:ascii="Verdana" w:hAnsi="Verdana"/>
                <w:b/>
                <w:bCs/>
                <w:color w:val="FFFFFF" w:themeColor="background1"/>
              </w:rPr>
            </w:pPr>
            <w:r w:rsidRPr="00C52A68">
              <w:rPr>
                <w:rFonts w:ascii="Verdana" w:hAnsi="Verdana"/>
                <w:b/>
                <w:bCs/>
                <w:color w:val="FFFFFF" w:themeColor="background1"/>
              </w:rPr>
              <w:t>Data used for</w:t>
            </w:r>
          </w:p>
        </w:tc>
      </w:tr>
      <w:tr w:rsidR="00313AC3" w:rsidRPr="00C4251D" w14:paraId="3656B9AB" w14:textId="77777777" w:rsidTr="00784568">
        <w:tc>
          <w:tcPr>
            <w:tcW w:w="3209" w:type="dxa"/>
          </w:tcPr>
          <w:p w14:paraId="45FB0818" w14:textId="79E94429" w:rsidR="00313AC3" w:rsidRPr="00C4251D" w:rsidRDefault="00E57665" w:rsidP="00784568">
            <w:pPr>
              <w:pStyle w:val="BodyText"/>
              <w:rPr>
                <w:rFonts w:ascii="Verdana" w:hAnsi="Verdana"/>
              </w:rPr>
            </w:pPr>
            <w:r>
              <w:rPr>
                <w:rFonts w:ascii="Verdana" w:hAnsi="Verdana"/>
              </w:rPr>
              <w:t>N/A</w:t>
            </w:r>
          </w:p>
        </w:tc>
        <w:tc>
          <w:tcPr>
            <w:tcW w:w="3209" w:type="dxa"/>
          </w:tcPr>
          <w:p w14:paraId="049F31CB" w14:textId="77777777" w:rsidR="00313AC3" w:rsidRPr="00C4251D" w:rsidRDefault="00313AC3" w:rsidP="00784568">
            <w:pPr>
              <w:pStyle w:val="BodyText"/>
              <w:rPr>
                <w:rFonts w:ascii="Verdana" w:hAnsi="Verdana"/>
              </w:rPr>
            </w:pPr>
          </w:p>
        </w:tc>
        <w:tc>
          <w:tcPr>
            <w:tcW w:w="3210" w:type="dxa"/>
          </w:tcPr>
          <w:p w14:paraId="53128261" w14:textId="77777777" w:rsidR="00313AC3" w:rsidRPr="00C4251D" w:rsidRDefault="00313AC3" w:rsidP="00784568">
            <w:pPr>
              <w:pStyle w:val="BodyText"/>
              <w:rPr>
                <w:rFonts w:ascii="Verdana" w:hAnsi="Verdana"/>
              </w:rPr>
            </w:pPr>
          </w:p>
        </w:tc>
      </w:tr>
      <w:tr w:rsidR="00313AC3" w:rsidRPr="00C4251D" w14:paraId="62486C05" w14:textId="77777777" w:rsidTr="00784568">
        <w:trPr>
          <w:cnfStyle w:val="000000010000" w:firstRow="0" w:lastRow="0" w:firstColumn="0" w:lastColumn="0" w:oddVBand="0" w:evenVBand="0" w:oddHBand="0" w:evenHBand="1" w:firstRowFirstColumn="0" w:firstRowLastColumn="0" w:lastRowFirstColumn="0" w:lastRowLastColumn="0"/>
        </w:trPr>
        <w:tc>
          <w:tcPr>
            <w:tcW w:w="3209" w:type="dxa"/>
          </w:tcPr>
          <w:p w14:paraId="4101652C" w14:textId="77777777" w:rsidR="00313AC3" w:rsidRPr="00C4251D" w:rsidRDefault="00313AC3" w:rsidP="00784568">
            <w:pPr>
              <w:pStyle w:val="BodyText"/>
              <w:rPr>
                <w:rFonts w:ascii="Verdana" w:hAnsi="Verdana"/>
              </w:rPr>
            </w:pPr>
          </w:p>
        </w:tc>
        <w:tc>
          <w:tcPr>
            <w:tcW w:w="3209" w:type="dxa"/>
          </w:tcPr>
          <w:p w14:paraId="4B99056E" w14:textId="77777777" w:rsidR="00313AC3" w:rsidRPr="00C4251D" w:rsidRDefault="00313AC3" w:rsidP="00784568">
            <w:pPr>
              <w:pStyle w:val="BodyText"/>
              <w:rPr>
                <w:rFonts w:ascii="Verdana" w:hAnsi="Verdana"/>
              </w:rPr>
            </w:pPr>
          </w:p>
        </w:tc>
        <w:tc>
          <w:tcPr>
            <w:tcW w:w="3210" w:type="dxa"/>
          </w:tcPr>
          <w:p w14:paraId="1299C43A" w14:textId="77777777" w:rsidR="00313AC3" w:rsidRPr="00C4251D" w:rsidRDefault="00313AC3" w:rsidP="00784568">
            <w:pPr>
              <w:pStyle w:val="BodyText"/>
              <w:rPr>
                <w:rFonts w:ascii="Verdana" w:hAnsi="Verdana"/>
              </w:rPr>
            </w:pPr>
          </w:p>
        </w:tc>
      </w:tr>
    </w:tbl>
    <w:p w14:paraId="0FB78278" w14:textId="77777777" w:rsidR="005A586C" w:rsidRDefault="005A586C" w:rsidP="00313AC3">
      <w:pPr>
        <w:pStyle w:val="BodyText"/>
        <w:rPr>
          <w:rFonts w:ascii="Verdana" w:hAnsi="Verdana"/>
          <w:color w:val="2089FF" w:themeColor="text2" w:themeTint="99"/>
        </w:rPr>
      </w:pPr>
    </w:p>
    <w:p w14:paraId="6E176B27" w14:textId="77777777" w:rsidR="00313AC3" w:rsidRPr="00313AC3" w:rsidRDefault="00313AC3" w:rsidP="00313AC3">
      <w:pPr>
        <w:pStyle w:val="Heading2"/>
      </w:pPr>
      <w:bookmarkStart w:id="35" w:name="_Toc166500294"/>
      <w:bookmarkStart w:id="36" w:name="_Toc200521433"/>
      <w:r>
        <w:t>Test Dependencies &amp; Assumptions</w:t>
      </w:r>
      <w:bookmarkEnd w:id="35"/>
      <w:bookmarkEnd w:id="36"/>
    </w:p>
    <w:p w14:paraId="7E94AFF6" w14:textId="3540A4B6" w:rsidR="00313AC3" w:rsidRPr="00C52A68" w:rsidRDefault="00313AC3" w:rsidP="00313AC3">
      <w:pPr>
        <w:pStyle w:val="BodyText"/>
        <w:rPr>
          <w:rFonts w:ascii="Verdana" w:hAnsi="Verdana"/>
        </w:rPr>
      </w:pPr>
      <w:r w:rsidRPr="00C52A68">
        <w:rPr>
          <w:rFonts w:ascii="Verdana" w:hAnsi="Verdana"/>
        </w:rPr>
        <w:t xml:space="preserve">A dependency is something testing relies on and will impact testing if it’s changed or removed. </w:t>
      </w:r>
    </w:p>
    <w:p w14:paraId="1633577A" w14:textId="77777777" w:rsidR="00313AC3" w:rsidRPr="00C52A68" w:rsidRDefault="00313AC3" w:rsidP="00313AC3">
      <w:pPr>
        <w:pStyle w:val="BodyText"/>
        <w:rPr>
          <w:rFonts w:ascii="Verdana" w:hAnsi="Verdana"/>
        </w:rPr>
      </w:pPr>
      <w:r w:rsidRPr="00C52A68">
        <w:rPr>
          <w:rFonts w:ascii="Verdana" w:hAnsi="Verdana"/>
        </w:rPr>
        <w:t>Assumptions are made when you do not have all the facts or possible outcomes needed to complete a plan.</w:t>
      </w:r>
    </w:p>
    <w:tbl>
      <w:tblPr>
        <w:tblStyle w:val="TableGrid"/>
        <w:tblW w:w="0" w:type="auto"/>
        <w:tblLook w:val="04A0" w:firstRow="1" w:lastRow="0" w:firstColumn="1" w:lastColumn="0" w:noHBand="0" w:noVBand="1"/>
      </w:tblPr>
      <w:tblGrid>
        <w:gridCol w:w="3209"/>
        <w:gridCol w:w="3209"/>
        <w:gridCol w:w="3210"/>
      </w:tblGrid>
      <w:tr w:rsidR="00313AC3" w:rsidRPr="00C4251D" w14:paraId="529A7725" w14:textId="77777777" w:rsidTr="00784568">
        <w:trPr>
          <w:cnfStyle w:val="100000000000" w:firstRow="1" w:lastRow="0" w:firstColumn="0" w:lastColumn="0" w:oddVBand="0" w:evenVBand="0" w:oddHBand="0" w:evenHBand="0" w:firstRowFirstColumn="0" w:firstRowLastColumn="0" w:lastRowFirstColumn="0" w:lastRowLastColumn="0"/>
        </w:trPr>
        <w:tc>
          <w:tcPr>
            <w:tcW w:w="3209" w:type="dxa"/>
            <w:shd w:val="clear" w:color="auto" w:fill="00B0F0"/>
          </w:tcPr>
          <w:p w14:paraId="3C0053AD" w14:textId="77777777" w:rsidR="00313AC3" w:rsidRPr="00C4251D" w:rsidRDefault="00313AC3" w:rsidP="00784568">
            <w:pPr>
              <w:pStyle w:val="BodyText"/>
              <w:rPr>
                <w:rFonts w:ascii="Verdana" w:hAnsi="Verdana"/>
                <w:strike/>
                <w:color w:val="FFFFFF" w:themeColor="background1"/>
              </w:rPr>
            </w:pPr>
            <w:r>
              <w:rPr>
                <w:rFonts w:ascii="Verdana" w:hAnsi="Verdana"/>
                <w:color w:val="FFFFFF" w:themeColor="background1"/>
              </w:rPr>
              <w:t>T</w:t>
            </w:r>
            <w:r w:rsidRPr="00C4251D">
              <w:rPr>
                <w:rFonts w:ascii="Verdana" w:hAnsi="Verdana"/>
                <w:color w:val="FFFFFF" w:themeColor="background1"/>
              </w:rPr>
              <w:t xml:space="preserve">ype </w:t>
            </w:r>
          </w:p>
        </w:tc>
        <w:tc>
          <w:tcPr>
            <w:tcW w:w="3209" w:type="dxa"/>
            <w:shd w:val="clear" w:color="auto" w:fill="00B0F0"/>
          </w:tcPr>
          <w:p w14:paraId="34260F9F" w14:textId="77777777" w:rsidR="00313AC3" w:rsidRPr="00C4251D" w:rsidRDefault="00313AC3" w:rsidP="00784568">
            <w:pPr>
              <w:pStyle w:val="BodyText"/>
              <w:rPr>
                <w:rFonts w:ascii="Verdana" w:hAnsi="Verdana"/>
                <w:color w:val="FFFFFF" w:themeColor="background1"/>
              </w:rPr>
            </w:pPr>
            <w:r w:rsidRPr="00C4251D">
              <w:rPr>
                <w:rFonts w:ascii="Verdana" w:hAnsi="Verdana"/>
                <w:color w:val="FFFFFF" w:themeColor="background1"/>
              </w:rPr>
              <w:t>Dependency</w:t>
            </w:r>
          </w:p>
        </w:tc>
        <w:tc>
          <w:tcPr>
            <w:tcW w:w="3210" w:type="dxa"/>
            <w:shd w:val="clear" w:color="auto" w:fill="00B0F0"/>
          </w:tcPr>
          <w:p w14:paraId="0D016697" w14:textId="77777777" w:rsidR="00313AC3" w:rsidRPr="00C4251D" w:rsidRDefault="00313AC3" w:rsidP="00784568">
            <w:pPr>
              <w:pStyle w:val="BodyText"/>
              <w:rPr>
                <w:rFonts w:ascii="Verdana" w:hAnsi="Verdana"/>
                <w:color w:val="FFFFFF" w:themeColor="background1"/>
              </w:rPr>
            </w:pPr>
            <w:r w:rsidRPr="00C4251D">
              <w:rPr>
                <w:rFonts w:ascii="Verdana" w:hAnsi="Verdana"/>
                <w:color w:val="FFFFFF" w:themeColor="background1"/>
              </w:rPr>
              <w:t>Assumptions</w:t>
            </w:r>
          </w:p>
        </w:tc>
      </w:tr>
      <w:tr w:rsidR="00FA72D0" w:rsidRPr="005A586C" w14:paraId="27FF85F8" w14:textId="77777777" w:rsidTr="00784568">
        <w:tc>
          <w:tcPr>
            <w:tcW w:w="3209" w:type="dxa"/>
          </w:tcPr>
          <w:p w14:paraId="73336D17" w14:textId="611C1540" w:rsidR="00FA72D0" w:rsidRPr="005A586C" w:rsidRDefault="00FA72D0" w:rsidP="00FA72D0">
            <w:pPr>
              <w:pStyle w:val="BodyText"/>
              <w:rPr>
                <w:rFonts w:ascii="Verdana" w:hAnsi="Verdana"/>
                <w:i/>
                <w:color w:val="0092D7"/>
              </w:rPr>
            </w:pPr>
            <w:r w:rsidRPr="00D67396">
              <w:t>Resourcing</w:t>
            </w:r>
          </w:p>
        </w:tc>
        <w:tc>
          <w:tcPr>
            <w:tcW w:w="3209" w:type="dxa"/>
          </w:tcPr>
          <w:p w14:paraId="4AD5CE97" w14:textId="4852FB52" w:rsidR="00FA72D0" w:rsidRPr="005A586C" w:rsidRDefault="00931DE9" w:rsidP="00FA72D0">
            <w:pPr>
              <w:pStyle w:val="BodyText"/>
              <w:rPr>
                <w:rFonts w:ascii="Verdana" w:hAnsi="Verdana"/>
                <w:i/>
                <w:color w:val="A6A6A6" w:themeColor="background1" w:themeShade="A6"/>
              </w:rPr>
            </w:pPr>
            <w:r>
              <w:t>Service</w:t>
            </w:r>
            <w:r w:rsidR="00FA72D0" w:rsidRPr="00D67396">
              <w:t xml:space="preserve"> recovery</w:t>
            </w:r>
          </w:p>
        </w:tc>
        <w:tc>
          <w:tcPr>
            <w:tcW w:w="3210" w:type="dxa"/>
          </w:tcPr>
          <w:p w14:paraId="159CB8E3" w14:textId="1C7164FF" w:rsidR="00FA72D0" w:rsidRPr="005A586C" w:rsidRDefault="00FA72D0" w:rsidP="00FA72D0">
            <w:pPr>
              <w:pStyle w:val="BodyText"/>
              <w:rPr>
                <w:rFonts w:ascii="Verdana" w:hAnsi="Verdana"/>
                <w:i/>
                <w:color w:val="A6A6A6" w:themeColor="background1" w:themeShade="A6"/>
              </w:rPr>
            </w:pPr>
            <w:r w:rsidRPr="00D67396">
              <w:t xml:space="preserve">Support personnel from </w:t>
            </w:r>
            <w:r w:rsidR="00931DE9">
              <w:t>NCS Cloud Operations team</w:t>
            </w:r>
            <w:r w:rsidRPr="00D67396">
              <w:t xml:space="preserve"> would be available to perform the Runsheet steps pertaining to </w:t>
            </w:r>
            <w:r w:rsidR="00931DE9">
              <w:t>AIS service</w:t>
            </w:r>
            <w:r w:rsidRPr="00D67396">
              <w:t xml:space="preserve"> recovery</w:t>
            </w:r>
            <w:r w:rsidR="00931DE9">
              <w:t>.</w:t>
            </w:r>
          </w:p>
        </w:tc>
      </w:tr>
      <w:tr w:rsidR="00313AC3" w:rsidRPr="005A586C" w14:paraId="506EAF05" w14:textId="77777777" w:rsidTr="00784568">
        <w:trPr>
          <w:cnfStyle w:val="000000010000" w:firstRow="0" w:lastRow="0" w:firstColumn="0" w:lastColumn="0" w:oddVBand="0" w:evenVBand="0" w:oddHBand="0" w:evenHBand="1" w:firstRowFirstColumn="0" w:firstRowLastColumn="0" w:lastRowFirstColumn="0" w:lastRowLastColumn="0"/>
        </w:trPr>
        <w:tc>
          <w:tcPr>
            <w:tcW w:w="3209" w:type="dxa"/>
          </w:tcPr>
          <w:p w14:paraId="0D399599" w14:textId="59D42150" w:rsidR="00313AC3" w:rsidRPr="004D76C3" w:rsidRDefault="000B5ED3" w:rsidP="00784568">
            <w:pPr>
              <w:pStyle w:val="BodyText"/>
              <w:rPr>
                <w:rFonts w:ascii="Verdana" w:hAnsi="Verdana"/>
                <w:iCs/>
                <w:color w:val="auto"/>
              </w:rPr>
            </w:pPr>
            <w:r w:rsidRPr="004D76C3">
              <w:rPr>
                <w:rFonts w:ascii="Verdana" w:hAnsi="Verdana"/>
                <w:iCs/>
                <w:color w:val="auto"/>
              </w:rPr>
              <w:t>Cloud Service Reliability</w:t>
            </w:r>
          </w:p>
        </w:tc>
        <w:tc>
          <w:tcPr>
            <w:tcW w:w="3209" w:type="dxa"/>
          </w:tcPr>
          <w:p w14:paraId="528DC9D8" w14:textId="139EB55C" w:rsidR="00313AC3" w:rsidRPr="004D76C3" w:rsidRDefault="000B5ED3" w:rsidP="00784568">
            <w:pPr>
              <w:pStyle w:val="BodyText"/>
              <w:rPr>
                <w:rFonts w:ascii="Verdana" w:hAnsi="Verdana"/>
                <w:iCs/>
                <w:color w:val="auto"/>
              </w:rPr>
            </w:pPr>
            <w:r w:rsidRPr="004D76C3">
              <w:rPr>
                <w:rFonts w:ascii="Verdana" w:hAnsi="Verdana"/>
                <w:iCs/>
                <w:color w:val="auto"/>
              </w:rPr>
              <w:t>Cloud Infrastructure</w:t>
            </w:r>
          </w:p>
        </w:tc>
        <w:tc>
          <w:tcPr>
            <w:tcW w:w="3210" w:type="dxa"/>
          </w:tcPr>
          <w:p w14:paraId="1FF2DC54" w14:textId="5CEAFDA2" w:rsidR="00313AC3" w:rsidRPr="004D76C3" w:rsidRDefault="000B5ED3" w:rsidP="00784568">
            <w:pPr>
              <w:pStyle w:val="BodyText"/>
              <w:rPr>
                <w:rFonts w:ascii="Verdana" w:hAnsi="Verdana"/>
                <w:iCs/>
                <w:color w:val="auto"/>
              </w:rPr>
            </w:pPr>
            <w:r w:rsidRPr="004D76C3">
              <w:rPr>
                <w:rFonts w:ascii="Verdana" w:hAnsi="Verdana"/>
                <w:iCs/>
                <w:color w:val="auto"/>
              </w:rPr>
              <w:t>Azure services in</w:t>
            </w:r>
            <w:r w:rsidR="004D76C3" w:rsidRPr="004D76C3">
              <w:rPr>
                <w:rFonts w:ascii="Verdana" w:hAnsi="Verdana"/>
                <w:iCs/>
                <w:color w:val="auto"/>
              </w:rPr>
              <w:t>-scope have been replicating successfully and will failover automatically as expected.</w:t>
            </w:r>
          </w:p>
        </w:tc>
      </w:tr>
    </w:tbl>
    <w:p w14:paraId="1FC39945" w14:textId="77777777" w:rsidR="00313AC3" w:rsidRPr="00DE339B" w:rsidRDefault="00313AC3" w:rsidP="00313AC3">
      <w:bookmarkStart w:id="37" w:name="_Toc166054591"/>
    </w:p>
    <w:p w14:paraId="6B1CA0FF" w14:textId="77777777" w:rsidR="00313AC3" w:rsidRPr="00313AC3" w:rsidRDefault="00313AC3" w:rsidP="007D07BA">
      <w:pPr>
        <w:pStyle w:val="Heading2"/>
      </w:pPr>
      <w:bookmarkStart w:id="38" w:name="_Toc166500295"/>
      <w:bookmarkStart w:id="39" w:name="_Toc200521434"/>
      <w:r>
        <w:t>Risk Management</w:t>
      </w:r>
      <w:bookmarkEnd w:id="37"/>
      <w:bookmarkEnd w:id="38"/>
      <w:bookmarkEnd w:id="39"/>
    </w:p>
    <w:p w14:paraId="6DC38F84" w14:textId="2BF56137" w:rsidR="00313AC3" w:rsidRPr="00C52A68" w:rsidRDefault="00313AC3" w:rsidP="007D07BA">
      <w:pPr>
        <w:pStyle w:val="BodyText"/>
        <w:keepNext/>
        <w:keepLines/>
        <w:rPr>
          <w:rFonts w:ascii="Verdana" w:hAnsi="Verdana"/>
        </w:rPr>
      </w:pPr>
      <w:r w:rsidRPr="00C52A68">
        <w:rPr>
          <w:rFonts w:ascii="Verdana" w:hAnsi="Verdana"/>
        </w:rPr>
        <w:t xml:space="preserve">Document all testing risks in this section. A testing risk is any event that has not occurred yet but may occur, and if materialised would impact the planned scope, quality or </w:t>
      </w:r>
      <w:r w:rsidR="005A586C">
        <w:rPr>
          <w:rFonts w:ascii="Verdana" w:hAnsi="Verdana"/>
        </w:rPr>
        <w:t>objectives</w:t>
      </w:r>
      <w:r w:rsidRPr="00C52A68">
        <w:rPr>
          <w:rFonts w:ascii="Verdana" w:hAnsi="Verdana"/>
        </w:rPr>
        <w:t xml:space="preserve"> of the test. Testing risks should also include the risk of any of the dependencies</w:t>
      </w:r>
      <w:r>
        <w:rPr>
          <w:rFonts w:ascii="Verdana" w:hAnsi="Verdana"/>
        </w:rPr>
        <w:t xml:space="preserve"> not being available</w:t>
      </w:r>
      <w:r w:rsidRPr="00C52A68">
        <w:rPr>
          <w:rFonts w:ascii="Verdana" w:hAnsi="Verdana"/>
        </w:rPr>
        <w:t>.</w:t>
      </w:r>
    </w:p>
    <w:p w14:paraId="796423AE" w14:textId="79658093" w:rsidR="00313AC3" w:rsidRPr="00185EC1" w:rsidRDefault="00313AC3" w:rsidP="00313AC3">
      <w:pPr>
        <w:pStyle w:val="BodyText"/>
        <w:rPr>
          <w:rFonts w:ascii="Verdana" w:hAnsi="Verdana"/>
          <w:color w:val="2089FF" w:themeColor="text2" w:themeTint="99"/>
        </w:rPr>
      </w:pPr>
    </w:p>
    <w:tbl>
      <w:tblPr>
        <w:tblStyle w:val="TableGrid"/>
        <w:tblW w:w="0" w:type="auto"/>
        <w:tblLook w:val="04A0" w:firstRow="1" w:lastRow="0" w:firstColumn="1" w:lastColumn="0" w:noHBand="0" w:noVBand="1"/>
      </w:tblPr>
      <w:tblGrid>
        <w:gridCol w:w="3209"/>
        <w:gridCol w:w="3209"/>
        <w:gridCol w:w="3210"/>
      </w:tblGrid>
      <w:tr w:rsidR="00313AC3" w:rsidRPr="00C4251D" w14:paraId="5D8CB743" w14:textId="77777777" w:rsidTr="00784568">
        <w:trPr>
          <w:cnfStyle w:val="100000000000" w:firstRow="1" w:lastRow="0" w:firstColumn="0" w:lastColumn="0" w:oddVBand="0" w:evenVBand="0" w:oddHBand="0" w:evenHBand="0" w:firstRowFirstColumn="0" w:firstRowLastColumn="0" w:lastRowFirstColumn="0" w:lastRowLastColumn="0"/>
        </w:trPr>
        <w:tc>
          <w:tcPr>
            <w:tcW w:w="3209" w:type="dxa"/>
            <w:shd w:val="clear" w:color="auto" w:fill="00B0F0"/>
          </w:tcPr>
          <w:p w14:paraId="66ABEBAA" w14:textId="77777777" w:rsidR="00313AC3" w:rsidRPr="00C52A68" w:rsidRDefault="00313AC3" w:rsidP="00784568">
            <w:pPr>
              <w:pStyle w:val="BodyText"/>
              <w:rPr>
                <w:rFonts w:ascii="Verdana" w:hAnsi="Verdana"/>
                <w:b/>
                <w:bCs/>
                <w:color w:val="FFFFFF" w:themeColor="background1"/>
              </w:rPr>
            </w:pPr>
            <w:r w:rsidRPr="00C52A68">
              <w:rPr>
                <w:rFonts w:ascii="Verdana" w:hAnsi="Verdana"/>
                <w:b/>
                <w:bCs/>
                <w:color w:val="FFFFFF" w:themeColor="background1"/>
              </w:rPr>
              <w:t>Identified Risk</w:t>
            </w:r>
          </w:p>
        </w:tc>
        <w:tc>
          <w:tcPr>
            <w:tcW w:w="3209" w:type="dxa"/>
            <w:shd w:val="clear" w:color="auto" w:fill="00B0F0"/>
          </w:tcPr>
          <w:p w14:paraId="5CA4F8C9" w14:textId="77777777" w:rsidR="00313AC3" w:rsidRPr="00C52A68" w:rsidRDefault="00313AC3" w:rsidP="00784568">
            <w:pPr>
              <w:pStyle w:val="BodyText"/>
              <w:rPr>
                <w:rFonts w:ascii="Verdana" w:hAnsi="Verdana"/>
                <w:b/>
                <w:bCs/>
                <w:color w:val="FFFFFF" w:themeColor="background1"/>
              </w:rPr>
            </w:pPr>
            <w:r w:rsidRPr="00C52A68">
              <w:rPr>
                <w:rFonts w:ascii="Verdana" w:hAnsi="Verdana"/>
                <w:b/>
                <w:bCs/>
                <w:color w:val="FFFFFF" w:themeColor="background1"/>
              </w:rPr>
              <w:t>Risk Impacts</w:t>
            </w:r>
          </w:p>
        </w:tc>
        <w:tc>
          <w:tcPr>
            <w:tcW w:w="3210" w:type="dxa"/>
            <w:shd w:val="clear" w:color="auto" w:fill="00B0F0"/>
          </w:tcPr>
          <w:p w14:paraId="0D542267" w14:textId="77777777" w:rsidR="00313AC3" w:rsidRPr="00C52A68" w:rsidRDefault="00313AC3" w:rsidP="00784568">
            <w:pPr>
              <w:pStyle w:val="BodyText"/>
              <w:rPr>
                <w:rFonts w:ascii="Verdana" w:hAnsi="Verdana"/>
                <w:b/>
                <w:bCs/>
                <w:color w:val="FFFFFF" w:themeColor="background1"/>
              </w:rPr>
            </w:pPr>
            <w:r w:rsidRPr="00C52A68">
              <w:rPr>
                <w:rFonts w:ascii="Verdana" w:hAnsi="Verdana"/>
                <w:b/>
                <w:bCs/>
                <w:color w:val="FFFFFF" w:themeColor="background1"/>
              </w:rPr>
              <w:t>Countermeasure</w:t>
            </w:r>
          </w:p>
        </w:tc>
      </w:tr>
      <w:tr w:rsidR="00313AC3" w:rsidRPr="00C4251D" w14:paraId="0562CB0E" w14:textId="77777777" w:rsidTr="00784568">
        <w:tc>
          <w:tcPr>
            <w:tcW w:w="3209" w:type="dxa"/>
          </w:tcPr>
          <w:p w14:paraId="34CE0A41" w14:textId="6798A3DF" w:rsidR="00313AC3" w:rsidRPr="00C4251D" w:rsidRDefault="00935C38" w:rsidP="00784568">
            <w:pPr>
              <w:pStyle w:val="BodyText"/>
              <w:rPr>
                <w:rFonts w:ascii="Verdana" w:hAnsi="Verdana"/>
              </w:rPr>
            </w:pPr>
            <w:r>
              <w:rPr>
                <w:rFonts w:ascii="Verdana" w:hAnsi="Verdana"/>
              </w:rPr>
              <w:t>N/A</w:t>
            </w:r>
          </w:p>
        </w:tc>
        <w:tc>
          <w:tcPr>
            <w:tcW w:w="3209" w:type="dxa"/>
          </w:tcPr>
          <w:p w14:paraId="62EBF3C5" w14:textId="77777777" w:rsidR="00313AC3" w:rsidRPr="00C4251D" w:rsidRDefault="00313AC3" w:rsidP="00784568">
            <w:pPr>
              <w:pStyle w:val="BodyText"/>
              <w:rPr>
                <w:rFonts w:ascii="Verdana" w:hAnsi="Verdana"/>
              </w:rPr>
            </w:pPr>
          </w:p>
        </w:tc>
        <w:tc>
          <w:tcPr>
            <w:tcW w:w="3210" w:type="dxa"/>
          </w:tcPr>
          <w:p w14:paraId="6D98A12B" w14:textId="77777777" w:rsidR="00313AC3" w:rsidRPr="000D00CC" w:rsidRDefault="00313AC3" w:rsidP="00784568">
            <w:pPr>
              <w:pStyle w:val="BodyText"/>
              <w:rPr>
                <w:rFonts w:ascii="Verdana" w:hAnsi="Verdana"/>
                <w:color w:val="808080" w:themeColor="background1" w:themeShade="80"/>
              </w:rPr>
            </w:pPr>
          </w:p>
        </w:tc>
      </w:tr>
      <w:tr w:rsidR="00313AC3" w:rsidRPr="00C4251D" w14:paraId="2946DB82" w14:textId="77777777" w:rsidTr="00784568">
        <w:trPr>
          <w:cnfStyle w:val="000000010000" w:firstRow="0" w:lastRow="0" w:firstColumn="0" w:lastColumn="0" w:oddVBand="0" w:evenVBand="0" w:oddHBand="0" w:evenHBand="1" w:firstRowFirstColumn="0" w:firstRowLastColumn="0" w:lastRowFirstColumn="0" w:lastRowLastColumn="0"/>
        </w:trPr>
        <w:tc>
          <w:tcPr>
            <w:tcW w:w="3209" w:type="dxa"/>
          </w:tcPr>
          <w:p w14:paraId="5997CC1D" w14:textId="77777777" w:rsidR="00313AC3" w:rsidRPr="00C4251D" w:rsidRDefault="00313AC3" w:rsidP="00784568">
            <w:pPr>
              <w:pStyle w:val="BodyText"/>
              <w:rPr>
                <w:rFonts w:ascii="Verdana" w:hAnsi="Verdana"/>
              </w:rPr>
            </w:pPr>
          </w:p>
        </w:tc>
        <w:tc>
          <w:tcPr>
            <w:tcW w:w="3209" w:type="dxa"/>
          </w:tcPr>
          <w:p w14:paraId="110FFD37" w14:textId="77777777" w:rsidR="00313AC3" w:rsidRPr="00C4251D" w:rsidRDefault="00313AC3" w:rsidP="00784568">
            <w:pPr>
              <w:pStyle w:val="BodyText"/>
              <w:rPr>
                <w:rFonts w:ascii="Verdana" w:hAnsi="Verdana"/>
              </w:rPr>
            </w:pPr>
          </w:p>
        </w:tc>
        <w:tc>
          <w:tcPr>
            <w:tcW w:w="3210" w:type="dxa"/>
          </w:tcPr>
          <w:p w14:paraId="6B699379" w14:textId="77777777" w:rsidR="00313AC3" w:rsidRPr="00C4251D" w:rsidRDefault="00313AC3" w:rsidP="00784568">
            <w:pPr>
              <w:pStyle w:val="BodyText"/>
              <w:rPr>
                <w:rFonts w:ascii="Verdana" w:hAnsi="Verdana"/>
              </w:rPr>
            </w:pPr>
          </w:p>
        </w:tc>
      </w:tr>
      <w:tr w:rsidR="00313AC3" w:rsidRPr="00C4251D" w14:paraId="3FE9F23F" w14:textId="77777777" w:rsidTr="00784568">
        <w:tc>
          <w:tcPr>
            <w:tcW w:w="3209" w:type="dxa"/>
          </w:tcPr>
          <w:p w14:paraId="1F72F646" w14:textId="77777777" w:rsidR="00313AC3" w:rsidRPr="00C4251D" w:rsidRDefault="00313AC3" w:rsidP="00784568">
            <w:pPr>
              <w:pStyle w:val="BodyText"/>
              <w:rPr>
                <w:rFonts w:ascii="Verdana" w:hAnsi="Verdana"/>
              </w:rPr>
            </w:pPr>
          </w:p>
        </w:tc>
        <w:tc>
          <w:tcPr>
            <w:tcW w:w="3209" w:type="dxa"/>
          </w:tcPr>
          <w:p w14:paraId="08CE6F91" w14:textId="77777777" w:rsidR="00313AC3" w:rsidRPr="00C4251D" w:rsidRDefault="00313AC3" w:rsidP="00784568">
            <w:pPr>
              <w:pStyle w:val="BodyText"/>
              <w:rPr>
                <w:rFonts w:ascii="Verdana" w:hAnsi="Verdana"/>
              </w:rPr>
            </w:pPr>
          </w:p>
        </w:tc>
        <w:tc>
          <w:tcPr>
            <w:tcW w:w="3210" w:type="dxa"/>
          </w:tcPr>
          <w:p w14:paraId="61CDCEAD" w14:textId="77777777" w:rsidR="00313AC3" w:rsidRPr="00C4251D" w:rsidRDefault="00313AC3" w:rsidP="00784568">
            <w:pPr>
              <w:pStyle w:val="BodyText"/>
              <w:rPr>
                <w:rFonts w:ascii="Verdana" w:hAnsi="Verdana"/>
              </w:rPr>
            </w:pPr>
          </w:p>
        </w:tc>
      </w:tr>
    </w:tbl>
    <w:p w14:paraId="6BB9E253" w14:textId="77777777" w:rsidR="0090268D" w:rsidRPr="0090268D" w:rsidRDefault="0090268D" w:rsidP="0090268D"/>
    <w:p w14:paraId="143ABF65" w14:textId="77777777" w:rsidR="00313AC3" w:rsidRPr="005A586C" w:rsidRDefault="00C22E4D" w:rsidP="00313AC3">
      <w:pPr>
        <w:pStyle w:val="Heading2"/>
      </w:pPr>
      <w:bookmarkStart w:id="40" w:name="_Toc200521435"/>
      <w:r>
        <w:t>IT DR Runsheet</w:t>
      </w:r>
      <w:bookmarkEnd w:id="40"/>
    </w:p>
    <w:p w14:paraId="0ACC4A0D" w14:textId="50FA4BF4" w:rsidR="00313AC3" w:rsidRDefault="00313AC3" w:rsidP="00313AC3">
      <w:pPr>
        <w:spacing w:line="240" w:lineRule="auto"/>
        <w:rPr>
          <w:rFonts w:ascii="Verdana" w:hAnsi="Verdana"/>
        </w:rPr>
      </w:pPr>
      <w:r w:rsidRPr="005A586C">
        <w:rPr>
          <w:rFonts w:ascii="Verdana" w:hAnsi="Verdana"/>
        </w:rPr>
        <w:t xml:space="preserve">The </w:t>
      </w:r>
      <w:r w:rsidR="00C22E4D" w:rsidRPr="005A586C">
        <w:rPr>
          <w:rFonts w:ascii="Verdana" w:hAnsi="Verdana"/>
        </w:rPr>
        <w:t xml:space="preserve">link below is to the </w:t>
      </w:r>
      <w:r w:rsidR="00E22750" w:rsidRPr="00E22750">
        <w:rPr>
          <w:rFonts w:ascii="Verdana" w:hAnsi="Verdana"/>
        </w:rPr>
        <w:t>IT PLA DR Runsheet</w:t>
      </w:r>
      <w:r w:rsidR="00E22750">
        <w:rPr>
          <w:rFonts w:ascii="Verdana" w:hAnsi="Verdana"/>
        </w:rPr>
        <w:t xml:space="preserve"> </w:t>
      </w:r>
      <w:r w:rsidR="00E22750" w:rsidRPr="003B2C8A">
        <w:rPr>
          <w:rFonts w:ascii="Verdana" w:hAnsi="Verdana"/>
          <w:color w:val="auto"/>
        </w:rPr>
        <w:t xml:space="preserve">- </w:t>
      </w:r>
      <w:r w:rsidR="003B2C8A" w:rsidRPr="003B2C8A">
        <w:rPr>
          <w:rFonts w:ascii="Verdana" w:hAnsi="Verdana"/>
          <w:color w:val="auto"/>
        </w:rPr>
        <w:t>IT TEM DR Runsheet - AIS Services.xlsx</w:t>
      </w:r>
      <w:r w:rsidR="00C22E4D" w:rsidRPr="005A586C">
        <w:rPr>
          <w:rFonts w:ascii="Verdana" w:hAnsi="Verdana"/>
        </w:rPr>
        <w:t>, that is to be used for both planning, testing and actual DR mode.</w:t>
      </w:r>
    </w:p>
    <w:p w14:paraId="2DDBDE5E" w14:textId="77777777" w:rsidR="00297AFA" w:rsidRDefault="00297AFA" w:rsidP="00313AC3">
      <w:pPr>
        <w:spacing w:line="240" w:lineRule="auto"/>
        <w:rPr>
          <w:rFonts w:ascii="Verdana" w:hAnsi="Verdana"/>
        </w:rPr>
      </w:pPr>
    </w:p>
    <w:p w14:paraId="7F07FB72" w14:textId="53060540" w:rsidR="00FD00F4" w:rsidRPr="005A586C" w:rsidRDefault="00252742" w:rsidP="00313AC3">
      <w:pPr>
        <w:spacing w:line="240" w:lineRule="auto"/>
        <w:rPr>
          <w:rFonts w:ascii="Verdana" w:hAnsi="Verdana"/>
        </w:rPr>
      </w:pPr>
      <w:hyperlink r:id="rId21" w:history="1">
        <w:r w:rsidRPr="00252742">
          <w:rPr>
            <w:rStyle w:val="Hyperlink"/>
          </w:rPr>
          <w:t>IT PLA DR Runsheet - Azure Integration Services</w:t>
        </w:r>
      </w:hyperlink>
    </w:p>
    <w:p w14:paraId="23DE523C" w14:textId="77777777" w:rsidR="00C22E4D" w:rsidRPr="005A586C" w:rsidRDefault="00C22E4D" w:rsidP="00313AC3">
      <w:pPr>
        <w:spacing w:line="240" w:lineRule="auto"/>
        <w:rPr>
          <w:rFonts w:ascii="Verdana" w:hAnsi="Verdana"/>
        </w:rPr>
      </w:pPr>
    </w:p>
    <w:p w14:paraId="40F6858A" w14:textId="77777777" w:rsidR="00584346" w:rsidRPr="00584346" w:rsidRDefault="00584346" w:rsidP="00584346">
      <w:pPr>
        <w:pStyle w:val="Heading1"/>
      </w:pPr>
      <w:bookmarkStart w:id="41" w:name="_Toc166500302"/>
      <w:bookmarkStart w:id="42" w:name="_Toc200521436"/>
      <w:r w:rsidRPr="00584346">
        <w:t>Administration and Logistics</w:t>
      </w:r>
      <w:bookmarkEnd w:id="41"/>
      <w:bookmarkEnd w:id="42"/>
      <w:r w:rsidRPr="00584346">
        <w:t xml:space="preserve"> </w:t>
      </w:r>
    </w:p>
    <w:p w14:paraId="4C3EB65C" w14:textId="77777777" w:rsidR="00584346" w:rsidRPr="00584346" w:rsidRDefault="00584346" w:rsidP="00584346">
      <w:pPr>
        <w:pStyle w:val="Heading2"/>
      </w:pPr>
      <w:bookmarkStart w:id="43" w:name="_Toc511631826"/>
      <w:bookmarkStart w:id="44" w:name="_Toc166054604"/>
      <w:bookmarkStart w:id="45" w:name="_Toc166500303"/>
      <w:bookmarkStart w:id="46" w:name="_Toc200521437"/>
      <w:r>
        <w:t>Test Team Responsibilities</w:t>
      </w:r>
      <w:bookmarkEnd w:id="43"/>
      <w:bookmarkEnd w:id="44"/>
      <w:bookmarkEnd w:id="45"/>
      <w:bookmarkEnd w:id="46"/>
    </w:p>
    <w:p w14:paraId="2D3AF697" w14:textId="1A082D8F" w:rsidR="00584346" w:rsidRPr="00C4251D" w:rsidRDefault="00584346" w:rsidP="00584346">
      <w:pPr>
        <w:pStyle w:val="BodyText"/>
        <w:rPr>
          <w:rFonts w:ascii="Verdana" w:hAnsi="Verdana"/>
        </w:rPr>
      </w:pPr>
      <w:r w:rsidRPr="00C4251D">
        <w:rPr>
          <w:rFonts w:ascii="Verdana" w:hAnsi="Verdana"/>
        </w:rPr>
        <w:t xml:space="preserve">List </w:t>
      </w:r>
      <w:r w:rsidR="005B76D8">
        <w:rPr>
          <w:rFonts w:ascii="Verdana" w:hAnsi="Verdana"/>
        </w:rPr>
        <w:t xml:space="preserve">of </w:t>
      </w:r>
      <w:r w:rsidRPr="00C4251D">
        <w:rPr>
          <w:rFonts w:ascii="Verdana" w:hAnsi="Verdana"/>
        </w:rPr>
        <w:t xml:space="preserve">the </w:t>
      </w:r>
      <w:r w:rsidR="005B76D8">
        <w:rPr>
          <w:rFonts w:ascii="Verdana" w:hAnsi="Verdana"/>
        </w:rPr>
        <w:t>roles required for a</w:t>
      </w:r>
      <w:r w:rsidR="0045717C">
        <w:rPr>
          <w:rFonts w:ascii="Verdana" w:hAnsi="Verdana"/>
        </w:rPr>
        <w:t>n</w:t>
      </w:r>
      <w:r w:rsidR="005B76D8">
        <w:rPr>
          <w:rFonts w:ascii="Verdana" w:hAnsi="Verdana"/>
        </w:rPr>
        <w:t xml:space="preserve"> IT DR exercise</w:t>
      </w:r>
      <w:r w:rsidRPr="00C4251D">
        <w:rPr>
          <w:rFonts w:ascii="Verdana" w:hAnsi="Verdana"/>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1E0" w:firstRow="1" w:lastRow="1" w:firstColumn="1" w:lastColumn="1" w:noHBand="0" w:noVBand="0"/>
      </w:tblPr>
      <w:tblGrid>
        <w:gridCol w:w="1376"/>
        <w:gridCol w:w="4818"/>
        <w:gridCol w:w="3434"/>
      </w:tblGrid>
      <w:tr w:rsidR="00584346" w:rsidRPr="00C4251D" w14:paraId="2EAEE170" w14:textId="77777777" w:rsidTr="00252742">
        <w:tc>
          <w:tcPr>
            <w:tcW w:w="715" w:type="pct"/>
            <w:tcBorders>
              <w:top w:val="single" w:sz="4" w:space="0" w:color="auto"/>
              <w:left w:val="single" w:sz="4" w:space="0" w:color="auto"/>
              <w:bottom w:val="single" w:sz="4" w:space="0" w:color="auto"/>
              <w:right w:val="single" w:sz="6" w:space="0" w:color="auto"/>
              <w:tl2br w:val="nil"/>
              <w:tr2bl w:val="nil"/>
            </w:tcBorders>
            <w:shd w:val="clear" w:color="auto" w:fill="00B0F0"/>
          </w:tcPr>
          <w:p w14:paraId="7810568A" w14:textId="77777777" w:rsidR="00584346" w:rsidRPr="00C4251D" w:rsidRDefault="00584346" w:rsidP="00784568">
            <w:pPr>
              <w:pStyle w:val="TableHeader"/>
              <w:jc w:val="center"/>
              <w:rPr>
                <w:rFonts w:ascii="Verdana" w:hAnsi="Verdana"/>
                <w:color w:val="FFFFFF"/>
              </w:rPr>
            </w:pPr>
            <w:r w:rsidRPr="00C4251D">
              <w:rPr>
                <w:rFonts w:ascii="Verdana" w:hAnsi="Verdana"/>
                <w:color w:val="FFFFFF"/>
              </w:rPr>
              <w:t>Role</w:t>
            </w:r>
          </w:p>
        </w:tc>
        <w:tc>
          <w:tcPr>
            <w:tcW w:w="2257" w:type="pct"/>
            <w:tcBorders>
              <w:top w:val="single" w:sz="4" w:space="0" w:color="auto"/>
              <w:left w:val="single" w:sz="6" w:space="0" w:color="auto"/>
              <w:bottom w:val="single" w:sz="4" w:space="0" w:color="auto"/>
              <w:right w:val="single" w:sz="4" w:space="0" w:color="auto"/>
              <w:tl2br w:val="nil"/>
              <w:tr2bl w:val="nil"/>
            </w:tcBorders>
            <w:shd w:val="clear" w:color="auto" w:fill="00B0F0"/>
          </w:tcPr>
          <w:p w14:paraId="0D909AED" w14:textId="77777777" w:rsidR="00584346" w:rsidRPr="00C4251D" w:rsidRDefault="00584346" w:rsidP="00784568">
            <w:pPr>
              <w:pStyle w:val="TableHeader"/>
              <w:jc w:val="center"/>
              <w:rPr>
                <w:rFonts w:ascii="Verdana" w:hAnsi="Verdana"/>
                <w:color w:val="FFFFFF"/>
              </w:rPr>
            </w:pPr>
            <w:r w:rsidRPr="00C4251D">
              <w:rPr>
                <w:rFonts w:ascii="Verdana" w:hAnsi="Verdana"/>
                <w:color w:val="FFFFFF"/>
              </w:rPr>
              <w:t>Name</w:t>
            </w:r>
          </w:p>
        </w:tc>
        <w:tc>
          <w:tcPr>
            <w:tcW w:w="2028" w:type="pct"/>
            <w:tcBorders>
              <w:top w:val="single" w:sz="4" w:space="0" w:color="auto"/>
              <w:left w:val="single" w:sz="6" w:space="0" w:color="auto"/>
              <w:bottom w:val="single" w:sz="4" w:space="0" w:color="auto"/>
              <w:right w:val="single" w:sz="4" w:space="0" w:color="auto"/>
              <w:tl2br w:val="nil"/>
              <w:tr2bl w:val="nil"/>
            </w:tcBorders>
            <w:shd w:val="clear" w:color="auto" w:fill="00B0F0"/>
          </w:tcPr>
          <w:p w14:paraId="2AD40A83" w14:textId="77777777" w:rsidR="00584346" w:rsidRPr="00C4251D" w:rsidRDefault="00584346" w:rsidP="00784568">
            <w:pPr>
              <w:pStyle w:val="TableHeader"/>
              <w:jc w:val="center"/>
              <w:rPr>
                <w:rFonts w:ascii="Verdana" w:hAnsi="Verdana"/>
                <w:color w:val="FFFFFF"/>
              </w:rPr>
            </w:pPr>
            <w:r w:rsidRPr="00C4251D">
              <w:rPr>
                <w:rFonts w:ascii="Verdana" w:hAnsi="Verdana"/>
                <w:color w:val="FFFFFF"/>
              </w:rPr>
              <w:t>Responsibilities</w:t>
            </w:r>
          </w:p>
        </w:tc>
      </w:tr>
      <w:tr w:rsidR="0016301E" w:rsidRPr="00C4251D" w14:paraId="48E99228" w14:textId="77777777" w:rsidTr="00252742">
        <w:tc>
          <w:tcPr>
            <w:tcW w:w="715" w:type="pct"/>
          </w:tcPr>
          <w:p w14:paraId="51522E2C" w14:textId="77777777" w:rsidR="0016301E" w:rsidRPr="00C4251D" w:rsidRDefault="0016301E" w:rsidP="0016301E">
            <w:pPr>
              <w:pStyle w:val="TableText"/>
              <w:rPr>
                <w:rFonts w:ascii="Verdana" w:hAnsi="Verdana"/>
              </w:rPr>
            </w:pPr>
            <w:r>
              <w:rPr>
                <w:rFonts w:ascii="Verdana" w:hAnsi="Verdana"/>
              </w:rPr>
              <w:t>Technical Recovery Lead</w:t>
            </w:r>
          </w:p>
        </w:tc>
        <w:tc>
          <w:tcPr>
            <w:tcW w:w="2257" w:type="pct"/>
          </w:tcPr>
          <w:p w14:paraId="3026CE60" w14:textId="77777777" w:rsidR="00252742" w:rsidRDefault="00252742" w:rsidP="00252742">
            <w:pPr>
              <w:pStyle w:val="TableText"/>
              <w:rPr>
                <w:rFonts w:ascii="Verdana" w:hAnsi="Verdana"/>
                <w:color w:val="auto"/>
              </w:rPr>
            </w:pPr>
            <w:r w:rsidRPr="68908DD7">
              <w:rPr>
                <w:rFonts w:ascii="Verdana" w:hAnsi="Verdana"/>
                <w:color w:val="auto"/>
              </w:rPr>
              <w:t>Dennis Singh</w:t>
            </w:r>
          </w:p>
          <w:p w14:paraId="5BC7F989" w14:textId="77777777" w:rsidR="00252742" w:rsidRDefault="00252742" w:rsidP="00252742">
            <w:pPr>
              <w:pStyle w:val="TableText"/>
              <w:rPr>
                <w:rFonts w:ascii="Verdana" w:hAnsi="Verdana"/>
                <w:color w:val="auto"/>
              </w:rPr>
            </w:pPr>
            <w:r w:rsidRPr="49E52069">
              <w:rPr>
                <w:rFonts w:ascii="Verdana" w:hAnsi="Verdana"/>
                <w:color w:val="auto"/>
              </w:rPr>
              <w:t>Network and Telephony Lead</w:t>
            </w:r>
          </w:p>
          <w:p w14:paraId="21BCF39C" w14:textId="77777777" w:rsidR="00252742" w:rsidRDefault="00252742" w:rsidP="00252742">
            <w:pPr>
              <w:pStyle w:val="TableText"/>
              <w:rPr>
                <w:rFonts w:ascii="Verdana" w:hAnsi="Verdana"/>
                <w:color w:val="auto"/>
              </w:rPr>
            </w:pPr>
            <w:r>
              <w:rPr>
                <w:rFonts w:ascii="Verdana" w:hAnsi="Verdana"/>
                <w:color w:val="auto"/>
              </w:rPr>
              <w:t>0</w:t>
            </w:r>
            <w:r w:rsidRPr="007F06A9">
              <w:rPr>
                <w:rFonts w:ascii="Verdana" w:hAnsi="Verdana"/>
                <w:color w:val="auto"/>
              </w:rPr>
              <w:t>394735312</w:t>
            </w:r>
          </w:p>
          <w:p w14:paraId="07547A01" w14:textId="68DA5E4B" w:rsidR="0016301E" w:rsidRPr="004C5057" w:rsidRDefault="00252742" w:rsidP="00252742">
            <w:pPr>
              <w:pStyle w:val="TableText"/>
              <w:rPr>
                <w:rFonts w:ascii="Verdana" w:hAnsi="Verdana"/>
                <w:color w:val="auto"/>
              </w:rPr>
            </w:pPr>
            <w:r w:rsidRPr="0049534A">
              <w:rPr>
                <w:rFonts w:ascii="Verdana" w:hAnsi="Verdana"/>
                <w:color w:val="auto"/>
              </w:rPr>
              <w:t>Dennis.Singh@melbournewater.com.au</w:t>
            </w:r>
          </w:p>
        </w:tc>
        <w:tc>
          <w:tcPr>
            <w:tcW w:w="2028" w:type="pct"/>
          </w:tcPr>
          <w:p w14:paraId="63F0374B" w14:textId="77777777" w:rsidR="0016301E" w:rsidRPr="003645D4" w:rsidRDefault="0016301E" w:rsidP="0016301E">
            <w:pPr>
              <w:numPr>
                <w:ilvl w:val="0"/>
                <w:numId w:val="37"/>
              </w:numPr>
              <w:rPr>
                <w:iCs/>
                <w:color w:val="auto"/>
              </w:rPr>
            </w:pPr>
            <w:r w:rsidRPr="003645D4">
              <w:rPr>
                <w:rStyle w:val="ui-provider"/>
                <w:iCs/>
                <w:color w:val="auto"/>
              </w:rPr>
              <w:t>Orchestrate the invocation of DR and recovery efforts for the affected service</w:t>
            </w:r>
          </w:p>
        </w:tc>
      </w:tr>
      <w:tr w:rsidR="0016301E" w:rsidRPr="00C4251D" w14:paraId="45388718" w14:textId="77777777" w:rsidTr="00252742">
        <w:tc>
          <w:tcPr>
            <w:tcW w:w="715" w:type="pct"/>
          </w:tcPr>
          <w:p w14:paraId="381D65FA" w14:textId="77777777" w:rsidR="0016301E" w:rsidRPr="00C4251D" w:rsidRDefault="0016301E" w:rsidP="0016301E">
            <w:pPr>
              <w:pStyle w:val="TableText"/>
              <w:rPr>
                <w:rFonts w:ascii="Verdana" w:hAnsi="Verdana"/>
              </w:rPr>
            </w:pPr>
            <w:r w:rsidRPr="00C4251D">
              <w:rPr>
                <w:rFonts w:ascii="Verdana" w:hAnsi="Verdana"/>
              </w:rPr>
              <w:t>System Owner</w:t>
            </w:r>
          </w:p>
        </w:tc>
        <w:tc>
          <w:tcPr>
            <w:tcW w:w="2257" w:type="pct"/>
          </w:tcPr>
          <w:p w14:paraId="61B3BA58" w14:textId="77777777" w:rsidR="00252742" w:rsidRDefault="00252742" w:rsidP="00252742">
            <w:pPr>
              <w:pStyle w:val="TableText"/>
              <w:rPr>
                <w:rFonts w:ascii="Verdana" w:hAnsi="Verdana"/>
                <w:iCs/>
                <w:color w:val="auto"/>
              </w:rPr>
            </w:pPr>
            <w:r>
              <w:rPr>
                <w:rFonts w:ascii="Verdana" w:hAnsi="Verdana"/>
                <w:iCs/>
                <w:color w:val="auto"/>
              </w:rPr>
              <w:t>Michael Murray</w:t>
            </w:r>
          </w:p>
          <w:p w14:paraId="4700A553" w14:textId="77777777" w:rsidR="00252742" w:rsidRDefault="00252742" w:rsidP="00252742">
            <w:pPr>
              <w:pStyle w:val="TableText"/>
              <w:rPr>
                <w:rFonts w:ascii="Verdana" w:hAnsi="Verdana"/>
                <w:iCs/>
                <w:color w:val="auto"/>
              </w:rPr>
            </w:pPr>
            <w:r>
              <w:rPr>
                <w:rFonts w:ascii="Verdana" w:hAnsi="Verdana"/>
                <w:iCs/>
                <w:color w:val="auto"/>
              </w:rPr>
              <w:t>Infrastructure Manager</w:t>
            </w:r>
          </w:p>
          <w:p w14:paraId="7ED33571" w14:textId="77777777" w:rsidR="00252742" w:rsidRPr="00125E04" w:rsidRDefault="00252742" w:rsidP="00252742">
            <w:pPr>
              <w:pStyle w:val="TableText"/>
              <w:rPr>
                <w:rFonts w:ascii="Verdana" w:hAnsi="Verdana"/>
                <w:iCs/>
                <w:color w:val="auto"/>
              </w:rPr>
            </w:pPr>
            <w:r w:rsidRPr="004C2187">
              <w:rPr>
                <w:rFonts w:ascii="Verdana" w:hAnsi="Verdana"/>
                <w:iCs/>
                <w:color w:val="auto"/>
              </w:rPr>
              <w:t>0492996045</w:t>
            </w:r>
          </w:p>
          <w:p w14:paraId="5043CB0F" w14:textId="07B63D85" w:rsidR="0016301E" w:rsidRPr="004C5057" w:rsidRDefault="00252742" w:rsidP="00252742">
            <w:pPr>
              <w:pStyle w:val="TableText"/>
              <w:rPr>
                <w:rFonts w:ascii="Verdana" w:hAnsi="Verdana"/>
                <w:i/>
                <w:color w:val="EE0000"/>
              </w:rPr>
            </w:pPr>
            <w:r w:rsidRPr="00125E04">
              <w:rPr>
                <w:rFonts w:ascii="Verdana" w:hAnsi="Verdana"/>
                <w:color w:val="auto"/>
              </w:rPr>
              <w:t>Michael.Murray@melbournewater.com.au</w:t>
            </w:r>
          </w:p>
        </w:tc>
        <w:tc>
          <w:tcPr>
            <w:tcW w:w="2028" w:type="pct"/>
          </w:tcPr>
          <w:p w14:paraId="79874B13" w14:textId="77777777" w:rsidR="0016301E" w:rsidRPr="003645D4" w:rsidRDefault="0016301E" w:rsidP="0016301E">
            <w:pPr>
              <w:numPr>
                <w:ilvl w:val="0"/>
                <w:numId w:val="38"/>
              </w:numPr>
              <w:rPr>
                <w:iCs/>
                <w:color w:val="auto"/>
              </w:rPr>
            </w:pPr>
            <w:r w:rsidRPr="003645D4">
              <w:rPr>
                <w:rStyle w:val="ui-provider"/>
                <w:iCs/>
                <w:color w:val="auto"/>
              </w:rPr>
              <w:t>Provide SME support for the affected service.</w:t>
            </w:r>
          </w:p>
        </w:tc>
      </w:tr>
      <w:tr w:rsidR="00252742" w:rsidRPr="00C4251D" w14:paraId="45D52AAC" w14:textId="77777777" w:rsidTr="00252742">
        <w:tc>
          <w:tcPr>
            <w:tcW w:w="715" w:type="pct"/>
          </w:tcPr>
          <w:p w14:paraId="13B78B6E" w14:textId="0214E0A1" w:rsidR="00252742" w:rsidRPr="00C4251D" w:rsidRDefault="00252742" w:rsidP="00252742">
            <w:pPr>
              <w:pStyle w:val="TableText"/>
              <w:rPr>
                <w:rFonts w:ascii="Verdana" w:hAnsi="Verdana" w:cs="Tahoma"/>
                <w:lang w:val="en-US"/>
              </w:rPr>
            </w:pPr>
            <w:r>
              <w:rPr>
                <w:rFonts w:ascii="Verdana" w:hAnsi="Verdana" w:cs="Tahoma"/>
                <w:lang w:val="en-US"/>
              </w:rPr>
              <w:t>Applications</w:t>
            </w:r>
            <w:r>
              <w:rPr>
                <w:rFonts w:ascii="Verdana" w:hAnsi="Verdana" w:cs="Tahoma"/>
                <w:lang w:val="en-US"/>
              </w:rPr>
              <w:br/>
              <w:t>Service Owner</w:t>
            </w:r>
          </w:p>
        </w:tc>
        <w:tc>
          <w:tcPr>
            <w:tcW w:w="2257" w:type="pct"/>
          </w:tcPr>
          <w:p w14:paraId="4AE4ACCC" w14:textId="77777777" w:rsidR="00252742" w:rsidRDefault="00252742" w:rsidP="00252742">
            <w:pPr>
              <w:pStyle w:val="TableText"/>
              <w:rPr>
                <w:rFonts w:ascii="Verdana" w:hAnsi="Verdana"/>
                <w:iCs/>
                <w:color w:val="auto"/>
              </w:rPr>
            </w:pPr>
            <w:r>
              <w:rPr>
                <w:rFonts w:ascii="Verdana" w:hAnsi="Verdana"/>
                <w:iCs/>
                <w:color w:val="auto"/>
              </w:rPr>
              <w:t>Nick Brown</w:t>
            </w:r>
          </w:p>
          <w:p w14:paraId="41C5F79C" w14:textId="77777777" w:rsidR="00252742" w:rsidRDefault="00252742" w:rsidP="00252742">
            <w:pPr>
              <w:pStyle w:val="TableText"/>
              <w:rPr>
                <w:rFonts w:ascii="Verdana" w:hAnsi="Verdana"/>
                <w:iCs/>
                <w:color w:val="auto"/>
              </w:rPr>
            </w:pPr>
            <w:r>
              <w:rPr>
                <w:rFonts w:ascii="Verdana" w:hAnsi="Verdana"/>
                <w:iCs/>
                <w:color w:val="auto"/>
              </w:rPr>
              <w:t>Applications Manager</w:t>
            </w:r>
          </w:p>
          <w:p w14:paraId="036CAD2B" w14:textId="62B8EBEB" w:rsidR="00252742" w:rsidRDefault="00252742" w:rsidP="00252742">
            <w:pPr>
              <w:pStyle w:val="TableText"/>
              <w:rPr>
                <w:rFonts w:ascii="Verdana" w:hAnsi="Verdana"/>
                <w:iCs/>
                <w:color w:val="auto"/>
              </w:rPr>
            </w:pPr>
            <w:r w:rsidRPr="00551EEC">
              <w:rPr>
                <w:rFonts w:ascii="Verdana" w:hAnsi="Verdana"/>
                <w:iCs/>
                <w:color w:val="auto"/>
              </w:rPr>
              <w:t xml:space="preserve">0410334377 </w:t>
            </w:r>
            <w:r w:rsidRPr="00681259">
              <w:rPr>
                <w:rFonts w:ascii="Verdana" w:hAnsi="Verdana"/>
                <w:iCs/>
                <w:color w:val="auto"/>
              </w:rPr>
              <w:t>Nick.Brown@melbournewater.com.au</w:t>
            </w:r>
          </w:p>
        </w:tc>
        <w:tc>
          <w:tcPr>
            <w:tcW w:w="2028" w:type="pct"/>
          </w:tcPr>
          <w:p w14:paraId="7B3BF28E" w14:textId="1076C39C" w:rsidR="00252742" w:rsidRPr="003645D4" w:rsidRDefault="00252742" w:rsidP="00252742">
            <w:pPr>
              <w:numPr>
                <w:ilvl w:val="0"/>
                <w:numId w:val="39"/>
              </w:numPr>
              <w:rPr>
                <w:rStyle w:val="ui-provider"/>
                <w:iCs/>
                <w:color w:val="auto"/>
              </w:rPr>
            </w:pPr>
            <w:r w:rsidRPr="49E52069">
              <w:rPr>
                <w:rStyle w:val="ui-provider"/>
                <w:color w:val="auto"/>
              </w:rPr>
              <w:t>F</w:t>
            </w:r>
            <w:r w:rsidRPr="49E52069">
              <w:rPr>
                <w:rStyle w:val="ui-provider"/>
              </w:rPr>
              <w:t>acilitates all T1 applications DR activity</w:t>
            </w:r>
          </w:p>
        </w:tc>
      </w:tr>
      <w:tr w:rsidR="00252742" w:rsidRPr="00C4251D" w14:paraId="3A043AB2" w14:textId="77777777" w:rsidTr="00252742">
        <w:tc>
          <w:tcPr>
            <w:tcW w:w="715" w:type="pct"/>
          </w:tcPr>
          <w:p w14:paraId="2E59BBC5" w14:textId="77777777" w:rsidR="00252742" w:rsidRDefault="00252742" w:rsidP="00252742">
            <w:pPr>
              <w:pStyle w:val="TableText"/>
              <w:rPr>
                <w:rFonts w:ascii="Verdana" w:hAnsi="Verdana" w:cs="Tahoma"/>
                <w:lang w:val="en-US"/>
              </w:rPr>
            </w:pPr>
            <w:r>
              <w:rPr>
                <w:rFonts w:ascii="Verdana" w:hAnsi="Verdana" w:cs="Tahoma"/>
                <w:lang w:val="en-US"/>
              </w:rPr>
              <w:t>Altus POL</w:t>
            </w:r>
          </w:p>
          <w:p w14:paraId="326A8621" w14:textId="50B0D2FD" w:rsidR="00252742" w:rsidRDefault="00252742" w:rsidP="00252742">
            <w:pPr>
              <w:pStyle w:val="TableText"/>
              <w:rPr>
                <w:rFonts w:ascii="Verdana" w:hAnsi="Verdana" w:cs="Tahoma"/>
                <w:lang w:val="en-US"/>
              </w:rPr>
            </w:pPr>
            <w:r>
              <w:rPr>
                <w:rFonts w:ascii="Verdana" w:hAnsi="Verdana" w:cs="Tahoma"/>
                <w:lang w:val="en-US"/>
              </w:rPr>
              <w:t>Service Owner</w:t>
            </w:r>
          </w:p>
        </w:tc>
        <w:tc>
          <w:tcPr>
            <w:tcW w:w="2257" w:type="pct"/>
          </w:tcPr>
          <w:p w14:paraId="3BA86D3D" w14:textId="26941007" w:rsidR="00252742" w:rsidRDefault="00252742" w:rsidP="00252742">
            <w:pPr>
              <w:pStyle w:val="TableText"/>
              <w:rPr>
                <w:rFonts w:ascii="Verdana" w:hAnsi="Verdana"/>
                <w:iCs/>
                <w:color w:val="auto"/>
              </w:rPr>
            </w:pPr>
            <w:r>
              <w:rPr>
                <w:rFonts w:ascii="Verdana" w:hAnsi="Verdana"/>
                <w:iCs/>
                <w:color w:val="auto"/>
              </w:rPr>
              <w:t>Neethu Manikyam</w:t>
            </w:r>
            <w:r>
              <w:rPr>
                <w:rFonts w:ascii="Verdana" w:hAnsi="Verdana"/>
                <w:iCs/>
                <w:color w:val="auto"/>
              </w:rPr>
              <w:br/>
            </w:r>
            <w:r w:rsidRPr="00252742">
              <w:rPr>
                <w:rFonts w:ascii="Verdana" w:hAnsi="Verdana"/>
                <w:iCs/>
                <w:color w:val="auto"/>
              </w:rPr>
              <w:t>neethu.manikyam@melbournewater.com.au</w:t>
            </w:r>
          </w:p>
        </w:tc>
        <w:tc>
          <w:tcPr>
            <w:tcW w:w="2028" w:type="pct"/>
          </w:tcPr>
          <w:p w14:paraId="4773A16A" w14:textId="39997734" w:rsidR="00252742" w:rsidRPr="49E52069" w:rsidRDefault="00252742" w:rsidP="00252742">
            <w:pPr>
              <w:numPr>
                <w:ilvl w:val="0"/>
                <w:numId w:val="39"/>
              </w:numPr>
              <w:rPr>
                <w:rStyle w:val="ui-provider"/>
                <w:color w:val="auto"/>
              </w:rPr>
            </w:pPr>
            <w:r>
              <w:rPr>
                <w:rStyle w:val="ui-provider"/>
                <w:color w:val="auto"/>
              </w:rPr>
              <w:t>Service owner for Project Online</w:t>
            </w:r>
          </w:p>
        </w:tc>
      </w:tr>
      <w:tr w:rsidR="00252742" w:rsidRPr="00C4251D" w14:paraId="5459BCDC" w14:textId="77777777" w:rsidTr="00252742">
        <w:tc>
          <w:tcPr>
            <w:tcW w:w="715" w:type="pct"/>
          </w:tcPr>
          <w:p w14:paraId="056DE668" w14:textId="77777777" w:rsidR="00252742" w:rsidRPr="00C4251D" w:rsidRDefault="00252742" w:rsidP="00252742">
            <w:pPr>
              <w:pStyle w:val="TableText"/>
              <w:rPr>
                <w:rFonts w:ascii="Verdana" w:hAnsi="Verdana"/>
              </w:rPr>
            </w:pPr>
            <w:r w:rsidRPr="00C4251D">
              <w:rPr>
                <w:rFonts w:ascii="Verdana" w:hAnsi="Verdana" w:cs="Tahoma"/>
                <w:lang w:val="en-US"/>
              </w:rPr>
              <w:t>Service Owner</w:t>
            </w:r>
          </w:p>
        </w:tc>
        <w:tc>
          <w:tcPr>
            <w:tcW w:w="2257" w:type="pct"/>
          </w:tcPr>
          <w:p w14:paraId="0CA2DDD2" w14:textId="77777777" w:rsidR="00252742" w:rsidRDefault="00252742" w:rsidP="00252742">
            <w:pPr>
              <w:pStyle w:val="TableText"/>
              <w:rPr>
                <w:rFonts w:ascii="Verdana" w:hAnsi="Verdana"/>
                <w:iCs/>
                <w:color w:val="auto"/>
              </w:rPr>
            </w:pPr>
            <w:r>
              <w:rPr>
                <w:rFonts w:ascii="Verdana" w:hAnsi="Verdana"/>
                <w:iCs/>
                <w:color w:val="auto"/>
              </w:rPr>
              <w:t>Dudley Ardona</w:t>
            </w:r>
          </w:p>
          <w:p w14:paraId="5F24724A" w14:textId="77777777" w:rsidR="00252742" w:rsidRDefault="00252742" w:rsidP="00252742">
            <w:pPr>
              <w:pStyle w:val="TableText"/>
              <w:rPr>
                <w:rFonts w:ascii="Verdana" w:hAnsi="Verdana"/>
                <w:iCs/>
                <w:color w:val="auto"/>
              </w:rPr>
            </w:pPr>
            <w:r>
              <w:rPr>
                <w:rFonts w:ascii="Verdana" w:hAnsi="Verdana"/>
                <w:iCs/>
                <w:color w:val="auto"/>
              </w:rPr>
              <w:t>Cloud Services and Hosting Lead</w:t>
            </w:r>
          </w:p>
          <w:p w14:paraId="14417925" w14:textId="77777777" w:rsidR="00252742" w:rsidRDefault="00252742" w:rsidP="00252742">
            <w:pPr>
              <w:pStyle w:val="TableText"/>
              <w:rPr>
                <w:rFonts w:ascii="Verdana" w:hAnsi="Verdana"/>
                <w:iCs/>
                <w:color w:val="auto"/>
              </w:rPr>
            </w:pPr>
            <w:r w:rsidRPr="002D6999">
              <w:rPr>
                <w:rFonts w:ascii="Verdana" w:hAnsi="Verdana"/>
                <w:iCs/>
                <w:color w:val="auto"/>
              </w:rPr>
              <w:t>0413712067</w:t>
            </w:r>
          </w:p>
          <w:p w14:paraId="39065617" w14:textId="2ED14860" w:rsidR="00252742" w:rsidRPr="00CA4588" w:rsidRDefault="00252742" w:rsidP="00252742">
            <w:pPr>
              <w:pStyle w:val="TableText"/>
              <w:rPr>
                <w:rFonts w:ascii="Verdana" w:hAnsi="Verdana"/>
                <w:color w:val="auto"/>
              </w:rPr>
            </w:pPr>
            <w:r w:rsidRPr="00681259">
              <w:rPr>
                <w:rFonts w:ascii="Verdana" w:hAnsi="Verdana"/>
                <w:iCs/>
                <w:color w:val="auto"/>
              </w:rPr>
              <w:t>Dudley.Ardona@melbournewater.com.au</w:t>
            </w:r>
          </w:p>
        </w:tc>
        <w:tc>
          <w:tcPr>
            <w:tcW w:w="2028" w:type="pct"/>
          </w:tcPr>
          <w:p w14:paraId="2B8E74D7" w14:textId="77777777" w:rsidR="00252742" w:rsidRPr="003645D4" w:rsidRDefault="00252742" w:rsidP="00252742">
            <w:pPr>
              <w:numPr>
                <w:ilvl w:val="0"/>
                <w:numId w:val="39"/>
              </w:numPr>
              <w:rPr>
                <w:iCs/>
                <w:color w:val="auto"/>
              </w:rPr>
            </w:pPr>
            <w:r w:rsidRPr="003645D4">
              <w:rPr>
                <w:rStyle w:val="ui-provider"/>
                <w:iCs/>
                <w:color w:val="auto"/>
              </w:rPr>
              <w:t>Liaise with DR team to recover affected services within RTO.</w:t>
            </w:r>
          </w:p>
        </w:tc>
      </w:tr>
      <w:tr w:rsidR="00252742" w:rsidRPr="00C4251D" w14:paraId="6868BBBA" w14:textId="77777777" w:rsidTr="00252742">
        <w:tc>
          <w:tcPr>
            <w:tcW w:w="715" w:type="pct"/>
          </w:tcPr>
          <w:p w14:paraId="1AD1E461" w14:textId="77777777" w:rsidR="00252742" w:rsidRPr="00C4251D" w:rsidRDefault="00252742" w:rsidP="00252742">
            <w:pPr>
              <w:pStyle w:val="TableText"/>
              <w:rPr>
                <w:rFonts w:ascii="Verdana" w:hAnsi="Verdana"/>
              </w:rPr>
            </w:pPr>
            <w:r w:rsidRPr="00C4251D">
              <w:rPr>
                <w:rFonts w:ascii="Verdana" w:hAnsi="Verdana"/>
              </w:rPr>
              <w:t>IT Services Provider</w:t>
            </w:r>
          </w:p>
        </w:tc>
        <w:tc>
          <w:tcPr>
            <w:tcW w:w="2257" w:type="pct"/>
          </w:tcPr>
          <w:p w14:paraId="60E967CA" w14:textId="77777777" w:rsidR="00252742" w:rsidRDefault="00252742" w:rsidP="00252742">
            <w:pPr>
              <w:pStyle w:val="TableText"/>
              <w:rPr>
                <w:rFonts w:ascii="Verdana" w:hAnsi="Verdana"/>
                <w:iCs/>
                <w:color w:val="auto"/>
              </w:rPr>
            </w:pPr>
            <w:r w:rsidRPr="00B9388A">
              <w:rPr>
                <w:rFonts w:ascii="Verdana" w:hAnsi="Verdana"/>
                <w:iCs/>
                <w:color w:val="auto"/>
              </w:rPr>
              <w:t>Cloud Operations (NCS)</w:t>
            </w:r>
          </w:p>
          <w:p w14:paraId="07459315" w14:textId="753F9FF3" w:rsidR="00252742" w:rsidRPr="008B0FDD" w:rsidRDefault="00252742" w:rsidP="00252742">
            <w:pPr>
              <w:pStyle w:val="TableText"/>
              <w:rPr>
                <w:rFonts w:ascii="Verdana" w:hAnsi="Verdana"/>
                <w:iCs/>
                <w:color w:val="auto"/>
              </w:rPr>
            </w:pPr>
            <w:r w:rsidRPr="00D541A3">
              <w:rPr>
                <w:rFonts w:ascii="Verdana" w:hAnsi="Verdana"/>
                <w:iCs/>
                <w:color w:val="auto"/>
              </w:rPr>
              <w:t>IT.CloudOps@melbournewater.com.au</w:t>
            </w:r>
          </w:p>
        </w:tc>
        <w:tc>
          <w:tcPr>
            <w:tcW w:w="2028" w:type="pct"/>
          </w:tcPr>
          <w:p w14:paraId="36F133EF" w14:textId="77777777" w:rsidR="00252742" w:rsidRPr="008B0FDD" w:rsidRDefault="00252742" w:rsidP="00252742">
            <w:pPr>
              <w:pStyle w:val="TableText"/>
              <w:numPr>
                <w:ilvl w:val="0"/>
                <w:numId w:val="40"/>
              </w:numPr>
              <w:rPr>
                <w:rFonts w:ascii="Verdana" w:hAnsi="Verdana"/>
                <w:iCs/>
                <w:color w:val="BFBFBF" w:themeColor="background1" w:themeShade="BF"/>
              </w:rPr>
            </w:pPr>
            <w:r w:rsidRPr="008B0FDD">
              <w:rPr>
                <w:rStyle w:val="ui-provider"/>
                <w:iCs/>
                <w:color w:val="auto"/>
              </w:rPr>
              <w:t>Deliver contracted services to support the recovery of services as per the agreed SLA's.</w:t>
            </w:r>
          </w:p>
        </w:tc>
      </w:tr>
      <w:tr w:rsidR="00252742" w:rsidRPr="00C4251D" w14:paraId="523DDD10" w14:textId="77777777" w:rsidTr="00252742">
        <w:tc>
          <w:tcPr>
            <w:tcW w:w="715" w:type="pct"/>
          </w:tcPr>
          <w:p w14:paraId="6FB3809D" w14:textId="77777777" w:rsidR="00252742" w:rsidRPr="00C4251D" w:rsidRDefault="00252742" w:rsidP="00252742">
            <w:pPr>
              <w:pStyle w:val="TableText"/>
              <w:rPr>
                <w:rFonts w:ascii="Verdana" w:hAnsi="Verdana"/>
              </w:rPr>
            </w:pPr>
            <w:r w:rsidRPr="00C4251D">
              <w:rPr>
                <w:rFonts w:ascii="Verdana" w:hAnsi="Verdana"/>
              </w:rPr>
              <w:t>Support</w:t>
            </w:r>
          </w:p>
        </w:tc>
        <w:tc>
          <w:tcPr>
            <w:tcW w:w="2257" w:type="pct"/>
          </w:tcPr>
          <w:p w14:paraId="679C38FA" w14:textId="3571D478" w:rsidR="00252742" w:rsidRPr="00B9388A" w:rsidRDefault="00252742" w:rsidP="00252742">
            <w:pPr>
              <w:pStyle w:val="TableText"/>
              <w:rPr>
                <w:rFonts w:ascii="Verdana" w:hAnsi="Verdana"/>
                <w:iCs/>
                <w:color w:val="auto"/>
              </w:rPr>
            </w:pPr>
            <w:r w:rsidRPr="00B9388A">
              <w:rPr>
                <w:rFonts w:ascii="Verdana" w:hAnsi="Verdana"/>
                <w:iCs/>
                <w:color w:val="auto"/>
              </w:rPr>
              <w:t>Cloud Operations (</w:t>
            </w:r>
            <w:r>
              <w:rPr>
                <w:rFonts w:ascii="Verdana" w:hAnsi="Verdana"/>
                <w:iCs/>
                <w:color w:val="auto"/>
              </w:rPr>
              <w:t>AIS</w:t>
            </w:r>
            <w:r w:rsidRPr="00B9388A">
              <w:rPr>
                <w:rFonts w:ascii="Verdana" w:hAnsi="Verdana"/>
                <w:iCs/>
                <w:color w:val="auto"/>
              </w:rPr>
              <w:t>)</w:t>
            </w:r>
          </w:p>
          <w:p w14:paraId="6537F28F" w14:textId="1AF29071" w:rsidR="00252742" w:rsidRPr="00B9388A" w:rsidRDefault="00252742" w:rsidP="00252742">
            <w:pPr>
              <w:pStyle w:val="TableText"/>
              <w:rPr>
                <w:rFonts w:ascii="Verdana" w:hAnsi="Verdana"/>
                <w:iCs/>
                <w:color w:val="auto"/>
              </w:rPr>
            </w:pPr>
            <w:hyperlink r:id="rId22" w:history="1">
              <w:r w:rsidRPr="000D360D">
                <w:rPr>
                  <w:rStyle w:val="Hyperlink"/>
                  <w:rFonts w:ascii="Verdana" w:hAnsi="Verdana"/>
                  <w:iCs/>
                </w:rPr>
                <w:t>Floyd.Reyes@melbournewater.com.au</w:t>
              </w:r>
            </w:hyperlink>
            <w:r>
              <w:rPr>
                <w:rFonts w:ascii="Verdana" w:hAnsi="Verdana"/>
                <w:iCs/>
                <w:color w:val="auto"/>
              </w:rPr>
              <w:br/>
            </w:r>
            <w:hyperlink r:id="rId23" w:history="1">
              <w:r w:rsidRPr="000D360D">
                <w:rPr>
                  <w:rStyle w:val="Hyperlink"/>
                  <w:rFonts w:ascii="Verdana" w:hAnsi="Verdana"/>
                  <w:iCs/>
                </w:rPr>
                <w:t>Ramya.Thankappan@melbournewater.com.au</w:t>
              </w:r>
            </w:hyperlink>
            <w:r>
              <w:rPr>
                <w:rFonts w:ascii="Verdana" w:hAnsi="Verdana"/>
                <w:iCs/>
                <w:color w:val="auto"/>
              </w:rPr>
              <w:br/>
            </w:r>
          </w:p>
        </w:tc>
        <w:tc>
          <w:tcPr>
            <w:tcW w:w="2028" w:type="pct"/>
          </w:tcPr>
          <w:p w14:paraId="2C3012E7" w14:textId="3B2DB0BB" w:rsidR="00252742" w:rsidRPr="00B9388A" w:rsidRDefault="00252742" w:rsidP="00252742">
            <w:pPr>
              <w:pStyle w:val="TableText"/>
              <w:numPr>
                <w:ilvl w:val="0"/>
                <w:numId w:val="41"/>
              </w:numPr>
              <w:rPr>
                <w:rFonts w:ascii="Verdana" w:hAnsi="Verdana"/>
                <w:iCs/>
                <w:color w:val="auto"/>
              </w:rPr>
            </w:pPr>
            <w:r w:rsidRPr="00B9388A">
              <w:rPr>
                <w:rFonts w:ascii="Verdana" w:hAnsi="Verdana"/>
                <w:iCs/>
                <w:color w:val="auto"/>
              </w:rPr>
              <w:t>All AIS service recovery activities</w:t>
            </w:r>
          </w:p>
          <w:p w14:paraId="434B4261" w14:textId="77777777" w:rsidR="00252742" w:rsidRPr="00B9388A" w:rsidRDefault="00252742" w:rsidP="00252742">
            <w:pPr>
              <w:pStyle w:val="TableText"/>
              <w:numPr>
                <w:ilvl w:val="0"/>
                <w:numId w:val="41"/>
              </w:numPr>
              <w:rPr>
                <w:rFonts w:ascii="Verdana" w:hAnsi="Verdana"/>
                <w:iCs/>
                <w:color w:val="auto"/>
              </w:rPr>
            </w:pPr>
            <w:r w:rsidRPr="00B9388A">
              <w:rPr>
                <w:rFonts w:ascii="Verdana" w:hAnsi="Verdana"/>
                <w:iCs/>
                <w:color w:val="auto"/>
              </w:rPr>
              <w:t xml:space="preserve">Support post-test activities. </w:t>
            </w:r>
          </w:p>
        </w:tc>
      </w:tr>
    </w:tbl>
    <w:p w14:paraId="144A5D23" w14:textId="77777777" w:rsidR="00C26807" w:rsidRPr="00C4251D" w:rsidRDefault="00C26807" w:rsidP="00584346">
      <w:pPr>
        <w:pStyle w:val="BodyText"/>
        <w:rPr>
          <w:rFonts w:ascii="Verdana" w:hAnsi="Verdana"/>
        </w:rPr>
      </w:pPr>
      <w:bookmarkStart w:id="47" w:name="_Toc511631828"/>
    </w:p>
    <w:p w14:paraId="153D99D7" w14:textId="77777777" w:rsidR="00584346" w:rsidRPr="00584346" w:rsidRDefault="00584346" w:rsidP="00584346">
      <w:pPr>
        <w:pStyle w:val="Heading2"/>
      </w:pPr>
      <w:bookmarkStart w:id="48" w:name="_Toc166054605"/>
      <w:bookmarkStart w:id="49" w:name="_Toc166500304"/>
      <w:bookmarkStart w:id="50" w:name="_Toc200521438"/>
      <w:r>
        <w:lastRenderedPageBreak/>
        <w:t>Support Requirements</w:t>
      </w:r>
      <w:bookmarkEnd w:id="48"/>
      <w:bookmarkEnd w:id="49"/>
      <w:bookmarkEnd w:id="50"/>
    </w:p>
    <w:p w14:paraId="5B62C6B6" w14:textId="519C31F5" w:rsidR="00584346" w:rsidRPr="00C4251D" w:rsidRDefault="00584346" w:rsidP="00584346">
      <w:pPr>
        <w:pStyle w:val="BodyText"/>
        <w:rPr>
          <w:rFonts w:ascii="Verdana" w:hAnsi="Verdana"/>
        </w:rPr>
      </w:pPr>
      <w:r w:rsidRPr="00C4251D">
        <w:rPr>
          <w:rFonts w:ascii="Verdana" w:hAnsi="Verdana"/>
        </w:rPr>
        <w:t>This section must provide details of all areas that the test team require support from during this execution phase. This should include, as an example, support from vendor build / development teams, test environment support and any business SME’s, etc. Dates and times the support is required must also be included as support for specific systems may not be required throughout the entire test execution cycle. You should also be specific on the hours the support is required or agreed, for example: Mon – Fri 9am to 5pm AEST.</w:t>
      </w:r>
    </w:p>
    <w:p w14:paraId="349C19F0" w14:textId="77777777" w:rsidR="00584346" w:rsidRPr="00C4251D" w:rsidRDefault="00584346" w:rsidP="00584346">
      <w:pPr>
        <w:pStyle w:val="BodyText"/>
        <w:rPr>
          <w:rFonts w:ascii="Verdana" w:hAnsi="Verdana"/>
        </w:rPr>
      </w:pPr>
      <w:r w:rsidRPr="00C4251D">
        <w:rPr>
          <w:rFonts w:ascii="Verdana" w:hAnsi="Verdana"/>
        </w:rPr>
        <w:t>The table below details all support requirements for the test execution phase, including build teams, vendor support, environment support and business resources.</w:t>
      </w:r>
    </w:p>
    <w:tbl>
      <w:tblPr>
        <w:tblStyle w:val="TableGrid"/>
        <w:tblW w:w="5000" w:type="pct"/>
        <w:tblLook w:val="04A0" w:firstRow="1" w:lastRow="0" w:firstColumn="1" w:lastColumn="0" w:noHBand="0" w:noVBand="1"/>
      </w:tblPr>
      <w:tblGrid>
        <w:gridCol w:w="3209"/>
        <w:gridCol w:w="3209"/>
        <w:gridCol w:w="3210"/>
      </w:tblGrid>
      <w:tr w:rsidR="00584346" w:rsidRPr="00C4251D" w14:paraId="4932B4B1" w14:textId="77777777" w:rsidTr="005F7B88">
        <w:trPr>
          <w:cnfStyle w:val="100000000000" w:firstRow="1" w:lastRow="0" w:firstColumn="0" w:lastColumn="0" w:oddVBand="0" w:evenVBand="0" w:oddHBand="0" w:evenHBand="0" w:firstRowFirstColumn="0" w:firstRowLastColumn="0" w:lastRowFirstColumn="0" w:lastRowLastColumn="0"/>
        </w:trPr>
        <w:tc>
          <w:tcPr>
            <w:tcW w:w="1666" w:type="pct"/>
            <w:shd w:val="clear" w:color="auto" w:fill="00B0F0"/>
          </w:tcPr>
          <w:p w14:paraId="082491CE" w14:textId="77777777" w:rsidR="00584346" w:rsidRPr="00C52A68" w:rsidRDefault="00584346" w:rsidP="00784568">
            <w:pPr>
              <w:pStyle w:val="BodyText"/>
              <w:rPr>
                <w:rFonts w:ascii="Verdana" w:hAnsi="Verdana"/>
                <w:b/>
                <w:bCs/>
                <w:color w:val="FFFFFF" w:themeColor="background1"/>
              </w:rPr>
            </w:pPr>
            <w:r w:rsidRPr="00C52A68">
              <w:rPr>
                <w:rFonts w:ascii="Verdana" w:hAnsi="Verdana"/>
                <w:b/>
                <w:bCs/>
                <w:color w:val="FFFFFF" w:themeColor="background1"/>
              </w:rPr>
              <w:t>Area / System</w:t>
            </w:r>
          </w:p>
        </w:tc>
        <w:tc>
          <w:tcPr>
            <w:tcW w:w="1666" w:type="pct"/>
            <w:shd w:val="clear" w:color="auto" w:fill="00B0F0"/>
          </w:tcPr>
          <w:p w14:paraId="3F1FB8D2" w14:textId="14EF9943" w:rsidR="00584346" w:rsidRPr="00C52A68" w:rsidRDefault="00584346" w:rsidP="00784568">
            <w:pPr>
              <w:pStyle w:val="BodyText"/>
              <w:rPr>
                <w:rFonts w:ascii="Verdana" w:hAnsi="Verdana"/>
                <w:b/>
                <w:bCs/>
                <w:color w:val="FFFFFF" w:themeColor="background1"/>
              </w:rPr>
            </w:pPr>
            <w:r w:rsidRPr="00C52A68">
              <w:rPr>
                <w:rFonts w:ascii="Verdana" w:hAnsi="Verdana"/>
                <w:b/>
                <w:bCs/>
                <w:color w:val="FFFFFF" w:themeColor="background1"/>
              </w:rPr>
              <w:t>Support Required</w:t>
            </w:r>
          </w:p>
        </w:tc>
        <w:tc>
          <w:tcPr>
            <w:tcW w:w="1667" w:type="pct"/>
            <w:shd w:val="clear" w:color="auto" w:fill="00B0F0"/>
          </w:tcPr>
          <w:p w14:paraId="55272620" w14:textId="77777777" w:rsidR="00584346" w:rsidRPr="00C52A68" w:rsidRDefault="00584346" w:rsidP="00784568">
            <w:pPr>
              <w:pStyle w:val="BodyText"/>
              <w:rPr>
                <w:rFonts w:ascii="Verdana" w:hAnsi="Verdana"/>
                <w:b/>
                <w:bCs/>
                <w:color w:val="FFFFFF" w:themeColor="background1"/>
              </w:rPr>
            </w:pPr>
            <w:r w:rsidRPr="00C52A68">
              <w:rPr>
                <w:rFonts w:ascii="Verdana" w:hAnsi="Verdana"/>
                <w:b/>
                <w:bCs/>
                <w:color w:val="FFFFFF" w:themeColor="background1"/>
              </w:rPr>
              <w:t>Date / Times Required</w:t>
            </w:r>
          </w:p>
        </w:tc>
      </w:tr>
      <w:tr w:rsidR="00252742" w:rsidRPr="00C4251D" w14:paraId="1D632131" w14:textId="77777777" w:rsidTr="00C22E4D">
        <w:tc>
          <w:tcPr>
            <w:tcW w:w="1666" w:type="pct"/>
          </w:tcPr>
          <w:p w14:paraId="625C00CE" w14:textId="0F66623A" w:rsidR="00252742" w:rsidRPr="008C1341" w:rsidRDefault="00252742" w:rsidP="00252742">
            <w:pPr>
              <w:pStyle w:val="BodyText"/>
              <w:rPr>
                <w:rFonts w:ascii="Verdana" w:hAnsi="Verdana"/>
                <w:iCs/>
                <w:color w:val="auto"/>
              </w:rPr>
            </w:pPr>
            <w:r w:rsidRPr="49E52069">
              <w:rPr>
                <w:rFonts w:ascii="Verdana" w:hAnsi="Verdana"/>
                <w:color w:val="auto"/>
              </w:rPr>
              <w:t>Cloud Operations</w:t>
            </w:r>
          </w:p>
        </w:tc>
        <w:tc>
          <w:tcPr>
            <w:tcW w:w="1666" w:type="pct"/>
          </w:tcPr>
          <w:p w14:paraId="67774B60" w14:textId="6AC3EF4C" w:rsidR="00252742" w:rsidRPr="008C1341" w:rsidRDefault="00252742" w:rsidP="00252742">
            <w:pPr>
              <w:pStyle w:val="BodyText"/>
              <w:rPr>
                <w:rFonts w:ascii="Verdana" w:hAnsi="Verdana"/>
                <w:iCs/>
                <w:color w:val="auto"/>
              </w:rPr>
            </w:pPr>
            <w:r w:rsidRPr="49E52069">
              <w:rPr>
                <w:rFonts w:ascii="Verdana" w:hAnsi="Verdana"/>
                <w:color w:val="auto"/>
              </w:rPr>
              <w:t xml:space="preserve">Recovery of </w:t>
            </w:r>
            <w:del w:id="51" w:author="Floyd Reyes" w:date="2026-01-14T08:36:00Z" w16du:dateUtc="2026-01-13T21:36:00Z">
              <w:r w:rsidRPr="49E52069" w:rsidDel="009C211C">
                <w:rPr>
                  <w:rFonts w:ascii="Verdana" w:hAnsi="Verdana"/>
                  <w:color w:val="auto"/>
                </w:rPr>
                <w:delText>T1</w:delText>
              </w:r>
            </w:del>
            <w:r w:rsidRPr="49E52069">
              <w:rPr>
                <w:rFonts w:ascii="Verdana" w:hAnsi="Verdana"/>
                <w:color w:val="auto"/>
              </w:rPr>
              <w:t xml:space="preserve"> Azure </w:t>
            </w:r>
            <w:ins w:id="52" w:author="Floyd Reyes" w:date="2026-01-14T08:36:00Z" w16du:dateUtc="2026-01-13T21:36:00Z">
              <w:r>
                <w:rPr>
                  <w:rFonts w:ascii="Verdana" w:hAnsi="Verdana"/>
                  <w:color w:val="auto"/>
                </w:rPr>
                <w:t xml:space="preserve">Integration </w:t>
              </w:r>
            </w:ins>
            <w:r w:rsidRPr="49E52069">
              <w:rPr>
                <w:rFonts w:ascii="Verdana" w:hAnsi="Verdana"/>
                <w:color w:val="auto"/>
              </w:rPr>
              <w:t xml:space="preserve">services including all troubleshooting and </w:t>
            </w:r>
            <w:commentRangeStart w:id="53"/>
            <w:commentRangeStart w:id="54"/>
            <w:commentRangeStart w:id="55"/>
            <w:commentRangeStart w:id="56"/>
            <w:r w:rsidRPr="49E52069">
              <w:rPr>
                <w:rFonts w:ascii="Verdana" w:hAnsi="Verdana"/>
                <w:color w:val="auto"/>
              </w:rPr>
              <w:t>PVT</w:t>
            </w:r>
            <w:commentRangeEnd w:id="53"/>
            <w:r>
              <w:rPr>
                <w:rStyle w:val="CommentReference"/>
              </w:rPr>
              <w:commentReference w:id="53"/>
            </w:r>
            <w:commentRangeEnd w:id="54"/>
            <w:r>
              <w:rPr>
                <w:rStyle w:val="CommentReference"/>
              </w:rPr>
              <w:commentReference w:id="54"/>
            </w:r>
            <w:commentRangeEnd w:id="55"/>
            <w:r>
              <w:rPr>
                <w:rStyle w:val="CommentReference"/>
              </w:rPr>
              <w:commentReference w:id="55"/>
            </w:r>
            <w:commentRangeEnd w:id="56"/>
            <w:r>
              <w:rPr>
                <w:rStyle w:val="CommentReference"/>
              </w:rPr>
              <w:commentReference w:id="56"/>
            </w:r>
          </w:p>
        </w:tc>
        <w:tc>
          <w:tcPr>
            <w:tcW w:w="1667" w:type="pct"/>
          </w:tcPr>
          <w:p w14:paraId="738610EB" w14:textId="4E48D1AC" w:rsidR="00252742" w:rsidRPr="0016301E" w:rsidRDefault="00252742" w:rsidP="00252742">
            <w:pPr>
              <w:pStyle w:val="BodyText"/>
              <w:rPr>
                <w:rFonts w:ascii="Verdana" w:hAnsi="Verdana"/>
                <w:i/>
                <w:color w:val="BFBFBF" w:themeColor="background1" w:themeShade="BF"/>
              </w:rPr>
            </w:pPr>
            <w:r w:rsidRPr="49E52069">
              <w:rPr>
                <w:rFonts w:ascii="Verdana" w:hAnsi="Verdana"/>
                <w:color w:val="auto"/>
              </w:rPr>
              <w:t>Monday – Friday 9am-5pm</w:t>
            </w:r>
          </w:p>
        </w:tc>
      </w:tr>
      <w:tr w:rsidR="00252742" w:rsidRPr="00C4251D" w14:paraId="299EE44D" w14:textId="77777777" w:rsidTr="00C22E4D">
        <w:trPr>
          <w:cnfStyle w:val="000000010000" w:firstRow="0" w:lastRow="0" w:firstColumn="0" w:lastColumn="0" w:oddVBand="0" w:evenVBand="0" w:oddHBand="0" w:evenHBand="1" w:firstRowFirstColumn="0" w:firstRowLastColumn="0" w:lastRowFirstColumn="0" w:lastRowLastColumn="0"/>
        </w:trPr>
        <w:tc>
          <w:tcPr>
            <w:tcW w:w="1666" w:type="pct"/>
          </w:tcPr>
          <w:p w14:paraId="124C3330" w14:textId="5AA08D2C" w:rsidR="00252742" w:rsidRPr="0016301E" w:rsidRDefault="00252742" w:rsidP="00252742">
            <w:pPr>
              <w:pStyle w:val="BodyText"/>
              <w:rPr>
                <w:rFonts w:ascii="Verdana" w:hAnsi="Verdana"/>
                <w:i/>
                <w:color w:val="BFBFBF" w:themeColor="background1" w:themeShade="BF"/>
              </w:rPr>
            </w:pPr>
            <w:r w:rsidRPr="49E52069">
              <w:rPr>
                <w:rFonts w:ascii="Verdana" w:hAnsi="Verdana"/>
                <w:color w:val="auto"/>
              </w:rPr>
              <w:t>Applications</w:t>
            </w:r>
          </w:p>
        </w:tc>
        <w:tc>
          <w:tcPr>
            <w:tcW w:w="1666" w:type="pct"/>
          </w:tcPr>
          <w:p w14:paraId="01A52F4B" w14:textId="5C54BB15" w:rsidR="00252742" w:rsidRPr="0016301E" w:rsidRDefault="00252742" w:rsidP="00252742">
            <w:pPr>
              <w:pStyle w:val="BodyText"/>
              <w:rPr>
                <w:rFonts w:ascii="Verdana" w:hAnsi="Verdana"/>
                <w:i/>
                <w:color w:val="BFBFBF" w:themeColor="background1" w:themeShade="BF"/>
              </w:rPr>
            </w:pPr>
            <w:r w:rsidRPr="49E52069">
              <w:rPr>
                <w:rFonts w:ascii="Verdana" w:hAnsi="Verdana"/>
                <w:color w:val="auto"/>
              </w:rPr>
              <w:t>Recovery and testing of Applications and workflows</w:t>
            </w:r>
          </w:p>
        </w:tc>
        <w:tc>
          <w:tcPr>
            <w:tcW w:w="1667" w:type="pct"/>
          </w:tcPr>
          <w:p w14:paraId="637805D2" w14:textId="3999F643" w:rsidR="00252742" w:rsidRPr="0016301E" w:rsidRDefault="00252742" w:rsidP="00252742">
            <w:pPr>
              <w:pStyle w:val="BodyText"/>
              <w:rPr>
                <w:rFonts w:ascii="Verdana" w:hAnsi="Verdana"/>
                <w:i/>
                <w:color w:val="BFBFBF" w:themeColor="background1" w:themeShade="BF"/>
              </w:rPr>
            </w:pPr>
            <w:r w:rsidRPr="49E52069">
              <w:rPr>
                <w:rFonts w:ascii="Verdana" w:hAnsi="Verdana"/>
                <w:color w:val="auto"/>
              </w:rPr>
              <w:t>Monday – Friday 9am-5pm</w:t>
            </w:r>
          </w:p>
        </w:tc>
      </w:tr>
      <w:tr w:rsidR="00252742" w:rsidRPr="00C4251D" w14:paraId="4A5B0AA5" w14:textId="77777777" w:rsidTr="00C22E4D">
        <w:tc>
          <w:tcPr>
            <w:tcW w:w="1666" w:type="pct"/>
          </w:tcPr>
          <w:p w14:paraId="11242546" w14:textId="628935D0" w:rsidR="00252742" w:rsidRPr="49E52069" w:rsidRDefault="00252742" w:rsidP="00252742">
            <w:pPr>
              <w:pStyle w:val="BodyText"/>
              <w:rPr>
                <w:rFonts w:ascii="Verdana" w:hAnsi="Verdana"/>
                <w:color w:val="auto"/>
              </w:rPr>
            </w:pPr>
            <w:r w:rsidRPr="49E52069">
              <w:rPr>
                <w:rFonts w:ascii="Verdana" w:hAnsi="Verdana"/>
                <w:color w:val="auto"/>
              </w:rPr>
              <w:t>External Integrations</w:t>
            </w:r>
          </w:p>
        </w:tc>
        <w:tc>
          <w:tcPr>
            <w:tcW w:w="1666" w:type="pct"/>
          </w:tcPr>
          <w:p w14:paraId="32B6B979" w14:textId="44E265B9" w:rsidR="00252742" w:rsidRPr="49E52069" w:rsidRDefault="00252742" w:rsidP="00252742">
            <w:pPr>
              <w:pStyle w:val="BodyText"/>
              <w:rPr>
                <w:rFonts w:ascii="Verdana" w:hAnsi="Verdana"/>
                <w:color w:val="auto"/>
              </w:rPr>
            </w:pPr>
            <w:r w:rsidRPr="49E52069">
              <w:rPr>
                <w:rFonts w:ascii="Verdana" w:hAnsi="Verdana"/>
                <w:color w:val="auto"/>
              </w:rPr>
              <w:t xml:space="preserve">Testing external connectivity for third-party </w:t>
            </w:r>
            <w:ins w:id="57" w:author="Floyd Reyes" w:date="2026-01-14T08:36:00Z" w16du:dateUtc="2026-01-13T21:36:00Z">
              <w:r>
                <w:rPr>
                  <w:rFonts w:ascii="Verdana" w:hAnsi="Verdana"/>
                  <w:color w:val="auto"/>
                </w:rPr>
                <w:t>AIS</w:t>
              </w:r>
            </w:ins>
            <w:del w:id="58" w:author="Floyd Reyes" w:date="2026-01-14T08:36:00Z" w16du:dateUtc="2026-01-13T21:36:00Z">
              <w:r w:rsidRPr="49E52069" w:rsidDel="009C211C">
                <w:rPr>
                  <w:rFonts w:ascii="Verdana" w:hAnsi="Verdana"/>
                  <w:color w:val="auto"/>
                </w:rPr>
                <w:delText>T1</w:delText>
              </w:r>
            </w:del>
            <w:r w:rsidRPr="49E52069">
              <w:rPr>
                <w:rFonts w:ascii="Verdana" w:hAnsi="Verdana"/>
                <w:color w:val="auto"/>
              </w:rPr>
              <w:t xml:space="preserve"> integrations</w:t>
            </w:r>
          </w:p>
        </w:tc>
        <w:tc>
          <w:tcPr>
            <w:tcW w:w="1667" w:type="pct"/>
          </w:tcPr>
          <w:p w14:paraId="26F61A48" w14:textId="3C653908" w:rsidR="00252742" w:rsidRPr="49E52069" w:rsidRDefault="00252742" w:rsidP="00252742">
            <w:pPr>
              <w:pStyle w:val="BodyText"/>
              <w:rPr>
                <w:rFonts w:ascii="Verdana" w:hAnsi="Verdana"/>
                <w:color w:val="auto"/>
              </w:rPr>
            </w:pPr>
            <w:r w:rsidRPr="49E52069">
              <w:rPr>
                <w:rFonts w:ascii="Verdana" w:hAnsi="Verdana"/>
                <w:color w:val="auto"/>
              </w:rPr>
              <w:t>Monday – Friday 9am-5pm</w:t>
            </w:r>
          </w:p>
        </w:tc>
      </w:tr>
    </w:tbl>
    <w:p w14:paraId="5C1F7F02" w14:textId="77777777" w:rsidR="00584346" w:rsidRPr="00584346" w:rsidRDefault="00584346" w:rsidP="00584346">
      <w:pPr>
        <w:pStyle w:val="Heading2"/>
      </w:pPr>
      <w:bookmarkStart w:id="59" w:name="_Toc166054606"/>
      <w:bookmarkStart w:id="60" w:name="_Toc166500305"/>
      <w:bookmarkStart w:id="61" w:name="_Toc200521439"/>
      <w:r w:rsidRPr="00584346">
        <w:t>Change Procedure</w:t>
      </w:r>
      <w:bookmarkEnd w:id="47"/>
      <w:bookmarkEnd w:id="59"/>
      <w:bookmarkEnd w:id="60"/>
      <w:bookmarkEnd w:id="61"/>
    </w:p>
    <w:p w14:paraId="17A37E56" w14:textId="77777777" w:rsidR="00584346" w:rsidRDefault="00584346" w:rsidP="00584346">
      <w:pPr>
        <w:spacing w:line="240" w:lineRule="auto"/>
        <w:jc w:val="both"/>
        <w:rPr>
          <w:rFonts w:ascii="Verdana" w:hAnsi="Verdana"/>
        </w:rPr>
      </w:pPr>
      <w:r w:rsidRPr="00C4251D">
        <w:rPr>
          <w:rFonts w:ascii="Verdana" w:hAnsi="Verdana"/>
        </w:rPr>
        <w:t>Changes to the approved plan are to be reviewed and</w:t>
      </w:r>
      <w:r w:rsidR="005A586C">
        <w:rPr>
          <w:rFonts w:ascii="Verdana" w:hAnsi="Verdana"/>
        </w:rPr>
        <w:t xml:space="preserve"> approved by the System Owner. </w:t>
      </w:r>
    </w:p>
    <w:p w14:paraId="61829076" w14:textId="77777777" w:rsidR="00584346" w:rsidRDefault="00584346" w:rsidP="00584346">
      <w:pPr>
        <w:spacing w:line="240" w:lineRule="auto"/>
        <w:jc w:val="both"/>
        <w:rPr>
          <w:rFonts w:ascii="Verdana" w:hAnsi="Verdana"/>
        </w:rPr>
      </w:pPr>
    </w:p>
    <w:p w14:paraId="454997B5" w14:textId="77777777" w:rsidR="0016301E" w:rsidRPr="0016301E" w:rsidRDefault="0016301E" w:rsidP="0016301E">
      <w:pPr>
        <w:pStyle w:val="ListParagraph"/>
        <w:numPr>
          <w:ilvl w:val="0"/>
          <w:numId w:val="32"/>
        </w:numPr>
        <w:spacing w:line="240" w:lineRule="auto"/>
        <w:jc w:val="both"/>
        <w:rPr>
          <w:rFonts w:ascii="Verdana" w:hAnsi="Verdana"/>
        </w:rPr>
      </w:pPr>
      <w:r>
        <w:rPr>
          <w:rFonts w:ascii="Verdana" w:hAnsi="Verdana"/>
        </w:rPr>
        <w:t>N/A for tabletop testing</w:t>
      </w:r>
    </w:p>
    <w:p w14:paraId="0030964D" w14:textId="77777777" w:rsidR="00584346" w:rsidRPr="00584346" w:rsidRDefault="00584346" w:rsidP="00584346">
      <w:pPr>
        <w:pStyle w:val="Heading2"/>
      </w:pPr>
      <w:bookmarkStart w:id="62" w:name="_Toc511631829"/>
      <w:bookmarkStart w:id="63" w:name="_Toc166054607"/>
      <w:bookmarkStart w:id="64" w:name="_Toc166500306"/>
      <w:bookmarkStart w:id="65" w:name="_Toc200521440"/>
      <w:r w:rsidRPr="00584346">
        <w:t>Reporting</w:t>
      </w:r>
      <w:bookmarkEnd w:id="62"/>
      <w:bookmarkEnd w:id="63"/>
      <w:bookmarkEnd w:id="64"/>
      <w:bookmarkEnd w:id="65"/>
    </w:p>
    <w:p w14:paraId="4D2FC125" w14:textId="77777777" w:rsidR="00584346" w:rsidRPr="00C4251D" w:rsidRDefault="00584346" w:rsidP="00584346">
      <w:pPr>
        <w:numPr>
          <w:ilvl w:val="0"/>
          <w:numId w:val="36"/>
        </w:numPr>
        <w:spacing w:before="120" w:line="240" w:lineRule="auto"/>
        <w:jc w:val="both"/>
        <w:rPr>
          <w:rFonts w:ascii="Verdana" w:hAnsi="Verdana"/>
        </w:rPr>
      </w:pPr>
      <w:r w:rsidRPr="00C4251D">
        <w:rPr>
          <w:rFonts w:ascii="Verdana" w:hAnsi="Verdana"/>
        </w:rPr>
        <w:t>Conduct post-test review.</w:t>
      </w:r>
    </w:p>
    <w:p w14:paraId="36BBA358" w14:textId="77777777" w:rsidR="00584346" w:rsidRPr="00C4251D" w:rsidRDefault="00584346" w:rsidP="00584346">
      <w:pPr>
        <w:numPr>
          <w:ilvl w:val="0"/>
          <w:numId w:val="36"/>
        </w:numPr>
        <w:spacing w:before="120" w:line="240" w:lineRule="auto"/>
        <w:jc w:val="both"/>
        <w:rPr>
          <w:rFonts w:ascii="Verdana" w:hAnsi="Verdana"/>
        </w:rPr>
      </w:pPr>
      <w:r w:rsidRPr="00C4251D">
        <w:rPr>
          <w:rFonts w:ascii="Verdana" w:hAnsi="Verdana"/>
        </w:rPr>
        <w:t>Compile test results.</w:t>
      </w:r>
    </w:p>
    <w:p w14:paraId="4831CC37" w14:textId="77777777" w:rsidR="00584346" w:rsidRPr="00C4251D" w:rsidRDefault="00584346" w:rsidP="00584346">
      <w:pPr>
        <w:numPr>
          <w:ilvl w:val="0"/>
          <w:numId w:val="36"/>
        </w:numPr>
        <w:spacing w:before="120" w:line="240" w:lineRule="auto"/>
        <w:jc w:val="both"/>
        <w:rPr>
          <w:rFonts w:ascii="Verdana" w:hAnsi="Verdana"/>
        </w:rPr>
      </w:pPr>
      <w:r w:rsidRPr="00C4251D">
        <w:rPr>
          <w:rFonts w:ascii="Verdana" w:hAnsi="Verdana"/>
        </w:rPr>
        <w:t>Prepare recommendations.</w:t>
      </w:r>
    </w:p>
    <w:p w14:paraId="61B18C58" w14:textId="77777777" w:rsidR="00584346" w:rsidRPr="00C4251D" w:rsidRDefault="00584346" w:rsidP="00584346">
      <w:pPr>
        <w:numPr>
          <w:ilvl w:val="0"/>
          <w:numId w:val="36"/>
        </w:numPr>
        <w:spacing w:before="120" w:line="240" w:lineRule="auto"/>
        <w:jc w:val="both"/>
        <w:rPr>
          <w:rFonts w:ascii="Verdana" w:hAnsi="Verdana"/>
        </w:rPr>
      </w:pPr>
      <w:r w:rsidRPr="00C4251D">
        <w:rPr>
          <w:rFonts w:ascii="Verdana" w:hAnsi="Verdana"/>
        </w:rPr>
        <w:t>Present findings; review and approve recommendations</w:t>
      </w:r>
    </w:p>
    <w:p w14:paraId="51B43315" w14:textId="77777777" w:rsidR="005A586C" w:rsidRDefault="005A586C" w:rsidP="00584346">
      <w:pPr>
        <w:pStyle w:val="BodyText"/>
        <w:jc w:val="both"/>
        <w:rPr>
          <w:rFonts w:ascii="Verdana" w:hAnsi="Verdana"/>
        </w:rPr>
        <w:sectPr w:rsidR="005A586C" w:rsidSect="00E1794A">
          <w:headerReference w:type="even" r:id="rId28"/>
          <w:headerReference w:type="default" r:id="rId29"/>
          <w:footerReference w:type="even" r:id="rId30"/>
          <w:footerReference w:type="default" r:id="rId31"/>
          <w:headerReference w:type="first" r:id="rId32"/>
          <w:footerReference w:type="first" r:id="rId33"/>
          <w:pgSz w:w="11906" w:h="16838" w:code="9"/>
          <w:pgMar w:top="1134" w:right="1134" w:bottom="1134" w:left="1134" w:header="283" w:footer="283" w:gutter="0"/>
          <w:cols w:space="708"/>
          <w:docGrid w:linePitch="360"/>
        </w:sectPr>
      </w:pPr>
      <w:r>
        <w:rPr>
          <w:rFonts w:ascii="Verdana" w:hAnsi="Verdana"/>
        </w:rPr>
        <w:t>Please provide e</w:t>
      </w:r>
      <w:r w:rsidR="00584346" w:rsidRPr="00C4251D">
        <w:rPr>
          <w:rFonts w:ascii="Verdana" w:hAnsi="Verdana"/>
        </w:rPr>
        <w:t xml:space="preserve">mail Confirmation from System Owner </w:t>
      </w:r>
      <w:r w:rsidR="00584346" w:rsidRPr="00C4251D">
        <w:rPr>
          <w:rFonts w:ascii="Verdana" w:hAnsi="Verdana" w:cs="Tahoma"/>
          <w:lang w:val="en-US"/>
        </w:rPr>
        <w:t xml:space="preserve">or Service Owner </w:t>
      </w:r>
      <w:r w:rsidR="00584346" w:rsidRPr="00C4251D">
        <w:rPr>
          <w:rFonts w:ascii="Verdana" w:hAnsi="Verdana"/>
        </w:rPr>
        <w:t>to the DR Management Team.</w:t>
      </w:r>
    </w:p>
    <w:p w14:paraId="666B8FD5" w14:textId="77777777" w:rsidR="00584346" w:rsidRPr="00584346" w:rsidRDefault="00584346" w:rsidP="00584346">
      <w:pPr>
        <w:pStyle w:val="Heading2"/>
      </w:pPr>
      <w:bookmarkStart w:id="67" w:name="_Toc511631831"/>
      <w:bookmarkStart w:id="68" w:name="_Toc166054609"/>
      <w:bookmarkStart w:id="69" w:name="_Toc166500308"/>
      <w:bookmarkStart w:id="70" w:name="_Ref167703810"/>
      <w:bookmarkStart w:id="71" w:name="_Ref167703827"/>
      <w:bookmarkStart w:id="72" w:name="_Toc200521441"/>
      <w:r>
        <w:lastRenderedPageBreak/>
        <w:t>Links to Documentation</w:t>
      </w:r>
      <w:bookmarkEnd w:id="67"/>
      <w:bookmarkEnd w:id="68"/>
      <w:bookmarkEnd w:id="69"/>
      <w:bookmarkEnd w:id="70"/>
      <w:bookmarkEnd w:id="71"/>
      <w:bookmarkEnd w:id="72"/>
    </w:p>
    <w:p w14:paraId="73924840" w14:textId="03AC7104" w:rsidR="00584346" w:rsidRPr="00C4251D" w:rsidRDefault="00584346" w:rsidP="00584346">
      <w:pPr>
        <w:spacing w:line="240" w:lineRule="auto"/>
        <w:jc w:val="both"/>
        <w:rPr>
          <w:rFonts w:ascii="Verdana" w:hAnsi="Verdana"/>
        </w:rPr>
      </w:pPr>
      <w:r w:rsidRPr="00C4251D">
        <w:rPr>
          <w:rFonts w:ascii="Verdana" w:hAnsi="Verdana"/>
        </w:rPr>
        <w:t>Links to Documentation</w:t>
      </w:r>
    </w:p>
    <w:p w14:paraId="6C1A1076" w14:textId="77777777" w:rsidR="0043145B" w:rsidRPr="00C4251D" w:rsidRDefault="0043145B" w:rsidP="00584346">
      <w:pPr>
        <w:spacing w:line="240" w:lineRule="auto"/>
        <w:jc w:val="both"/>
        <w:rPr>
          <w:rFonts w:ascii="Verdana" w:hAnsi="Verdana"/>
        </w:rPr>
      </w:pPr>
    </w:p>
    <w:tbl>
      <w:tblPr>
        <w:tblW w:w="49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460"/>
        <w:gridCol w:w="6031"/>
      </w:tblGrid>
      <w:tr w:rsidR="00584346" w:rsidRPr="00C4251D" w14:paraId="798D95A1" w14:textId="77777777" w:rsidTr="00784568">
        <w:trPr>
          <w:cantSplit/>
          <w:trHeight w:val="493"/>
          <w:tblHeader/>
        </w:trPr>
        <w:tc>
          <w:tcPr>
            <w:tcW w:w="1823" w:type="pct"/>
            <w:tcBorders>
              <w:top w:val="single" w:sz="4" w:space="0" w:color="auto"/>
              <w:left w:val="single" w:sz="6" w:space="0" w:color="auto"/>
              <w:bottom w:val="single" w:sz="4" w:space="0" w:color="auto"/>
              <w:right w:val="single" w:sz="6" w:space="0" w:color="auto"/>
              <w:tl2br w:val="nil"/>
              <w:tr2bl w:val="nil"/>
            </w:tcBorders>
            <w:shd w:val="clear" w:color="auto" w:fill="00B0F0"/>
          </w:tcPr>
          <w:p w14:paraId="7089407A" w14:textId="77777777" w:rsidR="00584346" w:rsidRPr="00C17E1F" w:rsidRDefault="00584346" w:rsidP="00784568">
            <w:pPr>
              <w:pStyle w:val="TableHeader"/>
              <w:jc w:val="center"/>
              <w:rPr>
                <w:rFonts w:ascii="Verdana" w:hAnsi="Verdana"/>
                <w:color w:val="FFFFFF" w:themeColor="background1"/>
              </w:rPr>
            </w:pPr>
            <w:r w:rsidRPr="00C17E1F">
              <w:rPr>
                <w:rFonts w:ascii="Verdana" w:hAnsi="Verdana"/>
                <w:color w:val="FFFFFF" w:themeColor="background1"/>
              </w:rPr>
              <w:t>Document</w:t>
            </w:r>
          </w:p>
        </w:tc>
        <w:tc>
          <w:tcPr>
            <w:tcW w:w="3177" w:type="pct"/>
            <w:tcBorders>
              <w:top w:val="single" w:sz="4" w:space="0" w:color="auto"/>
              <w:left w:val="single" w:sz="6" w:space="0" w:color="auto"/>
              <w:bottom w:val="single" w:sz="4" w:space="0" w:color="auto"/>
              <w:right w:val="single" w:sz="6" w:space="0" w:color="auto"/>
              <w:tl2br w:val="nil"/>
              <w:tr2bl w:val="nil"/>
            </w:tcBorders>
            <w:shd w:val="clear" w:color="auto" w:fill="00B0F0"/>
          </w:tcPr>
          <w:p w14:paraId="2721D4D2" w14:textId="77777777" w:rsidR="00584346" w:rsidRPr="00C17E1F" w:rsidRDefault="00584346" w:rsidP="00784568">
            <w:pPr>
              <w:pStyle w:val="TableHeader"/>
              <w:jc w:val="center"/>
              <w:rPr>
                <w:rFonts w:ascii="Verdana" w:hAnsi="Verdana"/>
                <w:color w:val="FFFFFF" w:themeColor="background1"/>
              </w:rPr>
            </w:pPr>
            <w:r w:rsidRPr="00C17E1F">
              <w:rPr>
                <w:rFonts w:ascii="Verdana" w:hAnsi="Verdana"/>
                <w:color w:val="FFFFFF" w:themeColor="background1"/>
              </w:rPr>
              <w:t>Info reference</w:t>
            </w:r>
          </w:p>
        </w:tc>
      </w:tr>
      <w:tr w:rsidR="00584346" w:rsidRPr="00C4251D" w14:paraId="72F1706D" w14:textId="77777777" w:rsidTr="00784568">
        <w:trPr>
          <w:cantSplit/>
          <w:trHeight w:val="391"/>
        </w:trPr>
        <w:tc>
          <w:tcPr>
            <w:tcW w:w="1823" w:type="pct"/>
          </w:tcPr>
          <w:p w14:paraId="22405B8F" w14:textId="0C7D299B" w:rsidR="00584346" w:rsidRPr="00C4251D" w:rsidRDefault="00E12BE5" w:rsidP="00784568">
            <w:pPr>
              <w:pStyle w:val="TableText"/>
              <w:rPr>
                <w:rFonts w:ascii="Verdana" w:hAnsi="Verdana" w:cs="Calibri"/>
              </w:rPr>
            </w:pPr>
            <w:r w:rsidRPr="00E12BE5">
              <w:rPr>
                <w:rFonts w:ascii="Verdana" w:hAnsi="Verdana" w:cs="Calibri"/>
                <w:color w:val="auto"/>
              </w:rPr>
              <w:t>AIS Services</w:t>
            </w:r>
            <w:r w:rsidR="00584346" w:rsidRPr="00E12BE5">
              <w:rPr>
                <w:rFonts w:ascii="Verdana" w:hAnsi="Verdana" w:cs="Calibri"/>
                <w:color w:val="auto"/>
              </w:rPr>
              <w:t xml:space="preserve"> DR Plan</w:t>
            </w:r>
          </w:p>
        </w:tc>
        <w:tc>
          <w:tcPr>
            <w:tcW w:w="3177" w:type="pct"/>
          </w:tcPr>
          <w:p w14:paraId="17AD93B2" w14:textId="46634D12" w:rsidR="00584346" w:rsidRPr="00C4251D" w:rsidRDefault="001D6387" w:rsidP="00784568">
            <w:pPr>
              <w:pStyle w:val="TableText"/>
              <w:rPr>
                <w:rFonts w:ascii="Verdana" w:hAnsi="Verdana" w:cs="Calibri"/>
              </w:rPr>
            </w:pPr>
            <w:hyperlink r:id="rId34" w:history="1">
              <w:r w:rsidRPr="001D6387">
                <w:rPr>
                  <w:rStyle w:val="Hyperlink"/>
                  <w:rFonts w:ascii="Verdana" w:hAnsi="Verdana" w:cs="Calibri"/>
                </w:rPr>
                <w:t>EMRG PLA Disaster Recovery - Azure Integration Services</w:t>
              </w:r>
            </w:hyperlink>
          </w:p>
        </w:tc>
      </w:tr>
      <w:tr w:rsidR="00584346" w:rsidRPr="00C4251D" w14:paraId="0DE4B5B7" w14:textId="77777777" w:rsidTr="00784568">
        <w:trPr>
          <w:cantSplit/>
          <w:trHeight w:val="658"/>
        </w:trPr>
        <w:tc>
          <w:tcPr>
            <w:tcW w:w="1823" w:type="pct"/>
          </w:tcPr>
          <w:p w14:paraId="66204FF1" w14:textId="5E69DB88" w:rsidR="00584346" w:rsidRPr="00C4251D" w:rsidRDefault="006C68E5" w:rsidP="00784568">
            <w:pPr>
              <w:pStyle w:val="TableText"/>
              <w:rPr>
                <w:rFonts w:ascii="Verdana" w:hAnsi="Verdana" w:cs="Calibri"/>
              </w:rPr>
            </w:pPr>
            <w:r>
              <w:rPr>
                <w:rFonts w:ascii="Verdana" w:hAnsi="Verdana" w:cs="Calibri"/>
              </w:rPr>
              <w:t>AIS DR Runsheet</w:t>
            </w:r>
          </w:p>
        </w:tc>
        <w:tc>
          <w:tcPr>
            <w:tcW w:w="3177" w:type="pct"/>
          </w:tcPr>
          <w:p w14:paraId="2DBF0D7D" w14:textId="6678CD98" w:rsidR="00584346" w:rsidRPr="00C4251D" w:rsidRDefault="001D6387" w:rsidP="00784568">
            <w:pPr>
              <w:pStyle w:val="TableText"/>
              <w:rPr>
                <w:rStyle w:val="Hyperlink"/>
                <w:rFonts w:ascii="Verdana" w:hAnsi="Verdana" w:cs="Calibri"/>
              </w:rPr>
            </w:pPr>
            <w:hyperlink r:id="rId35" w:history="1">
              <w:r w:rsidRPr="001D6387">
                <w:rPr>
                  <w:rStyle w:val="Hyperlink"/>
                </w:rPr>
                <w:t>IT PLA DR Runsheet - Azure Integration Services</w:t>
              </w:r>
            </w:hyperlink>
          </w:p>
        </w:tc>
      </w:tr>
      <w:tr w:rsidR="00584346" w:rsidRPr="00C4251D" w14:paraId="6B62F1B3" w14:textId="77777777" w:rsidTr="00784568">
        <w:trPr>
          <w:cantSplit/>
          <w:trHeight w:val="391"/>
        </w:trPr>
        <w:tc>
          <w:tcPr>
            <w:tcW w:w="1823" w:type="pct"/>
          </w:tcPr>
          <w:p w14:paraId="02F2C34E" w14:textId="77777777" w:rsidR="00584346" w:rsidRPr="00C4251D" w:rsidRDefault="00584346" w:rsidP="00784568">
            <w:pPr>
              <w:pStyle w:val="TableText"/>
              <w:rPr>
                <w:rFonts w:ascii="Verdana" w:hAnsi="Verdana" w:cs="Calibri"/>
              </w:rPr>
            </w:pPr>
          </w:p>
        </w:tc>
        <w:tc>
          <w:tcPr>
            <w:tcW w:w="3177" w:type="pct"/>
          </w:tcPr>
          <w:p w14:paraId="680A4E5D" w14:textId="77777777" w:rsidR="00584346" w:rsidRPr="00C4251D" w:rsidRDefault="00584346" w:rsidP="00784568">
            <w:pPr>
              <w:pStyle w:val="TableText"/>
              <w:rPr>
                <w:rStyle w:val="Hyperlink"/>
                <w:rFonts w:ascii="Verdana" w:hAnsi="Verdana" w:cs="Calibri"/>
              </w:rPr>
            </w:pPr>
          </w:p>
        </w:tc>
      </w:tr>
    </w:tbl>
    <w:bookmarkEnd w:id="5" w:displacedByCustomXml="next"/>
    <w:bookmarkEnd w:id="4" w:displacedByCustomXml="next"/>
    <w:bookmarkEnd w:id="3" w:displacedByCustomXml="next"/>
    <w:sdt>
      <w:sdtPr>
        <w:rPr>
          <w:color w:val="00428B" w:themeColor="hyperlink"/>
          <w:u w:val="single"/>
        </w:rPr>
        <w:id w:val="96373351"/>
        <w:lock w:val="sdtContentLocked"/>
        <w:placeholder>
          <w:docPart w:val="F878A9622B6D41458F3D427FD004D47B"/>
        </w:placeholder>
        <w:showingPlcHdr/>
      </w:sdtPr>
      <w:sdtEndPr>
        <w:rPr>
          <w:color w:val="00428B"/>
          <w:u w:val="none"/>
        </w:rPr>
      </w:sdtEndPr>
      <w:sdtContent>
        <w:p w14:paraId="1E99E6D4" w14:textId="77777777" w:rsidR="00190149" w:rsidRPr="00EF585C" w:rsidRDefault="00EF585C" w:rsidP="00EF585C">
          <w:pPr>
            <w:pStyle w:val="Heading1"/>
          </w:pPr>
          <w:r w:rsidRPr="00EF585C">
            <w:t xml:space="preserve">Document History </w:t>
          </w:r>
        </w:p>
      </w:sdtContent>
    </w:sdt>
    <w:tbl>
      <w:tblPr>
        <w:tblStyle w:val="MWTableGrid"/>
        <w:tblW w:w="5000" w:type="pct"/>
        <w:tblLook w:val="04A0" w:firstRow="1" w:lastRow="0" w:firstColumn="1" w:lastColumn="0" w:noHBand="0" w:noVBand="1"/>
        <w:tblDescription w:val="Document version history."/>
      </w:tblPr>
      <w:tblGrid>
        <w:gridCol w:w="1368"/>
        <w:gridCol w:w="2446"/>
        <w:gridCol w:w="1196"/>
        <w:gridCol w:w="4618"/>
      </w:tblGrid>
      <w:tr w:rsidR="00584346" w:rsidRPr="00C4251D" w14:paraId="48E6D338" w14:textId="77777777" w:rsidTr="005F7B88">
        <w:trPr>
          <w:cnfStyle w:val="100000000000" w:firstRow="1" w:lastRow="0" w:firstColumn="0" w:lastColumn="0" w:oddVBand="0" w:evenVBand="0" w:oddHBand="0" w:evenHBand="0" w:firstRowFirstColumn="0" w:firstRowLastColumn="0" w:lastRowFirstColumn="0" w:lastRowLastColumn="0"/>
        </w:trPr>
        <w:tc>
          <w:tcPr>
            <w:tcW w:w="710" w:type="pct"/>
            <w:shd w:val="clear" w:color="auto" w:fill="00B0F0"/>
          </w:tcPr>
          <w:p w14:paraId="491072FA" w14:textId="77777777" w:rsidR="00584346" w:rsidRPr="00C4251D" w:rsidRDefault="00584346" w:rsidP="00784568">
            <w:pPr>
              <w:pStyle w:val="TableHeading"/>
              <w:rPr>
                <w:rFonts w:ascii="Verdana" w:hAnsi="Verdana"/>
                <w:color w:val="FFFFFF" w:themeColor="background1"/>
              </w:rPr>
            </w:pPr>
            <w:bookmarkStart w:id="73" w:name="_VersionTableMarker"/>
            <w:bookmarkEnd w:id="73"/>
            <w:r w:rsidRPr="00C4251D">
              <w:rPr>
                <w:rFonts w:ascii="Verdana" w:hAnsi="Verdana"/>
                <w:color w:val="FFFFFF" w:themeColor="background1"/>
              </w:rPr>
              <w:t>Date</w:t>
            </w:r>
          </w:p>
        </w:tc>
        <w:tc>
          <w:tcPr>
            <w:tcW w:w="1270" w:type="pct"/>
            <w:shd w:val="clear" w:color="auto" w:fill="00B0F0"/>
          </w:tcPr>
          <w:p w14:paraId="523A3394" w14:textId="77777777" w:rsidR="00584346" w:rsidRPr="00C4251D" w:rsidRDefault="00584346" w:rsidP="00784568">
            <w:pPr>
              <w:pStyle w:val="TableHeading"/>
              <w:rPr>
                <w:rFonts w:ascii="Verdana" w:hAnsi="Verdana"/>
                <w:color w:val="FFFFFF" w:themeColor="background1"/>
              </w:rPr>
            </w:pPr>
            <w:r w:rsidRPr="00C4251D">
              <w:rPr>
                <w:rFonts w:ascii="Verdana" w:hAnsi="Verdana"/>
                <w:color w:val="FFFFFF" w:themeColor="background1"/>
              </w:rPr>
              <w:t>Reviewed/</w:t>
            </w:r>
          </w:p>
          <w:p w14:paraId="0C0F99D4" w14:textId="77777777" w:rsidR="00584346" w:rsidRPr="00C4251D" w:rsidRDefault="00584346" w:rsidP="00784568">
            <w:pPr>
              <w:pStyle w:val="TableHeading"/>
              <w:rPr>
                <w:rFonts w:ascii="Verdana" w:hAnsi="Verdana"/>
                <w:color w:val="FFFFFF" w:themeColor="background1"/>
              </w:rPr>
            </w:pPr>
            <w:r w:rsidRPr="00C4251D">
              <w:rPr>
                <w:rFonts w:ascii="Verdana" w:hAnsi="Verdana"/>
                <w:color w:val="FFFFFF" w:themeColor="background1"/>
              </w:rPr>
              <w:t>Actioned By</w:t>
            </w:r>
          </w:p>
        </w:tc>
        <w:tc>
          <w:tcPr>
            <w:tcW w:w="621" w:type="pct"/>
            <w:shd w:val="clear" w:color="auto" w:fill="00B0F0"/>
          </w:tcPr>
          <w:p w14:paraId="6B814A1E" w14:textId="77777777" w:rsidR="00584346" w:rsidRPr="00C4251D" w:rsidRDefault="00584346" w:rsidP="00784568">
            <w:pPr>
              <w:pStyle w:val="TableHeading"/>
              <w:rPr>
                <w:rFonts w:ascii="Verdana" w:hAnsi="Verdana"/>
                <w:color w:val="FFFFFF" w:themeColor="background1"/>
              </w:rPr>
            </w:pPr>
            <w:r w:rsidRPr="00C4251D">
              <w:rPr>
                <w:rFonts w:ascii="Verdana" w:hAnsi="Verdana"/>
                <w:color w:val="FFFFFF" w:themeColor="background1"/>
              </w:rPr>
              <w:t>Version</w:t>
            </w:r>
          </w:p>
        </w:tc>
        <w:tc>
          <w:tcPr>
            <w:tcW w:w="2398" w:type="pct"/>
            <w:shd w:val="clear" w:color="auto" w:fill="00B0F0"/>
          </w:tcPr>
          <w:p w14:paraId="5CE446E2" w14:textId="77777777" w:rsidR="00584346" w:rsidRPr="00C4251D" w:rsidRDefault="00584346" w:rsidP="00784568">
            <w:pPr>
              <w:pStyle w:val="TableHeading"/>
              <w:rPr>
                <w:rFonts w:ascii="Verdana" w:hAnsi="Verdana"/>
                <w:color w:val="FFFFFF" w:themeColor="background1"/>
              </w:rPr>
            </w:pPr>
            <w:r w:rsidRPr="00C4251D">
              <w:rPr>
                <w:rFonts w:ascii="Verdana" w:hAnsi="Verdana"/>
                <w:color w:val="FFFFFF" w:themeColor="background1"/>
              </w:rPr>
              <w:t>Action</w:t>
            </w:r>
          </w:p>
        </w:tc>
      </w:tr>
      <w:tr w:rsidR="001D6387" w:rsidRPr="00C4251D" w14:paraId="45DEBCA0" w14:textId="77777777" w:rsidTr="005F7B88">
        <w:tc>
          <w:tcPr>
            <w:tcW w:w="710" w:type="pct"/>
          </w:tcPr>
          <w:p w14:paraId="73E823B2" w14:textId="0CF712B5" w:rsidR="001D6387" w:rsidRDefault="001D6387" w:rsidP="00784568">
            <w:pPr>
              <w:pStyle w:val="TableCompact"/>
            </w:pPr>
            <w:r>
              <w:t>January 2026</w:t>
            </w:r>
          </w:p>
        </w:tc>
        <w:tc>
          <w:tcPr>
            <w:tcW w:w="1270" w:type="pct"/>
          </w:tcPr>
          <w:p w14:paraId="13809337" w14:textId="77777777" w:rsidR="001D6387" w:rsidRDefault="001D6387" w:rsidP="00784568">
            <w:pPr>
              <w:pStyle w:val="TableCompact"/>
            </w:pPr>
            <w:r>
              <w:t>Floyd Reyes</w:t>
            </w:r>
          </w:p>
          <w:p w14:paraId="2BAE5389" w14:textId="636F7DD2" w:rsidR="001D6387" w:rsidRDefault="001D6387" w:rsidP="00784568">
            <w:pPr>
              <w:pStyle w:val="TableCompact"/>
            </w:pPr>
            <w:r>
              <w:t>Azure DevOps Engineer</w:t>
            </w:r>
          </w:p>
        </w:tc>
        <w:tc>
          <w:tcPr>
            <w:tcW w:w="621" w:type="pct"/>
          </w:tcPr>
          <w:p w14:paraId="59C76996" w14:textId="47202633" w:rsidR="001D6387" w:rsidRDefault="001D6387" w:rsidP="00784568">
            <w:pPr>
              <w:pStyle w:val="TableCompact"/>
            </w:pPr>
            <w:r>
              <w:t>2</w:t>
            </w:r>
          </w:p>
        </w:tc>
        <w:tc>
          <w:tcPr>
            <w:tcW w:w="2398" w:type="pct"/>
          </w:tcPr>
          <w:p w14:paraId="522A8FE2" w14:textId="580534D5" w:rsidR="001D6387" w:rsidRDefault="001D6387" w:rsidP="00AD4303">
            <w:pPr>
              <w:pStyle w:val="TableCompact"/>
            </w:pPr>
            <w:r>
              <w:t>Updated with downstream application consuming AIS services</w:t>
            </w:r>
          </w:p>
        </w:tc>
      </w:tr>
      <w:tr w:rsidR="00900D29" w:rsidRPr="00C4251D" w14:paraId="5FEFE375" w14:textId="77777777" w:rsidTr="005F7B88">
        <w:trPr>
          <w:cnfStyle w:val="000000010000" w:firstRow="0" w:lastRow="0" w:firstColumn="0" w:lastColumn="0" w:oddVBand="0" w:evenVBand="0" w:oddHBand="0" w:evenHBand="1" w:firstRowFirstColumn="0" w:firstRowLastColumn="0" w:lastRowFirstColumn="0" w:lastRowLastColumn="0"/>
        </w:trPr>
        <w:tc>
          <w:tcPr>
            <w:tcW w:w="710" w:type="pct"/>
          </w:tcPr>
          <w:p w14:paraId="63150133" w14:textId="14ECD389" w:rsidR="00900D29" w:rsidRPr="00C4251D" w:rsidRDefault="00900D29" w:rsidP="00784568">
            <w:pPr>
              <w:pStyle w:val="TableCompact"/>
            </w:pPr>
            <w:r>
              <w:t>June 2025</w:t>
            </w:r>
          </w:p>
        </w:tc>
        <w:tc>
          <w:tcPr>
            <w:tcW w:w="1270" w:type="pct"/>
          </w:tcPr>
          <w:p w14:paraId="7E4095B8" w14:textId="77777777" w:rsidR="00900D29" w:rsidRDefault="00900D29" w:rsidP="00784568">
            <w:pPr>
              <w:pStyle w:val="TableCompact"/>
            </w:pPr>
            <w:r>
              <w:t>Braden Fraser</w:t>
            </w:r>
          </w:p>
          <w:p w14:paraId="37DBE6D5" w14:textId="7A25F678" w:rsidR="00900D29" w:rsidRPr="00C4251D" w:rsidRDefault="00900D29" w:rsidP="00784568">
            <w:pPr>
              <w:pStyle w:val="TableCompact"/>
            </w:pPr>
            <w:r>
              <w:t>Cloud Consultant (NCS)</w:t>
            </w:r>
          </w:p>
        </w:tc>
        <w:tc>
          <w:tcPr>
            <w:tcW w:w="621" w:type="pct"/>
          </w:tcPr>
          <w:p w14:paraId="0A334309" w14:textId="19FC2188" w:rsidR="00900D29" w:rsidRPr="00C4251D" w:rsidRDefault="00900D29" w:rsidP="00784568">
            <w:pPr>
              <w:pStyle w:val="TableCompact"/>
            </w:pPr>
            <w:r>
              <w:t>1</w:t>
            </w:r>
          </w:p>
        </w:tc>
        <w:tc>
          <w:tcPr>
            <w:tcW w:w="2398" w:type="pct"/>
          </w:tcPr>
          <w:p w14:paraId="6B9F78F3" w14:textId="10A88332" w:rsidR="00900D29" w:rsidRPr="00C4251D" w:rsidRDefault="00900D29" w:rsidP="00AD4303">
            <w:pPr>
              <w:pStyle w:val="TableCompact"/>
            </w:pPr>
            <w:r>
              <w:t>Create init</w:t>
            </w:r>
            <w:r w:rsidR="00BB236D">
              <w:t>ial document</w:t>
            </w:r>
          </w:p>
        </w:tc>
      </w:tr>
    </w:tbl>
    <w:p w14:paraId="5B08B5D1" w14:textId="77777777" w:rsidR="00B62B90" w:rsidRPr="006E50A4" w:rsidRDefault="00B62B90" w:rsidP="0021156C">
      <w:pPr>
        <w:pStyle w:val="BodyText"/>
      </w:pPr>
    </w:p>
    <w:sectPr w:rsidR="00B62B90" w:rsidRPr="006E50A4" w:rsidSect="00E1794A">
      <w:pgSz w:w="11906" w:h="16838" w:code="9"/>
      <w:pgMar w:top="1134" w:right="1134" w:bottom="1134" w:left="1134" w:header="283" w:footer="283"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 w:author="Melanie Franklin" w:date="2025-09-09T11:20:00Z" w:initials="MF">
    <w:p w14:paraId="79C01C0F" w14:textId="77777777" w:rsidR="00252742" w:rsidRDefault="00252742" w:rsidP="008B5DA8">
      <w:pPr>
        <w:pStyle w:val="CommentText"/>
      </w:pPr>
      <w:r>
        <w:rPr>
          <w:rStyle w:val="CommentReference"/>
        </w:rPr>
        <w:annotationRef/>
      </w:r>
      <w:r>
        <w:t>Include dates and times in this table.</w:t>
      </w:r>
    </w:p>
  </w:comment>
  <w:comment w:id="54" w:author="Braden Fraser" w:date="2025-09-09T14:11:00Z" w:initials="BF">
    <w:p w14:paraId="5A016967" w14:textId="77777777" w:rsidR="00252742" w:rsidRDefault="00252742" w:rsidP="00C06DB7">
      <w:pPr>
        <w:pStyle w:val="CommentText"/>
      </w:pPr>
      <w:r>
        <w:rPr>
          <w:rStyle w:val="CommentReference"/>
        </w:rPr>
        <w:annotationRef/>
      </w:r>
      <w:r>
        <w:t>I can only call out that a date has not been set yet, so date and times are unknown.</w:t>
      </w:r>
    </w:p>
  </w:comment>
  <w:comment w:id="55" w:author="Melanie Franklin" w:date="2025-09-09T14:18:00Z" w:initials="MF">
    <w:p w14:paraId="03357B4C" w14:textId="77777777" w:rsidR="00252742" w:rsidRDefault="00252742" w:rsidP="00B76E0A">
      <w:pPr>
        <w:pStyle w:val="CommentText"/>
      </w:pPr>
      <w:r>
        <w:rPr>
          <w:rStyle w:val="CommentReference"/>
        </w:rPr>
        <w:annotationRef/>
      </w:r>
      <w:r>
        <w:t xml:space="preserve">This more refers to the times that for example, Cloud Operations would provide support to recover services - are they available 24x7 or only Mon-Fri 9am-5pm? </w:t>
      </w:r>
    </w:p>
  </w:comment>
  <w:comment w:id="56" w:author="Braden Fraser" w:date="2025-09-09T14:30:00Z" w:initials="BF">
    <w:p w14:paraId="35C7D526" w14:textId="77777777" w:rsidR="00252742" w:rsidRDefault="00252742" w:rsidP="004F6198">
      <w:pPr>
        <w:pStyle w:val="CommentText"/>
      </w:pPr>
      <w:r>
        <w:rPr>
          <w:rStyle w:val="CommentReference"/>
        </w:rPr>
        <w:annotationRef/>
      </w:r>
      <w:r>
        <w:t>OK, these haven’t been agreed/confirmed yet but I’ll update this section when I know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C01C0F" w15:done="0"/>
  <w15:commentEx w15:paraId="5A016967" w15:paraIdParent="79C01C0F" w15:done="0"/>
  <w15:commentEx w15:paraId="03357B4C" w15:paraIdParent="79C01C0F" w15:done="0"/>
  <w15:commentEx w15:paraId="35C7D526" w15:paraIdParent="79C01C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58F1E2" w16cex:dateUtc="2025-09-09T01:20:00Z">
    <w16cex:extLst>
      <w16:ext w16:uri="{CE6994B0-6A32-4C9F-8C6B-6E91EDA988CE}">
        <cr:reactions xmlns:cr="http://schemas.microsoft.com/office/comments/2020/reactions">
          <cr:reaction reactionType="1">
            <cr:reactionInfo dateUtc="2025-09-09T04:45:10Z">
              <cr:user userId="S::melanie.franklin@melbournewater.com.au::f0fd52db-cfee-4b8d-94ab-4c7529691353" userProvider="AD" userName="Melanie Franklin"/>
            </cr:reactionInfo>
          </cr:reaction>
        </cr:reactions>
      </w16:ext>
    </w16cex:extLst>
  </w16cex:commentExtensible>
  <w16cex:commentExtensible w16cex:durableId="575C510A" w16cex:dateUtc="2025-09-09T04:11:00Z"/>
  <w16cex:commentExtensible w16cex:durableId="74B82720" w16cex:dateUtc="2025-09-09T04:18:00Z"/>
  <w16cex:commentExtensible w16cex:durableId="712D410B" w16cex:dateUtc="2025-09-09T0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C01C0F" w16cid:durableId="7858F1E2"/>
  <w16cid:commentId w16cid:paraId="5A016967" w16cid:durableId="575C510A"/>
  <w16cid:commentId w16cid:paraId="03357B4C" w16cid:durableId="74B82720"/>
  <w16cid:commentId w16cid:paraId="35C7D526" w16cid:durableId="712D41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A56DB" w14:textId="77777777" w:rsidR="00A359D5" w:rsidRDefault="00A359D5" w:rsidP="00256624">
      <w:r>
        <w:separator/>
      </w:r>
    </w:p>
    <w:p w14:paraId="4742C80E" w14:textId="77777777" w:rsidR="00A359D5" w:rsidRDefault="00A359D5"/>
  </w:endnote>
  <w:endnote w:type="continuationSeparator" w:id="0">
    <w:p w14:paraId="20620A9E" w14:textId="77777777" w:rsidR="00A359D5" w:rsidRDefault="00A359D5" w:rsidP="00256624">
      <w:r>
        <w:continuationSeparator/>
      </w:r>
    </w:p>
    <w:p w14:paraId="6C3E105C" w14:textId="77777777" w:rsidR="00A359D5" w:rsidRDefault="00A359D5"/>
  </w:endnote>
  <w:endnote w:type="continuationNotice" w:id="1">
    <w:p w14:paraId="2946A338" w14:textId="77777777" w:rsidR="00A359D5" w:rsidRDefault="00A359D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ircular Std Book">
    <w:panose1 w:val="00000000000000000000"/>
    <w:charset w:val="00"/>
    <w:family w:val="swiss"/>
    <w:notTrueType/>
    <w:pitch w:val="variable"/>
    <w:sig w:usb0="8000002F" w:usb1="5000E47B" w:usb2="00000008" w:usb3="00000000" w:csb0="00000001"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C96EF" w14:textId="77777777" w:rsidR="00435DB8" w:rsidRDefault="00435D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77777777" w:rsidR="00B85FF0" w:rsidRDefault="00B85FF0" w:rsidP="00E1794A">
    <w:pPr>
      <w:pStyle w:val="FooterLine"/>
    </w:pPr>
  </w:p>
  <w:p w14:paraId="198AE890" w14:textId="18FAAACC" w:rsidR="00B85FF0" w:rsidRDefault="00B85FF0" w:rsidP="00E1794A">
    <w:pPr>
      <w:pStyle w:val="FooterRight"/>
      <w:framePr w:wrap="around"/>
    </w:pPr>
    <w:r>
      <w:t xml:space="preserve">Doc ID: </w:t>
    </w:r>
    <w:sdt>
      <w:sdtPr>
        <w:alias w:val="DocID"/>
        <w:id w:val="-1480070083"/>
        <w:lock w:val="sdtContentLocked"/>
        <w:placeholder>
          <w:docPart w:val="DefaultPlaceholder_-1854013440"/>
        </w:placeholder>
      </w:sdtPr>
      <w:sdtContent>
        <w:fldSimple w:instr=" DOCPROPERTY  DocID  \* MERGEFORMAT ">
          <w:r w:rsidR="001D6387">
            <w:t>InfloDocID</w:t>
          </w:r>
        </w:fldSimple>
      </w:sdtContent>
    </w:sdt>
  </w:p>
  <w:p w14:paraId="1A923C8B" w14:textId="77777777" w:rsidR="00B85FF0" w:rsidRDefault="00B85FF0" w:rsidP="00E1794A">
    <w:pPr>
      <w:pStyle w:val="FooterRight"/>
      <w:framePr w:wrap="around"/>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10</w:t>
      </w:r>
    </w:fldSimple>
  </w:p>
  <w:p w14:paraId="1CE58255" w14:textId="73A486F9" w:rsidR="00B85FF0" w:rsidRDefault="00B85FF0" w:rsidP="00E1794A">
    <w:pPr>
      <w:pStyle w:val="FooterRight"/>
      <w:framePr w:wrap="around"/>
    </w:pPr>
    <w:r>
      <w:t xml:space="preserve">Version: </w:t>
    </w:r>
    <w:sdt>
      <w:sdtPr>
        <w:alias w:val="Version"/>
        <w:id w:val="417221090"/>
        <w:lock w:val="sdtContentLocked"/>
        <w:placeholder>
          <w:docPart w:val="EA3C4A07984C479EA9397D8AAFBD162C"/>
        </w:placeholder>
      </w:sdtPr>
      <w:sdtContent>
        <w:r>
          <w:fldChar w:fldCharType="begin"/>
        </w:r>
        <w:r>
          <w:instrText xml:space="preserve"> IF  </w:instrText>
        </w:r>
        <w:fldSimple w:instr="DocVariable Version  \* MERGEFORMAT">
          <w:r w:rsidR="001D6387">
            <w:instrText>1</w:instrText>
          </w:r>
        </w:fldSimple>
        <w:r>
          <w:instrText xml:space="preserve"> &lt;&gt; "Error*" </w:instrText>
        </w:r>
        <w:fldSimple w:instr="DocVariable Version  \* MERGEFORMAT">
          <w:r w:rsidR="001D6387">
            <w:instrText>1</w:instrText>
          </w:r>
        </w:fldSimple>
        <w:r>
          <w:fldChar w:fldCharType="separate"/>
        </w:r>
        <w:r w:rsidR="001D6387">
          <w:t>1</w:t>
        </w:r>
        <w:r>
          <w:fldChar w:fldCharType="end"/>
        </w:r>
      </w:sdtContent>
    </w:sdt>
  </w:p>
  <w:p w14:paraId="3B87DE05" w14:textId="16B53838" w:rsidR="00B85FF0" w:rsidRDefault="00B85FF0" w:rsidP="00E1794A">
    <w:pPr>
      <w:pStyle w:val="FooterRight"/>
      <w:framePr w:wrap="around"/>
    </w:pPr>
    <w:r>
      <w:t xml:space="preserve">Date: </w:t>
    </w:r>
    <w:sdt>
      <w:sdtPr>
        <w:alias w:val="Date"/>
        <w:id w:val="1537383391"/>
        <w:lock w:val="sdtContentLocked"/>
        <w:placeholder>
          <w:docPart w:val="EA3C4A07984C479EA9397D8AAFBD162C"/>
        </w:placeholder>
      </w:sdtPr>
      <w:sdtContent>
        <w:r>
          <w:fldChar w:fldCharType="begin"/>
        </w:r>
        <w:r>
          <w:instrText xml:space="preserve"> IF  </w:instrText>
        </w:r>
        <w:fldSimple w:instr="DocVariable DateShort  \* MERGEFORMAT">
          <w:r w:rsidR="001D6387">
            <w:instrText>01/2026</w:instrText>
          </w:r>
        </w:fldSimple>
        <w:r>
          <w:instrText xml:space="preserve"> &lt;&gt; "Error*" </w:instrText>
        </w:r>
        <w:fldSimple w:instr="DocVariable DateShort  \* MERGEFORMAT">
          <w:r w:rsidR="001D6387">
            <w:instrText>01/2026</w:instrText>
          </w:r>
        </w:fldSimple>
        <w:r>
          <w:fldChar w:fldCharType="separate"/>
        </w:r>
        <w:r w:rsidR="001D6387">
          <w:t>01/2026</w:t>
        </w:r>
        <w:r>
          <w:fldChar w:fldCharType="end"/>
        </w:r>
      </w:sdtContent>
    </w:sdt>
  </w:p>
  <w:p w14:paraId="3278E8D9" w14:textId="16B2654B" w:rsidR="00B85FF0" w:rsidRDefault="00B85FF0" w:rsidP="00E1794A">
    <w:pPr>
      <w:pStyle w:val="Footer"/>
    </w:pPr>
    <w:r>
      <w:t xml:space="preserve">Doc Name: </w:t>
    </w:r>
    <w:sdt>
      <w:sdtPr>
        <w:alias w:val="DocName"/>
        <w:id w:val="-1108727216"/>
        <w:lock w:val="sdtContentLocked"/>
        <w:placeholder>
          <w:docPart w:val="DefaultPlaceholder_-1854013440"/>
        </w:placeholder>
      </w:sdtPr>
      <w:sdtContent>
        <w:fldSimple w:instr=" DOCPROPERTY  DocName  \* MERGEFORMAT ">
          <w:r w:rsidR="001D6387">
            <w:t>IT PLA IT Disaster Recovery Test Plan Template</w:t>
          </w:r>
        </w:fldSimple>
      </w:sdtContent>
    </w:sdt>
  </w:p>
  <w:p w14:paraId="12F3A002" w14:textId="4F9DAC1C" w:rsidR="00B85FF0" w:rsidRDefault="00B85FF0" w:rsidP="00E1794A">
    <w:pPr>
      <w:pStyle w:val="Footer"/>
    </w:pPr>
    <w:r>
      <w:t xml:space="preserve">Author: </w:t>
    </w:r>
    <w:sdt>
      <w:sdtPr>
        <w:alias w:val="Author"/>
        <w:id w:val="82732174"/>
        <w:lock w:val="sdtContentLocked"/>
        <w:placeholder>
          <w:docPart w:val="DefaultPlaceholder_-1854013440"/>
        </w:placeholder>
      </w:sdtPr>
      <w:sdtContent>
        <w:r>
          <w:fldChar w:fldCharType="begin"/>
        </w:r>
        <w:r>
          <w:instrText xml:space="preserve"> IF  </w:instrText>
        </w:r>
        <w:fldSimple w:instr=" DocVariable Author  \* MERGEFORMAT ">
          <w:r w:rsidR="001D6387">
            <w:instrText>IT BC &amp; DR Governance Lead</w:instrText>
          </w:r>
        </w:fldSimple>
        <w:r>
          <w:instrText xml:space="preserve"> &lt;&gt; "Error*" </w:instrText>
        </w:r>
        <w:fldSimple w:instr=" DocVariable Author  \* MERGEFORMAT ">
          <w:r w:rsidR="001D6387">
            <w:instrText>IT BC &amp; DR Governance Lead</w:instrText>
          </w:r>
        </w:fldSimple>
        <w:r>
          <w:fldChar w:fldCharType="separate"/>
        </w:r>
        <w:r w:rsidR="001D6387">
          <w:t>IT BC &amp; DR Governance Lead</w:t>
        </w:r>
        <w:r>
          <w:fldChar w:fldCharType="end"/>
        </w:r>
      </w:sdtContent>
    </w:sdt>
  </w:p>
  <w:p w14:paraId="1724FBD4" w14:textId="006D5D82" w:rsidR="00B85FF0" w:rsidRDefault="00B85FF0" w:rsidP="00E1794A">
    <w:pPr>
      <w:pStyle w:val="Footer"/>
    </w:pPr>
    <w:r>
      <w:t xml:space="preserve">Approver: </w:t>
    </w:r>
    <w:sdt>
      <w:sdtPr>
        <w:alias w:val="Approver"/>
        <w:id w:val="-215902094"/>
        <w:lock w:val="sdtContentLocked"/>
        <w:placeholder>
          <w:docPart w:val="DefaultPlaceholder_-1854013440"/>
        </w:placeholder>
      </w:sdtPr>
      <w:sdtContent>
        <w:r>
          <w:fldChar w:fldCharType="begin"/>
        </w:r>
        <w:r>
          <w:instrText xml:space="preserve"> IF  </w:instrText>
        </w:r>
        <w:fldSimple w:instr=" DocVariable Approver  \* MERGEFORMAT ">
          <w:r w:rsidR="001D6387">
            <w:instrText>Manager - Service Management</w:instrText>
          </w:r>
        </w:fldSimple>
        <w:r>
          <w:instrText xml:space="preserve"> &lt;&gt; "Error*" </w:instrText>
        </w:r>
        <w:fldSimple w:instr=" DocVariable Approver  \* MERGEFORMAT ">
          <w:r w:rsidR="001D6387">
            <w:instrText>Manager - Service Management</w:instrText>
          </w:r>
        </w:fldSimple>
        <w:r>
          <w:fldChar w:fldCharType="separate"/>
        </w:r>
        <w:r w:rsidR="001D6387">
          <w:t>Manager - Service Management</w:t>
        </w:r>
        <w:r>
          <w:fldChar w:fldCharType="end"/>
        </w:r>
      </w:sdtContent>
    </w:sdt>
  </w:p>
  <w:sdt>
    <w:sdtPr>
      <w:alias w:val="Sensitivity"/>
      <w:id w:val="-1104262675"/>
      <w:lock w:val="sdtContentLocked"/>
      <w:placeholder>
        <w:docPart w:val="DefaultPlaceholder_-1854013440"/>
      </w:placeholder>
    </w:sdtPr>
    <w:sdtContent>
      <w:p w14:paraId="158E710E" w14:textId="04DBBC43" w:rsidR="00B85FF0" w:rsidRDefault="00B85FF0" w:rsidP="00E1794A">
        <w:pPr>
          <w:pStyle w:val="FooterRed"/>
          <w:framePr w:wrap="around"/>
        </w:pPr>
        <w:r>
          <w:fldChar w:fldCharType="begin"/>
        </w:r>
        <w:r>
          <w:instrText xml:space="preserve"> IF  </w:instrText>
        </w:r>
        <w:r w:rsidR="004A1200">
          <w:fldChar w:fldCharType="begin"/>
        </w:r>
        <w:r w:rsidR="004A1200">
          <w:instrText xml:space="preserve"> DocVariable Sensitivity \* MERGEFORMAT </w:instrText>
        </w:r>
        <w:r w:rsidR="004A1200">
          <w:fldChar w:fldCharType="separate"/>
        </w:r>
        <w:r w:rsidR="001D6387">
          <w:rPr>
            <w:b w:val="0"/>
            <w:bCs/>
            <w:lang w:val="en-US"/>
          </w:rPr>
          <w:instrText>Error! No document variable supplied.</w:instrText>
        </w:r>
        <w:r w:rsidR="004A1200">
          <w:rPr>
            <w:b w:val="0"/>
            <w:bCs/>
            <w:lang w:val="en-US"/>
          </w:rPr>
          <w:fldChar w:fldCharType="end"/>
        </w:r>
        <w:r>
          <w:instrText xml:space="preserve"> &lt;&gt; "Error*" </w:instrText>
        </w:r>
        <w:fldSimple w:instr=" DocVariable Sensitivity  \* MERGEFORMAT ">
          <w:r w:rsidR="004A1200">
            <w:instrText>OFFICIAL</w:instrText>
          </w:r>
        </w:fldSimple>
        <w:r>
          <w:fldChar w:fldCharType="end"/>
        </w:r>
      </w:p>
    </w:sdtContent>
  </w:sdt>
  <w:sdt>
    <w:sdtPr>
      <w:rPr>
        <w:rStyle w:val="FooterBold"/>
      </w:rPr>
      <w:alias w:val="Controlled"/>
      <w:id w:val="1869016277"/>
      <w:lock w:val="sdtContentLocked"/>
      <w:placeholder>
        <w:docPart w:val="DefaultPlaceholder_-1854013440"/>
      </w:placeholder>
    </w:sdtPr>
    <w:sdtContent>
      <w:p w14:paraId="408F068B" w14:textId="77777777" w:rsidR="00B85FF0" w:rsidRPr="00E1794A" w:rsidRDefault="00B85FF0" w:rsidP="00E1794A">
        <w:pPr>
          <w:pStyle w:val="Footer"/>
        </w:pPr>
        <w:r>
          <w:rPr>
            <w:rStyle w:val="FooterBold"/>
          </w:rPr>
          <w:t>Document uncontrolled if printed</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Placeholder"/>
      <w:tblW w:w="0" w:type="auto"/>
      <w:tblBorders>
        <w:top w:val="single" w:sz="4" w:space="0" w:color="00428B" w:themeColor="text2"/>
      </w:tblBorders>
      <w:tblLayout w:type="fixed"/>
      <w:tblCellMar>
        <w:top w:w="113" w:type="dxa"/>
      </w:tblCellMar>
      <w:tblLook w:val="04A0" w:firstRow="1" w:lastRow="0" w:firstColumn="1" w:lastColumn="0" w:noHBand="0" w:noVBand="1"/>
    </w:tblPr>
    <w:tblGrid>
      <w:gridCol w:w="1560"/>
      <w:gridCol w:w="5811"/>
      <w:gridCol w:w="2267"/>
    </w:tblGrid>
    <w:tr w:rsidR="00B85FF0" w14:paraId="11444286" w14:textId="77777777" w:rsidTr="00784568">
      <w:trPr>
        <w:cantSplit/>
        <w:tblHeader/>
      </w:trPr>
      <w:tc>
        <w:tcPr>
          <w:tcW w:w="1560" w:type="dxa"/>
        </w:tcPr>
        <w:p w14:paraId="6E1831B3" w14:textId="77777777" w:rsidR="00B85FF0" w:rsidRPr="00C07135" w:rsidRDefault="00B85FF0" w:rsidP="00784568">
          <w:pPr>
            <w:pStyle w:val="FooterMW"/>
          </w:pPr>
          <w:r w:rsidRPr="00C07135">
            <w:rPr>
              <w:lang w:eastAsia="en-AU"/>
            </w:rPr>
            <w:drawing>
              <wp:inline distT="0" distB="0" distL="0" distR="0" wp14:anchorId="07AACAB1" wp14:editId="3E2E903D">
                <wp:extent cx="762635" cy="427990"/>
                <wp:effectExtent l="0" t="0" r="0" b="0"/>
                <wp:docPr id="8" name="VICLogo"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ctoria-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635" cy="427990"/>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inline>
            </w:drawing>
          </w:r>
        </w:p>
      </w:tc>
      <w:tc>
        <w:tcPr>
          <w:tcW w:w="5811" w:type="dxa"/>
        </w:tcPr>
        <w:p w14:paraId="583162F5" w14:textId="77777777" w:rsidR="00B85FF0" w:rsidRPr="00C07135" w:rsidRDefault="00B85FF0" w:rsidP="00784568">
          <w:pPr>
            <w:pStyle w:val="FooterMW"/>
          </w:pPr>
          <w:r w:rsidRPr="004C0DD8">
            <w:t>Melbourne Water makes a vital contribution to the famous Melbourne lifestyle through the supply of high-quality water, reliable sewerage services, integrated drainage and flood management services and by enhancing our waterways and land for greater community use.</w:t>
          </w:r>
        </w:p>
      </w:tc>
      <w:tc>
        <w:tcPr>
          <w:tcW w:w="2267" w:type="dxa"/>
        </w:tcPr>
        <w:p w14:paraId="54E11D2A" w14:textId="77777777" w:rsidR="00B85FF0" w:rsidRPr="00C07135" w:rsidRDefault="00B85FF0" w:rsidP="00784568">
          <w:pPr>
            <w:pStyle w:val="FooterMW"/>
            <w:jc w:val="right"/>
          </w:pPr>
          <w:r w:rsidRPr="00C07135">
            <w:rPr>
              <w:lang w:eastAsia="en-AU"/>
            </w:rPr>
            <w:drawing>
              <wp:inline distT="0" distB="0" distL="0" distR="0" wp14:anchorId="1B6046E2" wp14:editId="578C13F5">
                <wp:extent cx="1247775" cy="424180"/>
                <wp:effectExtent l="0" t="0" r="9525" b="0"/>
                <wp:docPr id="9" name="Picture 9" descr="Melbourne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elbourne Water logo_RGB bottom-right.png"/>
                        <pic:cNvPicPr/>
                      </pic:nvPicPr>
                      <pic:blipFill rotWithShape="1">
                        <a:blip r:embed="rId2" cstate="print">
                          <a:extLst>
                            <a:ext uri="{28A0092B-C50C-407E-A947-70E740481C1C}">
                              <a14:useLocalDpi xmlns:a14="http://schemas.microsoft.com/office/drawing/2010/main" val="0"/>
                            </a:ext>
                          </a:extLst>
                        </a:blip>
                        <a:srcRect r="36979"/>
                        <a:stretch/>
                      </pic:blipFill>
                      <pic:spPr bwMode="auto">
                        <a:xfrm>
                          <a:off x="0" y="0"/>
                          <a:ext cx="1247775" cy="4241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D1A845A" w14:textId="33E2BDB2" w:rsidR="00B85FF0" w:rsidRDefault="00B85FF0" w:rsidP="00784568">
    <w:pPr>
      <w:pStyle w:val="Footer"/>
    </w:pPr>
    <w:r>
      <w:fldChar w:fldCharType="begin"/>
    </w:r>
    <w:r>
      <w:instrText xml:space="preserve"> IF </w:instrText>
    </w:r>
    <w:r>
      <w:fldChar w:fldCharType="begin"/>
    </w:r>
    <w:r>
      <w:instrText xml:space="preserve"> DOCVARIABLE Status </w:instrText>
    </w:r>
    <w:r>
      <w:fldChar w:fldCharType="separate"/>
    </w:r>
    <w:r w:rsidR="001D6387">
      <w:rPr>
        <w:b/>
        <w:bCs/>
        <w:lang w:val="en-US"/>
      </w:rPr>
      <w:instrText>Error! No document variable supplied.</w:instrText>
    </w:r>
    <w:r>
      <w:fldChar w:fldCharType="end"/>
    </w:r>
    <w:r>
      <w:instrText xml:space="preserve"> &lt;&gt; "Error*" "</w:instrText>
    </w:r>
    <w:r>
      <w:fldChar w:fldCharType="begin"/>
    </w:r>
    <w:r>
      <w:instrText xml:space="preserve"> DOCVARIABLE Status </w:instrText>
    </w:r>
    <w:r>
      <w:fldChar w:fldCharType="end"/>
    </w:r>
    <w:r>
      <w:instrText xml:space="preserve">" "" </w:instrTex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C6F4" w14:textId="77777777" w:rsidR="00B85FF0" w:rsidRPr="00E1794A" w:rsidRDefault="00B85FF0" w:rsidP="00E179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1CDC" w14:textId="77777777" w:rsidR="00B85FF0" w:rsidRDefault="00B85FF0" w:rsidP="00E1794A">
    <w:pPr>
      <w:pStyle w:val="FooterLine"/>
    </w:pPr>
  </w:p>
  <w:p w14:paraId="3D3E6BA6" w14:textId="26DA6649" w:rsidR="00B85FF0" w:rsidRDefault="00B85FF0" w:rsidP="00E1794A">
    <w:pPr>
      <w:pStyle w:val="FooterRight"/>
      <w:framePr w:wrap="around"/>
    </w:pPr>
    <w:r>
      <w:t xml:space="preserve">Doc ID: </w:t>
    </w:r>
    <w:sdt>
      <w:sdtPr>
        <w:alias w:val="DocID"/>
        <w:id w:val="-1645890453"/>
        <w:lock w:val="sdtContentLocked"/>
        <w:placeholder>
          <w:docPart w:val="DefaultPlaceholder_-1854013440"/>
        </w:placeholder>
      </w:sdtPr>
      <w:sdtContent>
        <w:fldSimple w:instr=" DOCPROPERTY  DocID  \* MERGEFORMAT ">
          <w:r w:rsidR="001D6387">
            <w:t>InfloDocID</w:t>
          </w:r>
        </w:fldSimple>
      </w:sdtContent>
    </w:sdt>
  </w:p>
  <w:p w14:paraId="256FD28F" w14:textId="77777777" w:rsidR="00B85FF0" w:rsidRDefault="00B85FF0" w:rsidP="00E1794A">
    <w:pPr>
      <w:pStyle w:val="FooterRight"/>
      <w:framePr w:wrap="around"/>
    </w:pPr>
    <w:r>
      <w:t xml:space="preserve">Page </w:t>
    </w:r>
    <w:r>
      <w:fldChar w:fldCharType="begin"/>
    </w:r>
    <w:r>
      <w:instrText xml:space="preserve"> PAGE \* MERGEFORMAT </w:instrText>
    </w:r>
    <w:r>
      <w:fldChar w:fldCharType="separate"/>
    </w:r>
    <w:r w:rsidR="00C26807">
      <w:t>4</w:t>
    </w:r>
    <w:r>
      <w:fldChar w:fldCharType="end"/>
    </w:r>
    <w:r>
      <w:t xml:space="preserve"> of </w:t>
    </w:r>
    <w:fldSimple w:instr=" NUMPAGES \* MERGEFORMAT ">
      <w:r w:rsidR="00C26807">
        <w:t>9</w:t>
      </w:r>
    </w:fldSimple>
  </w:p>
  <w:p w14:paraId="7FF1488F" w14:textId="5DF8589C" w:rsidR="00B85FF0" w:rsidRDefault="00B85FF0" w:rsidP="00E1794A">
    <w:pPr>
      <w:pStyle w:val="FooterRight"/>
      <w:framePr w:wrap="around"/>
    </w:pPr>
    <w:r>
      <w:t xml:space="preserve">Version: </w:t>
    </w:r>
    <w:sdt>
      <w:sdtPr>
        <w:alias w:val="Version"/>
        <w:id w:val="-1822024116"/>
        <w:lock w:val="sdtContentLocked"/>
        <w:placeholder>
          <w:docPart w:val="9DBEFC99A9C848D59EEA000F2FEA97D7"/>
        </w:placeholder>
      </w:sdtPr>
      <w:sdtContent>
        <w:r>
          <w:fldChar w:fldCharType="begin"/>
        </w:r>
        <w:r>
          <w:instrText xml:space="preserve"> IF  </w:instrText>
        </w:r>
        <w:fldSimple w:instr="DocVariable Version  \* MERGEFORMAT">
          <w:r w:rsidR="001D6387">
            <w:instrText>1</w:instrText>
          </w:r>
        </w:fldSimple>
        <w:r>
          <w:instrText xml:space="preserve"> &lt;&gt; "Error*" </w:instrText>
        </w:r>
        <w:fldSimple w:instr="DocVariable Version  \* MERGEFORMAT">
          <w:r w:rsidR="001D6387">
            <w:instrText>1</w:instrText>
          </w:r>
        </w:fldSimple>
        <w:r>
          <w:fldChar w:fldCharType="separate"/>
        </w:r>
        <w:r w:rsidR="001D6387">
          <w:t>1</w:t>
        </w:r>
        <w:r>
          <w:fldChar w:fldCharType="end"/>
        </w:r>
      </w:sdtContent>
    </w:sdt>
  </w:p>
  <w:p w14:paraId="0A0FE95F" w14:textId="158E5B4E" w:rsidR="00B85FF0" w:rsidRDefault="00B85FF0" w:rsidP="00E1794A">
    <w:pPr>
      <w:pStyle w:val="FooterRight"/>
      <w:framePr w:wrap="around"/>
    </w:pPr>
    <w:r>
      <w:t xml:space="preserve">Date: </w:t>
    </w:r>
    <w:sdt>
      <w:sdtPr>
        <w:alias w:val="Date"/>
        <w:id w:val="-946457002"/>
        <w:lock w:val="sdtContentLocked"/>
        <w:placeholder>
          <w:docPart w:val="9DBEFC99A9C848D59EEA000F2FEA97D7"/>
        </w:placeholder>
      </w:sdtPr>
      <w:sdtContent>
        <w:r>
          <w:fldChar w:fldCharType="begin"/>
        </w:r>
        <w:r>
          <w:instrText xml:space="preserve"> IF  </w:instrText>
        </w:r>
        <w:fldSimple w:instr="DocVariable DateShort  \* MERGEFORMAT">
          <w:r w:rsidR="001D6387">
            <w:instrText>01/2026</w:instrText>
          </w:r>
        </w:fldSimple>
        <w:r>
          <w:instrText xml:space="preserve"> &lt;&gt; "Error*" </w:instrText>
        </w:r>
        <w:fldSimple w:instr="DocVariable DateShort  \* MERGEFORMAT">
          <w:r w:rsidR="001D6387">
            <w:instrText>01/2026</w:instrText>
          </w:r>
        </w:fldSimple>
        <w:r>
          <w:fldChar w:fldCharType="separate"/>
        </w:r>
        <w:r w:rsidR="001D6387">
          <w:t>01/2026</w:t>
        </w:r>
        <w:r>
          <w:fldChar w:fldCharType="end"/>
        </w:r>
      </w:sdtContent>
    </w:sdt>
  </w:p>
  <w:p w14:paraId="1EFB0C92" w14:textId="20B5A14A" w:rsidR="00B85FF0" w:rsidRDefault="00B85FF0" w:rsidP="00E1794A">
    <w:pPr>
      <w:pStyle w:val="Footer"/>
    </w:pPr>
    <w:r>
      <w:t xml:space="preserve">Doc Name: </w:t>
    </w:r>
    <w:sdt>
      <w:sdtPr>
        <w:alias w:val="DocName"/>
        <w:id w:val="493067081"/>
        <w:lock w:val="sdtContentLocked"/>
        <w:placeholder>
          <w:docPart w:val="DefaultPlaceholder_-1854013440"/>
        </w:placeholder>
      </w:sdtPr>
      <w:sdtContent>
        <w:fldSimple w:instr=" DOCPROPERTY  DocName  \* MERGEFORMAT ">
          <w:r w:rsidR="001D6387">
            <w:t>IT PLA IT Disaster Recovery Test Plan Template</w:t>
          </w:r>
        </w:fldSimple>
      </w:sdtContent>
    </w:sdt>
  </w:p>
  <w:p w14:paraId="140E022E" w14:textId="2B235440" w:rsidR="00B85FF0" w:rsidRDefault="00B85FF0" w:rsidP="00E1794A">
    <w:pPr>
      <w:pStyle w:val="Footer"/>
    </w:pPr>
    <w:r>
      <w:t xml:space="preserve">Author: </w:t>
    </w:r>
    <w:sdt>
      <w:sdtPr>
        <w:alias w:val="Author"/>
        <w:id w:val="1505786992"/>
        <w:lock w:val="sdtContentLocked"/>
        <w:placeholder>
          <w:docPart w:val="DefaultPlaceholder_-1854013440"/>
        </w:placeholder>
      </w:sdtPr>
      <w:sdtContent>
        <w:r>
          <w:fldChar w:fldCharType="begin"/>
        </w:r>
        <w:r>
          <w:instrText xml:space="preserve"> IF  </w:instrText>
        </w:r>
        <w:fldSimple w:instr=" DocVariable Author  \* MERGEFORMAT ">
          <w:r w:rsidR="001D6387">
            <w:instrText>IT BC &amp; DR Governance Lead</w:instrText>
          </w:r>
        </w:fldSimple>
        <w:r>
          <w:instrText xml:space="preserve"> &lt;&gt; "Error*" </w:instrText>
        </w:r>
        <w:fldSimple w:instr=" DocVariable Author  \* MERGEFORMAT ">
          <w:r w:rsidR="001D6387">
            <w:instrText>IT BC &amp; DR Governance Lead</w:instrText>
          </w:r>
        </w:fldSimple>
        <w:r>
          <w:fldChar w:fldCharType="separate"/>
        </w:r>
        <w:r w:rsidR="001D6387">
          <w:t>IT BC &amp; DR Governance Lead</w:t>
        </w:r>
        <w:r>
          <w:fldChar w:fldCharType="end"/>
        </w:r>
      </w:sdtContent>
    </w:sdt>
  </w:p>
  <w:p w14:paraId="765F3AF9" w14:textId="116E0FB6" w:rsidR="00B85FF0" w:rsidRDefault="00B85FF0" w:rsidP="00E1794A">
    <w:pPr>
      <w:pStyle w:val="Footer"/>
    </w:pPr>
    <w:r>
      <w:t xml:space="preserve">Approver: </w:t>
    </w:r>
    <w:sdt>
      <w:sdtPr>
        <w:alias w:val="Approver"/>
        <w:id w:val="612940258"/>
        <w:lock w:val="sdtContentLocked"/>
        <w:placeholder>
          <w:docPart w:val="DefaultPlaceholder_-1854013440"/>
        </w:placeholder>
      </w:sdtPr>
      <w:sdtContent>
        <w:r>
          <w:fldChar w:fldCharType="begin"/>
        </w:r>
        <w:r>
          <w:instrText xml:space="preserve"> IF  </w:instrText>
        </w:r>
        <w:fldSimple w:instr=" DocVariable Approver  \* MERGEFORMAT ">
          <w:r w:rsidR="001D6387">
            <w:instrText>Manager - Service Management</w:instrText>
          </w:r>
        </w:fldSimple>
        <w:r>
          <w:instrText xml:space="preserve"> &lt;&gt; "Error*" </w:instrText>
        </w:r>
        <w:fldSimple w:instr=" DocVariable Approver  \* MERGEFORMAT ">
          <w:r w:rsidR="001D6387">
            <w:instrText>Manager - Service Management</w:instrText>
          </w:r>
        </w:fldSimple>
        <w:r>
          <w:fldChar w:fldCharType="separate"/>
        </w:r>
        <w:r w:rsidR="001D6387">
          <w:t>Manager - Service Management</w:t>
        </w:r>
        <w:r>
          <w:fldChar w:fldCharType="end"/>
        </w:r>
      </w:sdtContent>
    </w:sdt>
  </w:p>
  <w:sdt>
    <w:sdtPr>
      <w:alias w:val="Sensitivity"/>
      <w:id w:val="-1620453145"/>
      <w:lock w:val="sdtContentLocked"/>
      <w:placeholder>
        <w:docPart w:val="DefaultPlaceholder_-1854013440"/>
      </w:placeholder>
    </w:sdtPr>
    <w:sdtContent>
      <w:p w14:paraId="55783D97" w14:textId="5E579054" w:rsidR="00B85FF0" w:rsidRDefault="00B85FF0" w:rsidP="00E1794A">
        <w:pPr>
          <w:pStyle w:val="FooterRed"/>
          <w:framePr w:wrap="around"/>
        </w:pPr>
        <w:r>
          <w:fldChar w:fldCharType="begin"/>
        </w:r>
        <w:r>
          <w:instrText xml:space="preserve"> IF  </w:instrText>
        </w:r>
        <w:r w:rsidR="004A1200">
          <w:fldChar w:fldCharType="begin"/>
        </w:r>
        <w:r w:rsidR="004A1200">
          <w:instrText xml:space="preserve"> DocVariable Sensitivity \* MERGEFORMAT </w:instrText>
        </w:r>
        <w:r w:rsidR="004A1200">
          <w:fldChar w:fldCharType="separate"/>
        </w:r>
        <w:r w:rsidR="001D6387">
          <w:rPr>
            <w:b w:val="0"/>
            <w:bCs/>
            <w:lang w:val="en-US"/>
          </w:rPr>
          <w:instrText>Error! No document variable supplied.</w:instrText>
        </w:r>
        <w:r w:rsidR="004A1200">
          <w:rPr>
            <w:b w:val="0"/>
            <w:bCs/>
            <w:lang w:val="en-US"/>
          </w:rPr>
          <w:fldChar w:fldCharType="end"/>
        </w:r>
        <w:r>
          <w:instrText xml:space="preserve"> &lt;&gt; "Error*" </w:instrText>
        </w:r>
        <w:fldSimple w:instr=" DocVariable Sensitivity  \* MERGEFORMAT ">
          <w:r w:rsidR="004A1200">
            <w:instrText>OFFICIAL</w:instrText>
          </w:r>
        </w:fldSimple>
        <w:r>
          <w:fldChar w:fldCharType="end"/>
        </w:r>
      </w:p>
    </w:sdtContent>
  </w:sdt>
  <w:bookmarkStart w:id="66" w:name="FooterCCStart" w:displacedByCustomXml="next"/>
  <w:bookmarkEnd w:id="66" w:displacedByCustomXml="next"/>
  <w:sdt>
    <w:sdtPr>
      <w:rPr>
        <w:rStyle w:val="FooterBold"/>
      </w:rPr>
      <w:alias w:val="Controlled"/>
      <w:id w:val="-1991547759"/>
      <w:lock w:val="sdtContentLocked"/>
      <w:placeholder>
        <w:docPart w:val="DefaultPlaceholder_-1854013440"/>
      </w:placeholder>
    </w:sdtPr>
    <w:sdtContent>
      <w:p w14:paraId="3412FC54" w14:textId="77777777" w:rsidR="00B85FF0" w:rsidRPr="00E1794A" w:rsidRDefault="00B85FF0" w:rsidP="00E1794A">
        <w:pPr>
          <w:pStyle w:val="Footer"/>
        </w:pPr>
        <w:r>
          <w:rPr>
            <w:rStyle w:val="FooterBold"/>
          </w:rPr>
          <w:t>Document uncontrolled if printed</w: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Placeholder"/>
      <w:tblW w:w="0" w:type="auto"/>
      <w:tblBorders>
        <w:top w:val="single" w:sz="4" w:space="0" w:color="00428B" w:themeColor="text2"/>
      </w:tblBorders>
      <w:tblLayout w:type="fixed"/>
      <w:tblCellMar>
        <w:top w:w="113" w:type="dxa"/>
      </w:tblCellMar>
      <w:tblLook w:val="04A0" w:firstRow="1" w:lastRow="0" w:firstColumn="1" w:lastColumn="0" w:noHBand="0" w:noVBand="1"/>
    </w:tblPr>
    <w:tblGrid>
      <w:gridCol w:w="1560"/>
      <w:gridCol w:w="5811"/>
      <w:gridCol w:w="2267"/>
    </w:tblGrid>
    <w:tr w:rsidR="00B85FF0" w14:paraId="5ACFF26A" w14:textId="77777777" w:rsidTr="00784568">
      <w:trPr>
        <w:cantSplit/>
        <w:tblHeader/>
      </w:trPr>
      <w:tc>
        <w:tcPr>
          <w:tcW w:w="1560" w:type="dxa"/>
        </w:tcPr>
        <w:p w14:paraId="722B00AE" w14:textId="77777777" w:rsidR="00B85FF0" w:rsidRPr="00C07135" w:rsidRDefault="00B85FF0" w:rsidP="00784568">
          <w:pPr>
            <w:pStyle w:val="FooterMW"/>
          </w:pPr>
          <w:r w:rsidRPr="00C07135">
            <w:rPr>
              <w:lang w:eastAsia="en-AU"/>
            </w:rPr>
            <w:drawing>
              <wp:inline distT="0" distB="0" distL="0" distR="0" wp14:anchorId="07AACAB1" wp14:editId="3E2E903D">
                <wp:extent cx="762635" cy="427990"/>
                <wp:effectExtent l="0" t="0" r="0" b="0"/>
                <wp:docPr id="30" name="VICLogo"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ctoria-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635" cy="427990"/>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inline>
            </w:drawing>
          </w:r>
        </w:p>
      </w:tc>
      <w:tc>
        <w:tcPr>
          <w:tcW w:w="5811" w:type="dxa"/>
        </w:tcPr>
        <w:p w14:paraId="03B19871" w14:textId="77777777" w:rsidR="00B85FF0" w:rsidRPr="00C07135" w:rsidRDefault="00B85FF0" w:rsidP="00784568">
          <w:pPr>
            <w:pStyle w:val="FooterMW"/>
          </w:pPr>
          <w:r w:rsidRPr="004C0DD8">
            <w:t>Melbourne Water makes a vital contribution to the famous Melbourne lifestyle through the supply of high-quality water, reliable sewerage services, integrated drainage and flood management services and by enhancing our waterways and land for greater community use.</w:t>
          </w:r>
        </w:p>
      </w:tc>
      <w:tc>
        <w:tcPr>
          <w:tcW w:w="2267" w:type="dxa"/>
        </w:tcPr>
        <w:p w14:paraId="42C6D796" w14:textId="77777777" w:rsidR="00B85FF0" w:rsidRPr="00C07135" w:rsidRDefault="00B85FF0" w:rsidP="00784568">
          <w:pPr>
            <w:pStyle w:val="FooterMW"/>
            <w:jc w:val="right"/>
          </w:pPr>
          <w:r w:rsidRPr="00C07135">
            <w:rPr>
              <w:lang w:eastAsia="en-AU"/>
            </w:rPr>
            <w:drawing>
              <wp:inline distT="0" distB="0" distL="0" distR="0" wp14:anchorId="1B6046E2" wp14:editId="578C13F5">
                <wp:extent cx="1247775" cy="424180"/>
                <wp:effectExtent l="0" t="0" r="9525" b="0"/>
                <wp:docPr id="31" name="Picture 31" descr="Melbourne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elbourne Water logo_RGB bottom-right.png"/>
                        <pic:cNvPicPr/>
                      </pic:nvPicPr>
                      <pic:blipFill rotWithShape="1">
                        <a:blip r:embed="rId2" cstate="print">
                          <a:extLst>
                            <a:ext uri="{28A0092B-C50C-407E-A947-70E740481C1C}">
                              <a14:useLocalDpi xmlns:a14="http://schemas.microsoft.com/office/drawing/2010/main" val="0"/>
                            </a:ext>
                          </a:extLst>
                        </a:blip>
                        <a:srcRect r="36979"/>
                        <a:stretch/>
                      </pic:blipFill>
                      <pic:spPr bwMode="auto">
                        <a:xfrm>
                          <a:off x="0" y="0"/>
                          <a:ext cx="1247775" cy="4241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E0E7A5" w14:textId="4B6C7B1C" w:rsidR="00B85FF0" w:rsidRDefault="00B85FF0" w:rsidP="00784568">
    <w:pPr>
      <w:pStyle w:val="Footer"/>
    </w:pPr>
    <w:r>
      <w:fldChar w:fldCharType="begin"/>
    </w:r>
    <w:r>
      <w:instrText xml:space="preserve"> IF </w:instrText>
    </w:r>
    <w:r>
      <w:fldChar w:fldCharType="begin"/>
    </w:r>
    <w:r>
      <w:instrText xml:space="preserve"> DOCVARIABLE Status </w:instrText>
    </w:r>
    <w:r>
      <w:fldChar w:fldCharType="separate"/>
    </w:r>
    <w:r w:rsidR="001D6387">
      <w:rPr>
        <w:b/>
        <w:bCs/>
        <w:lang w:val="en-US"/>
      </w:rPr>
      <w:instrText>Error! No document variable supplied.</w:instrText>
    </w:r>
    <w:r>
      <w:fldChar w:fldCharType="end"/>
    </w:r>
    <w:r>
      <w:instrText xml:space="preserve"> &lt;&gt; "Error*" "</w:instrText>
    </w:r>
    <w:r>
      <w:fldChar w:fldCharType="begin"/>
    </w:r>
    <w:r>
      <w:instrText xml:space="preserve"> DOCVARIABLE Status </w:instrText>
    </w:r>
    <w:r>
      <w:fldChar w:fldCharType="end"/>
    </w:r>
    <w:r>
      <w:instrText xml:space="preserve">" ""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DC82C" w14:textId="77777777" w:rsidR="00A359D5" w:rsidRDefault="00A359D5" w:rsidP="00256624">
      <w:r>
        <w:separator/>
      </w:r>
    </w:p>
    <w:p w14:paraId="0554EBE5" w14:textId="77777777" w:rsidR="00A359D5" w:rsidRDefault="00A359D5"/>
  </w:footnote>
  <w:footnote w:type="continuationSeparator" w:id="0">
    <w:p w14:paraId="2E880B91" w14:textId="77777777" w:rsidR="00A359D5" w:rsidRDefault="00A359D5" w:rsidP="00256624">
      <w:r>
        <w:continuationSeparator/>
      </w:r>
    </w:p>
    <w:p w14:paraId="3430886D" w14:textId="77777777" w:rsidR="00A359D5" w:rsidRDefault="00A359D5"/>
  </w:footnote>
  <w:footnote w:type="continuationNotice" w:id="1">
    <w:p w14:paraId="0FA79BB3" w14:textId="77777777" w:rsidR="00A359D5" w:rsidRDefault="00A359D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6E5D" w14:textId="2090A7AF" w:rsidR="00C26807" w:rsidRDefault="00705676">
    <w:pPr>
      <w:pStyle w:val="Header"/>
    </w:pPr>
    <w:r>
      <w:rPr>
        <w:noProof/>
      </w:rPr>
      <mc:AlternateContent>
        <mc:Choice Requires="wps">
          <w:drawing>
            <wp:anchor distT="0" distB="0" distL="0" distR="0" simplePos="0" relativeHeight="251658241" behindDoc="0" locked="0" layoutInCell="1" allowOverlap="1" wp14:anchorId="687DB56B" wp14:editId="31ACD691">
              <wp:simplePos x="635" y="635"/>
              <wp:positionH relativeFrom="page">
                <wp:align>center</wp:align>
              </wp:positionH>
              <wp:positionV relativeFrom="page">
                <wp:align>top</wp:align>
              </wp:positionV>
              <wp:extent cx="1115695" cy="355600"/>
              <wp:effectExtent l="0" t="0" r="8255" b="6350"/>
              <wp:wrapNone/>
              <wp:docPr id="2100211740" name="Text Box 7" descr="Confidential - NCS AU">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15695" cy="355600"/>
                      </a:xfrm>
                      <a:prstGeom prst="rect">
                        <a:avLst/>
                      </a:prstGeom>
                      <a:noFill/>
                      <a:ln>
                        <a:noFill/>
                      </a:ln>
                    </wps:spPr>
                    <wps:txbx>
                      <w:txbxContent>
                        <w:p w14:paraId="2837AD39" w14:textId="7AFD2B56" w:rsidR="00705676" w:rsidRPr="00705676" w:rsidRDefault="00705676" w:rsidP="00705676">
                          <w:pPr>
                            <w:rPr>
                              <w:rFonts w:ascii="Calibri" w:eastAsia="Calibri" w:hAnsi="Calibri" w:cs="Calibri"/>
                              <w:noProof/>
                              <w:color w:val="FF0000"/>
                            </w:rPr>
                          </w:pPr>
                          <w:r w:rsidRPr="00705676">
                            <w:rPr>
                              <w:rFonts w:ascii="Calibri" w:eastAsia="Calibri" w:hAnsi="Calibri" w:cs="Calibri"/>
                              <w:noProof/>
                              <w:color w:val="FF0000"/>
                            </w:rPr>
                            <w:t>Confidential - NCS AU</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7DB56B" id="_x0000_t202" coordsize="21600,21600" o:spt="202" path="m,l,21600r21600,l21600,xe">
              <v:stroke joinstyle="miter"/>
              <v:path gradientshapeok="t" o:connecttype="rect"/>
            </v:shapetype>
            <v:shape id="Text Box 7" o:spid="_x0000_s1026" type="#_x0000_t202" alt="Confidential - NCS AU" style="position:absolute;margin-left:0;margin-top:0;width:87.85pt;height:28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" filled="f" stroked="f">
              <v:textbox style="mso-fit-shape-to-text:t" inset="0,15pt,0,0">
                <w:txbxContent>
                  <w:p w14:paraId="2837AD39" w14:textId="7AFD2B56" w:rsidR="00705676" w:rsidRPr="00705676" w:rsidRDefault="00705676" w:rsidP="00705676">
                    <w:pPr>
                      <w:rPr>
                        <w:rFonts w:ascii="Calibri" w:eastAsia="Calibri" w:hAnsi="Calibri" w:cs="Calibri"/>
                        <w:noProof/>
                        <w:color w:val="FF0000"/>
                      </w:rPr>
                    </w:pPr>
                    <w:r w:rsidRPr="00705676">
                      <w:rPr>
                        <w:rFonts w:ascii="Calibri" w:eastAsia="Calibri" w:hAnsi="Calibri" w:cs="Calibri"/>
                        <w:noProof/>
                        <w:color w:val="FF0000"/>
                      </w:rPr>
                      <w:t>Confidential - NCS AU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7B868" w14:textId="59862FB9" w:rsidR="00B85FF0" w:rsidRDefault="00705676" w:rsidP="00E1794A">
    <w:pPr>
      <w:pStyle w:val="HeaderLogo"/>
      <w:framePr w:wrap="around"/>
    </w:pPr>
    <w:r>
      <mc:AlternateContent>
        <mc:Choice Requires="wps">
          <w:drawing>
            <wp:anchor distT="0" distB="0" distL="0" distR="0" simplePos="0" relativeHeight="251658242" behindDoc="0" locked="0" layoutInCell="1" allowOverlap="1" wp14:anchorId="0BE1BDCD" wp14:editId="73A18091">
              <wp:simplePos x="635" y="635"/>
              <wp:positionH relativeFrom="page">
                <wp:align>center</wp:align>
              </wp:positionH>
              <wp:positionV relativeFrom="page">
                <wp:align>top</wp:align>
              </wp:positionV>
              <wp:extent cx="1115695" cy="355600"/>
              <wp:effectExtent l="0" t="0" r="8255" b="6350"/>
              <wp:wrapNone/>
              <wp:docPr id="658401233" name="Text Box 8" descr="Confidential - NCS AU">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15695" cy="355600"/>
                      </a:xfrm>
                      <a:prstGeom prst="rect">
                        <a:avLst/>
                      </a:prstGeom>
                      <a:noFill/>
                      <a:ln>
                        <a:noFill/>
                      </a:ln>
                    </wps:spPr>
                    <wps:txbx>
                      <w:txbxContent>
                        <w:p w14:paraId="6DBBE7A2" w14:textId="5CB22A43" w:rsidR="00705676" w:rsidRPr="00705676" w:rsidRDefault="00705676" w:rsidP="00705676">
                          <w:pPr>
                            <w:rPr>
                              <w:rFonts w:ascii="Calibri" w:eastAsia="Calibri" w:hAnsi="Calibri" w:cs="Calibri"/>
                              <w:noProof/>
                              <w:color w:val="FF0000"/>
                            </w:rPr>
                          </w:pPr>
                          <w:r w:rsidRPr="00705676">
                            <w:rPr>
                              <w:rFonts w:ascii="Calibri" w:eastAsia="Calibri" w:hAnsi="Calibri" w:cs="Calibri"/>
                              <w:noProof/>
                              <w:color w:val="FF0000"/>
                            </w:rPr>
                            <w:t>Confidential - NCS AU</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BE1BDCD" id="_x0000_t202" coordsize="21600,21600" o:spt="202" path="m,l,21600r21600,l21600,xe">
              <v:stroke joinstyle="miter"/>
              <v:path gradientshapeok="t" o:connecttype="rect"/>
            </v:shapetype>
            <v:shape id="Text Box 8" o:spid="_x0000_s1027" type="#_x0000_t202" alt="Confidential - NCS AU" style="position:absolute;margin-left:0;margin-top:0;width:87.85pt;height:28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" filled="f" stroked="f">
              <v:textbox style="mso-fit-shape-to-text:t" inset="0,15pt,0,0">
                <w:txbxContent>
                  <w:p w14:paraId="6DBBE7A2" w14:textId="5CB22A43" w:rsidR="00705676" w:rsidRPr="00705676" w:rsidRDefault="00705676" w:rsidP="00705676">
                    <w:pPr>
                      <w:rPr>
                        <w:rFonts w:ascii="Calibri" w:eastAsia="Calibri" w:hAnsi="Calibri" w:cs="Calibri"/>
                        <w:noProof/>
                        <w:color w:val="FF0000"/>
                      </w:rPr>
                    </w:pPr>
                    <w:r w:rsidRPr="00705676">
                      <w:rPr>
                        <w:rFonts w:ascii="Calibri" w:eastAsia="Calibri" w:hAnsi="Calibri" w:cs="Calibri"/>
                        <w:noProof/>
                        <w:color w:val="FF0000"/>
                      </w:rPr>
                      <w:t>Confidential - NCS AU</w:t>
                    </w:r>
                  </w:p>
                </w:txbxContent>
              </v:textbox>
              <w10:wrap anchorx="page" anchory="page"/>
            </v:shape>
          </w:pict>
        </mc:Fallback>
      </mc:AlternateContent>
    </w:r>
    <w:r w:rsidR="00B85FF0" w:rsidRPr="00441DAC">
      <w:drawing>
        <wp:inline distT="0" distB="0" distL="0" distR="0" wp14:anchorId="077CE866" wp14:editId="07777777">
          <wp:extent cx="1980000" cy="424800"/>
          <wp:effectExtent l="0" t="0" r="0" b="0"/>
          <wp:docPr id="4" name="Melbourne Water" descr="Melbourne Water Enhancing Life and Live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elbourne Water logo_RGB bottom-righ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0000" cy="424800"/>
                  </a:xfrm>
                  <a:prstGeom prst="rect">
                    <a:avLst/>
                  </a:prstGeom>
                </pic:spPr>
              </pic:pic>
            </a:graphicData>
          </a:graphic>
        </wp:inline>
      </w:drawing>
    </w:r>
  </w:p>
  <w:sdt>
    <w:sdtPr>
      <w:alias w:val="Title"/>
      <w:id w:val="-1938200893"/>
      <w:lock w:val="sdtLocked"/>
      <w:placeholder>
        <w:docPart w:val="DefaultPlaceholder_-1854013440"/>
      </w:placeholder>
      <w:dataBinding w:xpath="/ns1:coreProperties[1]/ns0:title[1]" w:storeItemID="{6C3C8BC8-F283-45AE-878A-BAB7291924A1}"/>
      <w:text/>
    </w:sdtPr>
    <w:sdtContent>
      <w:p w14:paraId="45FAAE80" w14:textId="007D5AB0" w:rsidR="00B85FF0" w:rsidRDefault="005B02AF" w:rsidP="00E1794A">
        <w:pPr>
          <w:pStyle w:val="Headertitle"/>
        </w:pPr>
        <w:r>
          <w:t>IT Disaster Recovery Test Plan AIS Services</w:t>
        </w:r>
      </w:p>
    </w:sdtContent>
  </w:sdt>
  <w:sdt>
    <w:sdtPr>
      <w:alias w:val="Document Type"/>
      <w:tag w:val="Document Type"/>
      <w:id w:val="-1617515122"/>
      <w:lock w:val="sdtLocked"/>
      <w:placeholder>
        <w:docPart w:val="DefaultPlaceholder_-1854013439"/>
      </w:placeholder>
      <w:dataBinding w:xpath="/ns1:coreProperties[1]/ns1:category[1]" w:storeItemID="{6C3C8BC8-F283-45AE-878A-BAB7291924A1}"/>
      <w:dropDownList w:lastValue="Plan">
        <w:listItem w:displayText="Charter" w:value="Charter"/>
        <w:listItem w:displayText="Framework" w:value="Framework"/>
        <w:listItem w:displayText="Guideline" w:value="Guideline"/>
        <w:listItem w:displayText="Manual" w:value="Manual"/>
        <w:listItem w:displayText="Non Board Policy" w:value="Non Board Policy"/>
        <w:listItem w:displayText="Plan" w:value="Plan"/>
        <w:listItem w:displayText="Procedure" w:value="Procedure"/>
        <w:listItem w:displayText="Specification" w:value="Specification"/>
        <w:listItem w:displayText="Standard" w:value="Standard"/>
        <w:listItem w:displayText="Strategy" w:value="Strategy"/>
      </w:dropDownList>
    </w:sdtPr>
    <w:sdtContent>
      <w:p w14:paraId="3B6BC700" w14:textId="6F46322C" w:rsidR="00B85FF0" w:rsidRDefault="001D6387" w:rsidP="00E1794A">
        <w:pPr>
          <w:pStyle w:val="Header"/>
        </w:pPr>
        <w:r>
          <w:t>Plan</w:t>
        </w:r>
      </w:p>
    </w:sdtContent>
  </w:sdt>
  <w:p w14:paraId="3041E394" w14:textId="77777777" w:rsidR="00B85FF0" w:rsidRPr="00E1794A" w:rsidRDefault="00B85FF0" w:rsidP="00E1794A">
    <w:pPr>
      <w:pStyle w:val="HeaderLi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F6F8" w14:textId="2268CF16" w:rsidR="00B85FF0" w:rsidRDefault="00705676">
    <w:pPr>
      <w:pStyle w:val="Header"/>
    </w:pPr>
    <w:r>
      <w:rPr>
        <w:noProof/>
      </w:rPr>
      <mc:AlternateContent>
        <mc:Choice Requires="wps">
          <w:drawing>
            <wp:anchor distT="0" distB="0" distL="0" distR="0" simplePos="0" relativeHeight="251658240" behindDoc="0" locked="0" layoutInCell="1" allowOverlap="1" wp14:anchorId="29DD547D" wp14:editId="3341D701">
              <wp:simplePos x="723900" y="182880"/>
              <wp:positionH relativeFrom="page">
                <wp:align>center</wp:align>
              </wp:positionH>
              <wp:positionV relativeFrom="page">
                <wp:align>top</wp:align>
              </wp:positionV>
              <wp:extent cx="1115695" cy="355600"/>
              <wp:effectExtent l="0" t="0" r="8255" b="6350"/>
              <wp:wrapNone/>
              <wp:docPr id="2114172922" name="Text Box 6" descr="Confidential - NCS AU">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15695" cy="355600"/>
                      </a:xfrm>
                      <a:prstGeom prst="rect">
                        <a:avLst/>
                      </a:prstGeom>
                      <a:noFill/>
                      <a:ln>
                        <a:noFill/>
                      </a:ln>
                    </wps:spPr>
                    <wps:txbx>
                      <w:txbxContent>
                        <w:p w14:paraId="132B8F75" w14:textId="092B3401" w:rsidR="00705676" w:rsidRPr="00705676" w:rsidRDefault="00705676" w:rsidP="00705676">
                          <w:pPr>
                            <w:rPr>
                              <w:rFonts w:ascii="Calibri" w:eastAsia="Calibri" w:hAnsi="Calibri" w:cs="Calibri"/>
                              <w:noProof/>
                              <w:color w:val="FF0000"/>
                            </w:rPr>
                          </w:pPr>
                          <w:r w:rsidRPr="00705676">
                            <w:rPr>
                              <w:rFonts w:ascii="Calibri" w:eastAsia="Calibri" w:hAnsi="Calibri" w:cs="Calibri"/>
                              <w:noProof/>
                              <w:color w:val="FF0000"/>
                            </w:rPr>
                            <w:t>Confidential - NCS AU</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9DD547D" id="_x0000_t202" coordsize="21600,21600" o:spt="202" path="m,l,21600r21600,l21600,xe">
              <v:stroke joinstyle="miter"/>
              <v:path gradientshapeok="t" o:connecttype="rect"/>
            </v:shapetype>
            <v:shape id="Text Box 6" o:spid="_x0000_s1028" type="#_x0000_t202" alt="Confidential - NCS AU" style="position:absolute;margin-left:0;margin-top:0;width:87.85pt;height:2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" filled="f" stroked="f">
              <v:textbox style="mso-fit-shape-to-text:t" inset="0,15pt,0,0">
                <w:txbxContent>
                  <w:p w14:paraId="132B8F75" w14:textId="092B3401" w:rsidR="00705676" w:rsidRPr="00705676" w:rsidRDefault="00705676" w:rsidP="00705676">
                    <w:pPr>
                      <w:rPr>
                        <w:rFonts w:ascii="Calibri" w:eastAsia="Calibri" w:hAnsi="Calibri" w:cs="Calibri"/>
                        <w:noProof/>
                        <w:color w:val="FF0000"/>
                      </w:rPr>
                    </w:pPr>
                    <w:r w:rsidRPr="00705676">
                      <w:rPr>
                        <w:rFonts w:ascii="Calibri" w:eastAsia="Calibri" w:hAnsi="Calibri" w:cs="Calibri"/>
                        <w:noProof/>
                        <w:color w:val="FF0000"/>
                      </w:rPr>
                      <w:t>Confidential - NCS AU</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03A5" w14:textId="2444F39E" w:rsidR="00B85FF0" w:rsidRPr="00E1794A" w:rsidRDefault="00705676" w:rsidP="00E1794A">
    <w:pPr>
      <w:pStyle w:val="Header"/>
    </w:pPr>
    <w:r>
      <w:rPr>
        <w:noProof/>
      </w:rPr>
      <mc:AlternateContent>
        <mc:Choice Requires="wps">
          <w:drawing>
            <wp:anchor distT="0" distB="0" distL="0" distR="0" simplePos="0" relativeHeight="251658244" behindDoc="0" locked="0" layoutInCell="1" allowOverlap="1" wp14:anchorId="0442CC38" wp14:editId="711DC069">
              <wp:simplePos x="635" y="635"/>
              <wp:positionH relativeFrom="page">
                <wp:align>center</wp:align>
              </wp:positionH>
              <wp:positionV relativeFrom="page">
                <wp:align>top</wp:align>
              </wp:positionV>
              <wp:extent cx="1115695" cy="355600"/>
              <wp:effectExtent l="0" t="0" r="8255" b="6350"/>
              <wp:wrapNone/>
              <wp:docPr id="1993812658" name="Text Box 10" descr="Confidential - NCS AU">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15695" cy="355600"/>
                      </a:xfrm>
                      <a:prstGeom prst="rect">
                        <a:avLst/>
                      </a:prstGeom>
                      <a:noFill/>
                      <a:ln>
                        <a:noFill/>
                      </a:ln>
                    </wps:spPr>
                    <wps:txbx>
                      <w:txbxContent>
                        <w:p w14:paraId="1BD57552" w14:textId="6702829C" w:rsidR="00705676" w:rsidRPr="00705676" w:rsidRDefault="00705676" w:rsidP="00705676">
                          <w:pPr>
                            <w:rPr>
                              <w:rFonts w:ascii="Calibri" w:eastAsia="Calibri" w:hAnsi="Calibri" w:cs="Calibri"/>
                              <w:noProof/>
                              <w:color w:val="FF0000"/>
                            </w:rPr>
                          </w:pPr>
                          <w:r w:rsidRPr="00705676">
                            <w:rPr>
                              <w:rFonts w:ascii="Calibri" w:eastAsia="Calibri" w:hAnsi="Calibri" w:cs="Calibri"/>
                              <w:noProof/>
                              <w:color w:val="FF0000"/>
                            </w:rPr>
                            <w:t>Confidential - NCS AU</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42CC38" id="_x0000_t202" coordsize="21600,21600" o:spt="202" path="m,l,21600r21600,l21600,xe">
              <v:stroke joinstyle="miter"/>
              <v:path gradientshapeok="t" o:connecttype="rect"/>
            </v:shapetype>
            <v:shape id="Text Box 10" o:spid="_x0000_s1029" type="#_x0000_t202" alt="Confidential - NCS AU" style="position:absolute;margin-left:0;margin-top:0;width:87.85pt;height:28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" filled="f" stroked="f">
              <v:textbox style="mso-fit-shape-to-text:t" inset="0,15pt,0,0">
                <w:txbxContent>
                  <w:p w14:paraId="1BD57552" w14:textId="6702829C" w:rsidR="00705676" w:rsidRPr="00705676" w:rsidRDefault="00705676" w:rsidP="00705676">
                    <w:pPr>
                      <w:rPr>
                        <w:rFonts w:ascii="Calibri" w:eastAsia="Calibri" w:hAnsi="Calibri" w:cs="Calibri"/>
                        <w:noProof/>
                        <w:color w:val="FF0000"/>
                      </w:rPr>
                    </w:pPr>
                    <w:r w:rsidRPr="00705676">
                      <w:rPr>
                        <w:rFonts w:ascii="Calibri" w:eastAsia="Calibri" w:hAnsi="Calibri" w:cs="Calibri"/>
                        <w:noProof/>
                        <w:color w:val="FF0000"/>
                      </w:rPr>
                      <w:t>Confidential - NCS AU</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355AD" w14:textId="3F465763" w:rsidR="00B85FF0" w:rsidRDefault="00705676" w:rsidP="00E1794A">
    <w:pPr>
      <w:pStyle w:val="HeaderLogo"/>
      <w:framePr w:wrap="around"/>
    </w:pPr>
    <w:r>
      <mc:AlternateContent>
        <mc:Choice Requires="wps">
          <w:drawing>
            <wp:anchor distT="0" distB="0" distL="0" distR="0" simplePos="0" relativeHeight="251658245" behindDoc="0" locked="0" layoutInCell="1" allowOverlap="1" wp14:anchorId="08934C3B" wp14:editId="372C1E79">
              <wp:simplePos x="5581015" y="180975"/>
              <wp:positionH relativeFrom="page">
                <wp:align>center</wp:align>
              </wp:positionH>
              <wp:positionV relativeFrom="page">
                <wp:align>top</wp:align>
              </wp:positionV>
              <wp:extent cx="1115695" cy="355600"/>
              <wp:effectExtent l="0" t="0" r="8255" b="6350"/>
              <wp:wrapNone/>
              <wp:docPr id="1837669555" name="Text Box 11" descr="Confidential - NCS AU">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15695" cy="355600"/>
                      </a:xfrm>
                      <a:prstGeom prst="rect">
                        <a:avLst/>
                      </a:prstGeom>
                      <a:noFill/>
                      <a:ln>
                        <a:noFill/>
                      </a:ln>
                    </wps:spPr>
                    <wps:txbx>
                      <w:txbxContent>
                        <w:p w14:paraId="21F2957A" w14:textId="725D3EE3" w:rsidR="00705676" w:rsidRPr="00705676" w:rsidRDefault="00705676" w:rsidP="00705676">
                          <w:pPr>
                            <w:rPr>
                              <w:rFonts w:ascii="Calibri" w:eastAsia="Calibri" w:hAnsi="Calibri" w:cs="Calibri"/>
                              <w:noProof/>
                              <w:color w:val="FF0000"/>
                            </w:rPr>
                          </w:pPr>
                          <w:r w:rsidRPr="00705676">
                            <w:rPr>
                              <w:rFonts w:ascii="Calibri" w:eastAsia="Calibri" w:hAnsi="Calibri" w:cs="Calibri"/>
                              <w:noProof/>
                              <w:color w:val="FF0000"/>
                            </w:rPr>
                            <w:t>Confidential - NCS AU</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934C3B" id="_x0000_t202" coordsize="21600,21600" o:spt="202" path="m,l,21600r21600,l21600,xe">
              <v:stroke joinstyle="miter"/>
              <v:path gradientshapeok="t" o:connecttype="rect"/>
            </v:shapetype>
            <v:shape id="Text Box 11" o:spid="_x0000_s1030" type="#_x0000_t202" alt="Confidential - NCS AU" style="position:absolute;margin-left:0;margin-top:0;width:87.85pt;height:28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" filled="f" stroked="f">
              <v:textbox style="mso-fit-shape-to-text:t" inset="0,15pt,0,0">
                <w:txbxContent>
                  <w:p w14:paraId="21F2957A" w14:textId="725D3EE3" w:rsidR="00705676" w:rsidRPr="00705676" w:rsidRDefault="00705676" w:rsidP="00705676">
                    <w:pPr>
                      <w:rPr>
                        <w:rFonts w:ascii="Calibri" w:eastAsia="Calibri" w:hAnsi="Calibri" w:cs="Calibri"/>
                        <w:noProof/>
                        <w:color w:val="FF0000"/>
                      </w:rPr>
                    </w:pPr>
                    <w:r w:rsidRPr="00705676">
                      <w:rPr>
                        <w:rFonts w:ascii="Calibri" w:eastAsia="Calibri" w:hAnsi="Calibri" w:cs="Calibri"/>
                        <w:noProof/>
                        <w:color w:val="FF0000"/>
                      </w:rPr>
                      <w:t>Confidential - NCS AU</w:t>
                    </w:r>
                  </w:p>
                </w:txbxContent>
              </v:textbox>
              <w10:wrap anchorx="page" anchory="page"/>
            </v:shape>
          </w:pict>
        </mc:Fallback>
      </mc:AlternateContent>
    </w:r>
    <w:r w:rsidR="00B85FF0" w:rsidRPr="00441DAC">
      <w:drawing>
        <wp:inline distT="0" distB="0" distL="0" distR="0" wp14:anchorId="7DB21CAB" wp14:editId="07777777">
          <wp:extent cx="1980000" cy="424800"/>
          <wp:effectExtent l="0" t="0" r="0" b="0"/>
          <wp:docPr id="7" name="Melbourne Water" descr="Melbourne Water Enhancing Life and Live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elbourne Water logo_RGB bottom-righ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0000" cy="424800"/>
                  </a:xfrm>
                  <a:prstGeom prst="rect">
                    <a:avLst/>
                  </a:prstGeom>
                </pic:spPr>
              </pic:pic>
            </a:graphicData>
          </a:graphic>
        </wp:inline>
      </w:drawing>
    </w:r>
  </w:p>
  <w:sdt>
    <w:sdtPr>
      <w:alias w:val="Title"/>
      <w:id w:val="361956829"/>
      <w:lock w:val="sdtLocked"/>
      <w:placeholder>
        <w:docPart w:val="DefaultPlaceholder_-1854013440"/>
      </w:placeholder>
      <w:dataBinding w:xpath="/ns1:coreProperties[1]/ns0:title[1]" w:storeItemID="{6C3C8BC8-F283-45AE-878A-BAB7291924A1}"/>
      <w:text/>
    </w:sdtPr>
    <w:sdtContent>
      <w:p w14:paraId="0949664A" w14:textId="3C6AEDB9" w:rsidR="00B85FF0" w:rsidRDefault="005B02AF" w:rsidP="00E1794A">
        <w:pPr>
          <w:pStyle w:val="Headertitle"/>
        </w:pPr>
        <w:r>
          <w:t>IT Disaster Recovery Test Plan AIS Services</w:t>
        </w:r>
      </w:p>
    </w:sdtContent>
  </w:sdt>
  <w:sdt>
    <w:sdtPr>
      <w:alias w:val="Document Type"/>
      <w:tag w:val="Document Type"/>
      <w:id w:val="1065837641"/>
      <w:lock w:val="sdtLocked"/>
      <w:placeholder>
        <w:docPart w:val="DefaultPlaceholder_-1854013439"/>
      </w:placeholder>
      <w:dataBinding w:xpath="/ns1:coreProperties[1]/ns1:category[1]" w:storeItemID="{6C3C8BC8-F283-45AE-878A-BAB7291924A1}"/>
      <w:dropDownList w:lastValue="Plan">
        <w:listItem w:displayText="Charter" w:value="Charter"/>
        <w:listItem w:displayText="Framework" w:value="Framework"/>
        <w:listItem w:displayText="Guideline" w:value="Guideline"/>
        <w:listItem w:displayText="Manual" w:value="Manual"/>
        <w:listItem w:displayText="Non Board Policy" w:value="Non Board Policy"/>
        <w:listItem w:displayText="Plan" w:value="Plan"/>
        <w:listItem w:displayText="Procedure" w:value="Procedure"/>
        <w:listItem w:displayText="Specification" w:value="Specification"/>
        <w:listItem w:displayText="Standard" w:value="Standard"/>
        <w:listItem w:displayText="Strategy" w:value="Strategy"/>
      </w:dropDownList>
    </w:sdtPr>
    <w:sdtContent>
      <w:p w14:paraId="35E74B61" w14:textId="77777777" w:rsidR="00B85FF0" w:rsidRDefault="00B85FF0" w:rsidP="00E1794A">
        <w:pPr>
          <w:pStyle w:val="Header"/>
        </w:pPr>
        <w:r>
          <w:t>Plan</w:t>
        </w:r>
      </w:p>
    </w:sdtContent>
  </w:sdt>
  <w:p w14:paraId="314B6C83" w14:textId="1DA616D1" w:rsidR="00B85FF0" w:rsidRPr="00E1794A" w:rsidRDefault="00B85FF0" w:rsidP="00E1794A">
    <w:pPr>
      <w:pStyle w:val="HeaderLi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DFBC8" w14:textId="23064373" w:rsidR="00B85FF0" w:rsidRPr="00E1794A" w:rsidRDefault="00705676" w:rsidP="00E1794A">
    <w:pPr>
      <w:pStyle w:val="Header"/>
    </w:pPr>
    <w:r>
      <w:rPr>
        <w:noProof/>
      </w:rPr>
      <mc:AlternateContent>
        <mc:Choice Requires="wps">
          <w:drawing>
            <wp:anchor distT="0" distB="0" distL="0" distR="0" simplePos="0" relativeHeight="251658243" behindDoc="0" locked="0" layoutInCell="1" allowOverlap="1" wp14:anchorId="425668F2" wp14:editId="04EA72ED">
              <wp:simplePos x="635" y="635"/>
              <wp:positionH relativeFrom="page">
                <wp:align>center</wp:align>
              </wp:positionH>
              <wp:positionV relativeFrom="page">
                <wp:align>top</wp:align>
              </wp:positionV>
              <wp:extent cx="1115695" cy="355600"/>
              <wp:effectExtent l="0" t="0" r="8255" b="6350"/>
              <wp:wrapNone/>
              <wp:docPr id="1141793209" name="Text Box 9" descr="Confidential - NCS AU">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15695" cy="355600"/>
                      </a:xfrm>
                      <a:prstGeom prst="rect">
                        <a:avLst/>
                      </a:prstGeom>
                      <a:noFill/>
                      <a:ln>
                        <a:noFill/>
                      </a:ln>
                    </wps:spPr>
                    <wps:txbx>
                      <w:txbxContent>
                        <w:p w14:paraId="3E483649" w14:textId="735770BF" w:rsidR="00705676" w:rsidRPr="00705676" w:rsidRDefault="00705676" w:rsidP="00705676">
                          <w:pPr>
                            <w:rPr>
                              <w:rFonts w:ascii="Calibri" w:eastAsia="Calibri" w:hAnsi="Calibri" w:cs="Calibri"/>
                              <w:noProof/>
                              <w:color w:val="FF0000"/>
                            </w:rPr>
                          </w:pPr>
                          <w:r w:rsidRPr="00705676">
                            <w:rPr>
                              <w:rFonts w:ascii="Calibri" w:eastAsia="Calibri" w:hAnsi="Calibri" w:cs="Calibri"/>
                              <w:noProof/>
                              <w:color w:val="FF0000"/>
                            </w:rPr>
                            <w:t>Confidential - NCS AU</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25668F2" id="_x0000_t202" coordsize="21600,21600" o:spt="202" path="m,l,21600r21600,l21600,xe">
              <v:stroke joinstyle="miter"/>
              <v:path gradientshapeok="t" o:connecttype="rect"/>
            </v:shapetype>
            <v:shape id="Text Box 9" o:spid="_x0000_s1031" type="#_x0000_t202" alt="Confidential - NCS AU" style="position:absolute;margin-left:0;margin-top:0;width:87.85pt;height:28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" filled="f" stroked="f">
              <v:textbox style="mso-fit-shape-to-text:t" inset="0,15pt,0,0">
                <w:txbxContent>
                  <w:p w14:paraId="3E483649" w14:textId="735770BF" w:rsidR="00705676" w:rsidRPr="00705676" w:rsidRDefault="00705676" w:rsidP="00705676">
                    <w:pPr>
                      <w:rPr>
                        <w:rFonts w:ascii="Calibri" w:eastAsia="Calibri" w:hAnsi="Calibri" w:cs="Calibri"/>
                        <w:noProof/>
                        <w:color w:val="FF0000"/>
                      </w:rPr>
                    </w:pPr>
                    <w:r w:rsidRPr="00705676">
                      <w:rPr>
                        <w:rFonts w:ascii="Calibri" w:eastAsia="Calibri" w:hAnsi="Calibri" w:cs="Calibri"/>
                        <w:noProof/>
                        <w:color w:val="FF0000"/>
                      </w:rPr>
                      <w:t>Confidential - NCS AU</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multilevel"/>
    <w:tmpl w:val="0C090001"/>
    <w:styleLink w:val="Bullets"/>
    <w:lvl w:ilvl="0">
      <w:start w:val="1"/>
      <w:numFmt w:val="bullet"/>
      <w:lvlText w:val="•"/>
      <w:lvlJc w:val="left"/>
      <w:pPr>
        <w:ind w:left="360" w:hanging="360"/>
      </w:pPr>
      <w:rPr>
        <w:rFonts w:ascii="Arial" w:hAnsi="Arial" w:hint="default"/>
        <w:color w:val="auto"/>
        <w:sz w:val="24"/>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Arial" w:hAnsi="Aria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6F68CE"/>
    <w:multiLevelType w:val="multilevel"/>
    <w:tmpl w:val="9F2A8B76"/>
    <w:styleLink w:val="MyListNumbering"/>
    <w:lvl w:ilvl="0">
      <w:start w:val="1"/>
      <w:numFmt w:val="lowerLetter"/>
      <w:lvlText w:val="(%1)"/>
      <w:lvlJc w:val="left"/>
      <w:pPr>
        <w:tabs>
          <w:tab w:val="num" w:pos="567"/>
        </w:tabs>
        <w:ind w:left="360" w:hanging="360"/>
      </w:pPr>
      <w:rPr>
        <w:rFonts w:hint="default"/>
      </w:rPr>
    </w:lvl>
    <w:lvl w:ilvl="1">
      <w:start w:val="1"/>
      <w:numFmt w:val="lowerRoman"/>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B57116"/>
    <w:multiLevelType w:val="multilevel"/>
    <w:tmpl w:val="16B44AD4"/>
    <w:name w:val="TableNumbering2"/>
    <w:lvl w:ilvl="0">
      <w:start w:val="1"/>
      <w:numFmt w:val="none"/>
      <w:suff w:val="nothing"/>
      <w:lvlText w:val=""/>
      <w:lvlJc w:val="left"/>
      <w:pPr>
        <w:ind w:left="113" w:firstLine="0"/>
      </w:pPr>
      <w:rPr>
        <w:rFonts w:hint="default"/>
      </w:rPr>
    </w:lvl>
    <w:lvl w:ilvl="1">
      <w:start w:val="1"/>
      <w:numFmt w:val="decimal"/>
      <w:lvlText w:val="(%2)"/>
      <w:lvlJc w:val="left"/>
      <w:pPr>
        <w:tabs>
          <w:tab w:val="num" w:pos="284"/>
        </w:tabs>
        <w:ind w:left="284" w:hanging="284"/>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 w15:restartNumberingAfterBreak="0">
    <w:nsid w:val="08962614"/>
    <w:multiLevelType w:val="multilevel"/>
    <w:tmpl w:val="F38E5484"/>
    <w:name w:val="Headings"/>
    <w:lvl w:ilvl="0">
      <w:start w:val="1"/>
      <w:numFmt w:val="decimal"/>
      <w:suff w:val="space"/>
      <w:lvlText w:val="%1."/>
      <w:lvlJc w:val="left"/>
      <w:pPr>
        <w:ind w:left="454" w:hanging="454"/>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CBA6409"/>
    <w:multiLevelType w:val="multilevel"/>
    <w:tmpl w:val="C9881CB4"/>
    <w:name w:val="TableBullets"/>
    <w:lvl w:ilvl="0">
      <w:start w:val="1"/>
      <w:numFmt w:val="bullet"/>
      <w:suff w:val="nothing"/>
      <w:lvlText w:val=""/>
      <w:lvlJc w:val="left"/>
      <w:pPr>
        <w:ind w:left="284" w:hanging="171"/>
      </w:pPr>
      <w:rPr>
        <w:rFonts w:ascii="Symbol" w:hAnsi="Symbol" w:hint="default"/>
        <w:color w:val="auto"/>
      </w:rPr>
    </w:lvl>
    <w:lvl w:ilvl="1">
      <w:start w:val="1"/>
      <w:numFmt w:val="bullet"/>
      <w:lvlText w:val="–"/>
      <w:lvlJc w:val="left"/>
      <w:pPr>
        <w:ind w:left="454" w:hanging="170"/>
      </w:pPr>
      <w:rPr>
        <w:rFonts w:ascii="Georgia" w:hAnsi="Georgia" w:hint="default"/>
        <w:color w:val="auto"/>
      </w:rPr>
    </w:lvl>
    <w:lvl w:ilvl="2">
      <w:start w:val="1"/>
      <w:numFmt w:val="bullet"/>
      <w:lvlText w:val="o"/>
      <w:lvlJc w:val="left"/>
      <w:pPr>
        <w:tabs>
          <w:tab w:val="num" w:pos="454"/>
        </w:tabs>
        <w:ind w:left="624" w:hanging="170"/>
      </w:pPr>
      <w:rPr>
        <w:rFonts w:ascii="Courier New" w:hAnsi="Courier New"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5" w15:restartNumberingAfterBreak="0">
    <w:nsid w:val="0D0C4538"/>
    <w:multiLevelType w:val="singleLevel"/>
    <w:tmpl w:val="F1F609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 w15:restartNumberingAfterBreak="0">
    <w:nsid w:val="0ED11E4F"/>
    <w:multiLevelType w:val="singleLevel"/>
    <w:tmpl w:val="10828E6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139901B3"/>
    <w:multiLevelType w:val="multilevel"/>
    <w:tmpl w:val="2424DF88"/>
    <w:lvl w:ilvl="0">
      <w:start w:val="1"/>
      <w:numFmt w:val="decimal"/>
      <w:lvlText w:val="%1."/>
      <w:lvlJc w:val="left"/>
      <w:pPr>
        <w:ind w:left="720" w:hanging="360"/>
      </w:pPr>
    </w:lvl>
    <w:lvl w:ilvl="1">
      <w:start w:val="3"/>
      <w:numFmt w:val="decimal"/>
      <w:isLgl/>
      <w:lvlText w:val="%1.%2."/>
      <w:lvlJc w:val="left"/>
      <w:pPr>
        <w:ind w:left="1440" w:hanging="1080"/>
      </w:pPr>
      <w:rPr>
        <w:rFonts w:hint="default"/>
      </w:rPr>
    </w:lvl>
    <w:lvl w:ilvl="2">
      <w:start w:val="1"/>
      <w:numFmt w:val="decimal"/>
      <w:isLgl/>
      <w:lvlText w:val="%1.%2.%3."/>
      <w:lvlJc w:val="left"/>
      <w:pPr>
        <w:ind w:left="2160" w:hanging="1800"/>
      </w:pPr>
      <w:rPr>
        <w:rFonts w:hint="default"/>
      </w:rPr>
    </w:lvl>
    <w:lvl w:ilvl="3">
      <w:start w:val="1"/>
      <w:numFmt w:val="decimal"/>
      <w:isLgl/>
      <w:lvlText w:val="%1.%2.%3.%4."/>
      <w:lvlJc w:val="left"/>
      <w:pPr>
        <w:ind w:left="2520" w:hanging="2160"/>
      </w:pPr>
      <w:rPr>
        <w:rFonts w:hint="default"/>
      </w:rPr>
    </w:lvl>
    <w:lvl w:ilvl="4">
      <w:start w:val="1"/>
      <w:numFmt w:val="decimal"/>
      <w:isLgl/>
      <w:lvlText w:val="%1.%2.%3.%4.%5."/>
      <w:lvlJc w:val="left"/>
      <w:pPr>
        <w:ind w:left="3240" w:hanging="2880"/>
      </w:pPr>
      <w:rPr>
        <w:rFonts w:hint="default"/>
      </w:rPr>
    </w:lvl>
    <w:lvl w:ilvl="5">
      <w:start w:val="1"/>
      <w:numFmt w:val="decimal"/>
      <w:isLgl/>
      <w:lvlText w:val="%1.%2.%3.%4.%5.%6."/>
      <w:lvlJc w:val="left"/>
      <w:pPr>
        <w:ind w:left="3600" w:hanging="3240"/>
      </w:pPr>
      <w:rPr>
        <w:rFonts w:hint="default"/>
      </w:rPr>
    </w:lvl>
    <w:lvl w:ilvl="6">
      <w:start w:val="1"/>
      <w:numFmt w:val="decimal"/>
      <w:isLgl/>
      <w:lvlText w:val="%1.%2.%3.%4.%5.%6.%7."/>
      <w:lvlJc w:val="left"/>
      <w:pPr>
        <w:ind w:left="3960" w:hanging="3600"/>
      </w:pPr>
      <w:rPr>
        <w:rFonts w:hint="default"/>
      </w:rPr>
    </w:lvl>
    <w:lvl w:ilvl="7">
      <w:start w:val="1"/>
      <w:numFmt w:val="decimal"/>
      <w:isLgl/>
      <w:lvlText w:val="%1.%2.%3.%4.%5.%6.%7.%8."/>
      <w:lvlJc w:val="left"/>
      <w:pPr>
        <w:ind w:left="4680" w:hanging="4320"/>
      </w:pPr>
      <w:rPr>
        <w:rFonts w:hint="default"/>
      </w:rPr>
    </w:lvl>
    <w:lvl w:ilvl="8">
      <w:start w:val="1"/>
      <w:numFmt w:val="decimal"/>
      <w:isLgl/>
      <w:lvlText w:val="%1.%2.%3.%4.%5.%6.%7.%8.%9."/>
      <w:lvlJc w:val="left"/>
      <w:pPr>
        <w:ind w:left="5040" w:hanging="4680"/>
      </w:pPr>
      <w:rPr>
        <w:rFonts w:hint="default"/>
      </w:rPr>
    </w:lvl>
  </w:abstractNum>
  <w:abstractNum w:abstractNumId="8" w15:restartNumberingAfterBreak="0">
    <w:nsid w:val="14123494"/>
    <w:multiLevelType w:val="hybridMultilevel"/>
    <w:tmpl w:val="8344626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4890D1D"/>
    <w:multiLevelType w:val="multilevel"/>
    <w:tmpl w:val="224E9608"/>
    <w:lvl w:ilvl="0">
      <w:start w:val="7"/>
      <w:numFmt w:val="bullet"/>
      <w:pStyle w:val="ListBullet"/>
      <w:lvlText w:val="•"/>
      <w:lvlJc w:val="left"/>
      <w:pPr>
        <w:tabs>
          <w:tab w:val="num" w:pos="284"/>
        </w:tabs>
        <w:ind w:left="284" w:hanging="284"/>
      </w:pPr>
      <w:rPr>
        <w:rFonts w:ascii="Times New Roman" w:hAnsi="Times New Roman" w:cs="Times New Roman" w:hint="default"/>
        <w:color w:val="auto"/>
        <w:position w:val="0"/>
        <w:sz w:val="20"/>
      </w:rPr>
    </w:lvl>
    <w:lvl w:ilvl="1">
      <w:start w:val="5"/>
      <w:numFmt w:val="bullet"/>
      <w:pStyle w:val="ListBullet2"/>
      <w:lvlText w:val="–"/>
      <w:lvlJc w:val="left"/>
      <w:pPr>
        <w:tabs>
          <w:tab w:val="num" w:pos="567"/>
        </w:tabs>
        <w:ind w:left="567" w:hanging="283"/>
      </w:pPr>
      <w:rPr>
        <w:rFonts w:ascii="Circular Std Book" w:hAnsi="Circular Std Book" w:hint="default"/>
        <w:b w:val="0"/>
        <w:i w:val="0"/>
        <w:color w:val="auto"/>
        <w:position w:val="0"/>
        <w:sz w:val="20"/>
      </w:rPr>
    </w:lvl>
    <w:lvl w:ilvl="2">
      <w:start w:val="1"/>
      <w:numFmt w:val="bullet"/>
      <w:pStyle w:val="ListBullet3"/>
      <w:lvlText w:val="&gt;"/>
      <w:lvlJc w:val="left"/>
      <w:pPr>
        <w:tabs>
          <w:tab w:val="num" w:pos="851"/>
        </w:tabs>
        <w:ind w:left="851" w:hanging="284"/>
      </w:pPr>
      <w:rPr>
        <w:rFonts w:ascii="Arial" w:hAnsi="Arial" w:hint="default"/>
        <w:b w:val="0"/>
        <w:i w:val="0"/>
        <w:color w:val="auto"/>
        <w:position w:val="2"/>
        <w:sz w:val="20"/>
      </w:rPr>
    </w:lvl>
    <w:lvl w:ilvl="3">
      <w:start w:val="1"/>
      <w:numFmt w:val="bullet"/>
      <w:lvlText w:val="–"/>
      <w:lvlJc w:val="left"/>
      <w:pPr>
        <w:tabs>
          <w:tab w:val="num" w:pos="1792"/>
        </w:tabs>
        <w:ind w:left="1792" w:hanging="357"/>
      </w:pPr>
      <w:rPr>
        <w:rFonts w:ascii="Arial" w:hAnsi="Arial" w:hint="default"/>
        <w:color w:val="auto"/>
      </w:rPr>
    </w:lvl>
    <w:lvl w:ilvl="4">
      <w:start w:val="1"/>
      <w:numFmt w:val="bullet"/>
      <w:lvlText w:val="–"/>
      <w:lvlJc w:val="left"/>
      <w:pPr>
        <w:tabs>
          <w:tab w:val="num" w:pos="2149"/>
        </w:tabs>
        <w:ind w:left="2149" w:hanging="357"/>
      </w:pPr>
      <w:rPr>
        <w:rFonts w:ascii="Arial" w:hAnsi="Arial" w:hint="default"/>
        <w:color w:val="auto"/>
      </w:rPr>
    </w:lvl>
    <w:lvl w:ilvl="5">
      <w:start w:val="1"/>
      <w:numFmt w:val="none"/>
      <w:lvlText w:val=""/>
      <w:lvlJc w:val="left"/>
      <w:pPr>
        <w:tabs>
          <w:tab w:val="num" w:pos="2409"/>
        </w:tabs>
        <w:ind w:left="2550" w:hanging="425"/>
      </w:pPr>
      <w:rPr>
        <w:rFonts w:hint="default"/>
      </w:rPr>
    </w:lvl>
    <w:lvl w:ilvl="6">
      <w:start w:val="1"/>
      <w:numFmt w:val="none"/>
      <w:lvlText w:val=""/>
      <w:lvlJc w:val="left"/>
      <w:pPr>
        <w:tabs>
          <w:tab w:val="num" w:pos="2834"/>
        </w:tabs>
        <w:ind w:left="2975" w:hanging="425"/>
      </w:pPr>
      <w:rPr>
        <w:rFonts w:hint="default"/>
      </w:rPr>
    </w:lvl>
    <w:lvl w:ilvl="7">
      <w:start w:val="1"/>
      <w:numFmt w:val="none"/>
      <w:lvlText w:val=""/>
      <w:lvlJc w:val="left"/>
      <w:pPr>
        <w:tabs>
          <w:tab w:val="num" w:pos="3259"/>
        </w:tabs>
        <w:ind w:left="3400" w:hanging="425"/>
      </w:pPr>
      <w:rPr>
        <w:rFonts w:hint="default"/>
      </w:rPr>
    </w:lvl>
    <w:lvl w:ilvl="8">
      <w:start w:val="1"/>
      <w:numFmt w:val="none"/>
      <w:lvlText w:val=""/>
      <w:lvlJc w:val="left"/>
      <w:pPr>
        <w:tabs>
          <w:tab w:val="num" w:pos="3684"/>
        </w:tabs>
        <w:ind w:left="3825" w:hanging="425"/>
      </w:pPr>
      <w:rPr>
        <w:rFonts w:hint="default"/>
      </w:rPr>
    </w:lvl>
  </w:abstractNum>
  <w:abstractNum w:abstractNumId="10" w15:restartNumberingAfterBreak="0">
    <w:nsid w:val="1DA33231"/>
    <w:multiLevelType w:val="multilevel"/>
    <w:tmpl w:val="A0D44B54"/>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20B322B9"/>
    <w:multiLevelType w:val="hybridMultilevel"/>
    <w:tmpl w:val="B2586B20"/>
    <w:lvl w:ilvl="0" w:tplc="0C090013">
      <w:start w:val="1"/>
      <w:numFmt w:val="decimal"/>
      <w:lvlText w:val="%1."/>
      <w:lvlJc w:val="left"/>
      <w:pPr>
        <w:tabs>
          <w:tab w:val="num" w:pos="720"/>
        </w:tabs>
        <w:ind w:left="72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20F45B26"/>
    <w:multiLevelType w:val="hybridMultilevel"/>
    <w:tmpl w:val="ACD04326"/>
    <w:lvl w:ilvl="0" w:tplc="01602C80">
      <w:start w:val="1"/>
      <w:numFmt w:val="decimal"/>
      <w:lvlText w:val="%1."/>
      <w:lvlJc w:val="left"/>
      <w:pPr>
        <w:ind w:left="720" w:hanging="360"/>
      </w:pPr>
      <w:rPr>
        <w:rFonts w:hint="default"/>
      </w:rPr>
    </w:lvl>
    <w:lvl w:ilvl="1" w:tplc="854E9C60">
      <w:start w:val="1"/>
      <w:numFmt w:val="lowerLetter"/>
      <w:lvlText w:val="%2."/>
      <w:lvlJc w:val="left"/>
      <w:pPr>
        <w:ind w:left="1440" w:hanging="360"/>
      </w:pPr>
    </w:lvl>
    <w:lvl w:ilvl="2" w:tplc="BAD0603A" w:tentative="1">
      <w:start w:val="1"/>
      <w:numFmt w:val="lowerRoman"/>
      <w:lvlText w:val="%3."/>
      <w:lvlJc w:val="right"/>
      <w:pPr>
        <w:ind w:left="2160" w:hanging="180"/>
      </w:pPr>
    </w:lvl>
    <w:lvl w:ilvl="3" w:tplc="1C32081A" w:tentative="1">
      <w:start w:val="1"/>
      <w:numFmt w:val="decimal"/>
      <w:lvlText w:val="%4."/>
      <w:lvlJc w:val="left"/>
      <w:pPr>
        <w:ind w:left="2880" w:hanging="360"/>
      </w:pPr>
    </w:lvl>
    <w:lvl w:ilvl="4" w:tplc="306628FA" w:tentative="1">
      <w:start w:val="1"/>
      <w:numFmt w:val="lowerLetter"/>
      <w:lvlText w:val="%5."/>
      <w:lvlJc w:val="left"/>
      <w:pPr>
        <w:ind w:left="3600" w:hanging="360"/>
      </w:pPr>
    </w:lvl>
    <w:lvl w:ilvl="5" w:tplc="817CD246" w:tentative="1">
      <w:start w:val="1"/>
      <w:numFmt w:val="lowerRoman"/>
      <w:lvlText w:val="%6."/>
      <w:lvlJc w:val="right"/>
      <w:pPr>
        <w:ind w:left="4320" w:hanging="180"/>
      </w:pPr>
    </w:lvl>
    <w:lvl w:ilvl="6" w:tplc="6030AD50" w:tentative="1">
      <w:start w:val="1"/>
      <w:numFmt w:val="decimal"/>
      <w:lvlText w:val="%7."/>
      <w:lvlJc w:val="left"/>
      <w:pPr>
        <w:ind w:left="5040" w:hanging="360"/>
      </w:pPr>
    </w:lvl>
    <w:lvl w:ilvl="7" w:tplc="85569810" w:tentative="1">
      <w:start w:val="1"/>
      <w:numFmt w:val="lowerLetter"/>
      <w:lvlText w:val="%8."/>
      <w:lvlJc w:val="left"/>
      <w:pPr>
        <w:ind w:left="5760" w:hanging="360"/>
      </w:pPr>
    </w:lvl>
    <w:lvl w:ilvl="8" w:tplc="357E9D64" w:tentative="1">
      <w:start w:val="1"/>
      <w:numFmt w:val="lowerRoman"/>
      <w:lvlText w:val="%9."/>
      <w:lvlJc w:val="right"/>
      <w:pPr>
        <w:ind w:left="6480" w:hanging="180"/>
      </w:pPr>
    </w:lvl>
  </w:abstractNum>
  <w:abstractNum w:abstractNumId="13" w15:restartNumberingAfterBreak="0">
    <w:nsid w:val="230C3322"/>
    <w:multiLevelType w:val="singleLevel"/>
    <w:tmpl w:val="1798811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4" w15:restartNumberingAfterBreak="0">
    <w:nsid w:val="27C445F5"/>
    <w:multiLevelType w:val="multilevel"/>
    <w:tmpl w:val="0EDEA0D8"/>
    <w:styleLink w:val="HangingList"/>
    <w:lvl w:ilvl="0">
      <w:start w:val="1"/>
      <w:numFmt w:val="none"/>
      <w:suff w:val="nothing"/>
      <w:lvlText w:val=""/>
      <w:lvlJc w:val="left"/>
      <w:pPr>
        <w:ind w:left="992" w:hanging="992"/>
      </w:pPr>
      <w:rPr>
        <w:rFonts w:hint="default"/>
      </w:rPr>
    </w:lvl>
    <w:lvl w:ilvl="1">
      <w:start w:val="1"/>
      <w:numFmt w:val="none"/>
      <w:suff w:val="nothing"/>
      <w:lvlText w:val=""/>
      <w:lvlJc w:val="left"/>
      <w:pPr>
        <w:ind w:left="1701" w:hanging="709"/>
      </w:pPr>
      <w:rPr>
        <w:rFonts w:hint="default"/>
      </w:rPr>
    </w:lvl>
    <w:lvl w:ilvl="2">
      <w:start w:val="1"/>
      <w:numFmt w:val="none"/>
      <w:suff w:val="nothing"/>
      <w:lvlText w:val=""/>
      <w:lvlJc w:val="left"/>
      <w:pPr>
        <w:ind w:left="2410" w:hanging="709"/>
      </w:pPr>
      <w:rPr>
        <w:rFonts w:hint="default"/>
      </w:rPr>
    </w:lvl>
    <w:lvl w:ilvl="3">
      <w:start w:val="1"/>
      <w:numFmt w:val="none"/>
      <w:suff w:val="nothing"/>
      <w:lvlText w:val=""/>
      <w:lvlJc w:val="left"/>
      <w:pPr>
        <w:ind w:left="3119" w:hanging="709"/>
      </w:pPr>
      <w:rPr>
        <w:rFonts w:hint="default"/>
      </w:rPr>
    </w:lvl>
    <w:lvl w:ilvl="4">
      <w:start w:val="1"/>
      <w:numFmt w:val="none"/>
      <w:suff w:val="nothing"/>
      <w:lvlText w:val=""/>
      <w:lvlJc w:val="left"/>
      <w:pPr>
        <w:ind w:left="3828" w:hanging="709"/>
      </w:pPr>
      <w:rPr>
        <w:rFonts w:hint="default"/>
      </w:rPr>
    </w:lvl>
    <w:lvl w:ilvl="5">
      <w:start w:val="1"/>
      <w:numFmt w:val="none"/>
      <w:suff w:val="nothing"/>
      <w:lvlText w:val=""/>
      <w:lvlJc w:val="left"/>
      <w:pPr>
        <w:ind w:left="4537" w:hanging="710"/>
      </w:pPr>
      <w:rPr>
        <w:rFonts w:hint="default"/>
      </w:rPr>
    </w:lvl>
    <w:lvl w:ilvl="6">
      <w:start w:val="1"/>
      <w:numFmt w:val="none"/>
      <w:suff w:val="nothing"/>
      <w:lvlText w:val=""/>
      <w:lvlJc w:val="left"/>
      <w:pPr>
        <w:ind w:left="5246" w:hanging="710"/>
      </w:pPr>
      <w:rPr>
        <w:rFonts w:hint="default"/>
      </w:rPr>
    </w:lvl>
    <w:lvl w:ilvl="7">
      <w:start w:val="1"/>
      <w:numFmt w:val="none"/>
      <w:suff w:val="nothing"/>
      <w:lvlText w:val=""/>
      <w:lvlJc w:val="left"/>
      <w:pPr>
        <w:ind w:left="5955" w:hanging="992"/>
      </w:pPr>
      <w:rPr>
        <w:rFonts w:hint="default"/>
      </w:rPr>
    </w:lvl>
    <w:lvl w:ilvl="8">
      <w:start w:val="1"/>
      <w:numFmt w:val="none"/>
      <w:suff w:val="nothing"/>
      <w:lvlText w:val=""/>
      <w:lvlJc w:val="left"/>
      <w:pPr>
        <w:ind w:left="6664" w:hanging="992"/>
      </w:pPr>
      <w:rPr>
        <w:rFonts w:hint="default"/>
      </w:rPr>
    </w:lvl>
  </w:abstractNum>
  <w:abstractNum w:abstractNumId="15" w15:restartNumberingAfterBreak="0">
    <w:nsid w:val="2911260D"/>
    <w:multiLevelType w:val="multilevel"/>
    <w:tmpl w:val="A368767C"/>
    <w:name w:val="NotesNumbering"/>
    <w:lvl w:ilvl="0">
      <w:start w:val="1"/>
      <w:numFmt w:val="decimal"/>
      <w:pStyle w:val="NotesNumbered"/>
      <w:lvlText w:val="%1."/>
      <w:lvlJc w:val="left"/>
      <w:pPr>
        <w:tabs>
          <w:tab w:val="num" w:pos="284"/>
        </w:tabs>
        <w:ind w:left="284" w:hanging="28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A6812C4"/>
    <w:multiLevelType w:val="multilevel"/>
    <w:tmpl w:val="CA0CA82A"/>
    <w:lvl w:ilvl="0">
      <w:start w:val="1"/>
      <w:numFmt w:val="bullet"/>
      <w:lvlText w:val=""/>
      <w:lvlJc w:val="left"/>
      <w:pPr>
        <w:tabs>
          <w:tab w:val="num" w:pos="284"/>
        </w:tabs>
        <w:ind w:left="284" w:hanging="284"/>
      </w:pPr>
      <w:rPr>
        <w:rFonts w:ascii="Symbol" w:hAnsi="Symbol" w:hint="default"/>
        <w:color w:val="auto"/>
        <w:position w:val="0"/>
        <w:sz w:val="20"/>
      </w:rPr>
    </w:lvl>
    <w:lvl w:ilvl="1">
      <w:start w:val="5"/>
      <w:numFmt w:val="bullet"/>
      <w:lvlText w:val="–"/>
      <w:lvlJc w:val="left"/>
      <w:pPr>
        <w:tabs>
          <w:tab w:val="num" w:pos="567"/>
        </w:tabs>
        <w:ind w:left="567" w:hanging="283"/>
      </w:pPr>
      <w:rPr>
        <w:rFonts w:ascii="Circular Std Book" w:hAnsi="Circular Std Book" w:hint="default"/>
        <w:b w:val="0"/>
        <w:i w:val="0"/>
        <w:color w:val="auto"/>
        <w:position w:val="0"/>
        <w:sz w:val="20"/>
      </w:rPr>
    </w:lvl>
    <w:lvl w:ilvl="2">
      <w:start w:val="1"/>
      <w:numFmt w:val="bullet"/>
      <w:lvlText w:val="&gt;"/>
      <w:lvlJc w:val="left"/>
      <w:pPr>
        <w:tabs>
          <w:tab w:val="num" w:pos="851"/>
        </w:tabs>
        <w:ind w:left="851" w:hanging="284"/>
      </w:pPr>
      <w:rPr>
        <w:rFonts w:ascii="Arial" w:hAnsi="Arial" w:hint="default"/>
        <w:b w:val="0"/>
        <w:i w:val="0"/>
        <w:color w:val="auto"/>
        <w:position w:val="2"/>
        <w:sz w:val="20"/>
      </w:rPr>
    </w:lvl>
    <w:lvl w:ilvl="3">
      <w:start w:val="1"/>
      <w:numFmt w:val="bullet"/>
      <w:lvlText w:val="–"/>
      <w:lvlJc w:val="left"/>
      <w:pPr>
        <w:tabs>
          <w:tab w:val="num" w:pos="1792"/>
        </w:tabs>
        <w:ind w:left="1792" w:hanging="357"/>
      </w:pPr>
      <w:rPr>
        <w:rFonts w:ascii="Arial" w:hAnsi="Arial" w:hint="default"/>
        <w:color w:val="auto"/>
      </w:rPr>
    </w:lvl>
    <w:lvl w:ilvl="4">
      <w:start w:val="1"/>
      <w:numFmt w:val="bullet"/>
      <w:lvlText w:val="–"/>
      <w:lvlJc w:val="left"/>
      <w:pPr>
        <w:tabs>
          <w:tab w:val="num" w:pos="2149"/>
        </w:tabs>
        <w:ind w:left="2149" w:hanging="357"/>
      </w:pPr>
      <w:rPr>
        <w:rFonts w:ascii="Arial" w:hAnsi="Arial" w:hint="default"/>
        <w:color w:val="auto"/>
      </w:rPr>
    </w:lvl>
    <w:lvl w:ilvl="5">
      <w:start w:val="1"/>
      <w:numFmt w:val="none"/>
      <w:lvlText w:val=""/>
      <w:lvlJc w:val="left"/>
      <w:pPr>
        <w:tabs>
          <w:tab w:val="num" w:pos="2409"/>
        </w:tabs>
        <w:ind w:left="2550" w:hanging="425"/>
      </w:pPr>
      <w:rPr>
        <w:rFonts w:hint="default"/>
      </w:rPr>
    </w:lvl>
    <w:lvl w:ilvl="6">
      <w:start w:val="1"/>
      <w:numFmt w:val="none"/>
      <w:lvlText w:val=""/>
      <w:lvlJc w:val="left"/>
      <w:pPr>
        <w:tabs>
          <w:tab w:val="num" w:pos="2834"/>
        </w:tabs>
        <w:ind w:left="2975" w:hanging="425"/>
      </w:pPr>
      <w:rPr>
        <w:rFonts w:hint="default"/>
      </w:rPr>
    </w:lvl>
    <w:lvl w:ilvl="7">
      <w:start w:val="1"/>
      <w:numFmt w:val="none"/>
      <w:lvlText w:val=""/>
      <w:lvlJc w:val="left"/>
      <w:pPr>
        <w:tabs>
          <w:tab w:val="num" w:pos="3259"/>
        </w:tabs>
        <w:ind w:left="3400" w:hanging="425"/>
      </w:pPr>
      <w:rPr>
        <w:rFonts w:hint="default"/>
      </w:rPr>
    </w:lvl>
    <w:lvl w:ilvl="8">
      <w:start w:val="1"/>
      <w:numFmt w:val="none"/>
      <w:lvlText w:val=""/>
      <w:lvlJc w:val="left"/>
      <w:pPr>
        <w:tabs>
          <w:tab w:val="num" w:pos="3684"/>
        </w:tabs>
        <w:ind w:left="3825" w:hanging="425"/>
      </w:pPr>
      <w:rPr>
        <w:rFonts w:hint="default"/>
      </w:rPr>
    </w:lvl>
  </w:abstractNum>
  <w:abstractNum w:abstractNumId="17" w15:restartNumberingAfterBreak="0">
    <w:nsid w:val="2C976934"/>
    <w:multiLevelType w:val="multilevel"/>
    <w:tmpl w:val="C9881CB4"/>
    <w:name w:val="TableBullets"/>
    <w:styleLink w:val="TableBullets"/>
    <w:lvl w:ilvl="0">
      <w:start w:val="1"/>
      <w:numFmt w:val="bullet"/>
      <w:suff w:val="nothing"/>
      <w:lvlText w:val=""/>
      <w:lvlJc w:val="left"/>
      <w:pPr>
        <w:ind w:left="284" w:hanging="171"/>
      </w:pPr>
      <w:rPr>
        <w:rFonts w:ascii="Symbol" w:hAnsi="Symbol" w:hint="default"/>
        <w:color w:val="auto"/>
      </w:rPr>
    </w:lvl>
    <w:lvl w:ilvl="1">
      <w:start w:val="1"/>
      <w:numFmt w:val="bullet"/>
      <w:lvlText w:val="–"/>
      <w:lvlJc w:val="left"/>
      <w:pPr>
        <w:ind w:left="454" w:hanging="170"/>
      </w:pPr>
      <w:rPr>
        <w:rFonts w:ascii="Georgia" w:hAnsi="Georgia" w:hint="default"/>
        <w:color w:val="auto"/>
      </w:rPr>
    </w:lvl>
    <w:lvl w:ilvl="2">
      <w:start w:val="1"/>
      <w:numFmt w:val="bullet"/>
      <w:lvlText w:val="o"/>
      <w:lvlJc w:val="left"/>
      <w:pPr>
        <w:tabs>
          <w:tab w:val="num" w:pos="454"/>
        </w:tabs>
        <w:ind w:left="624" w:hanging="170"/>
      </w:pPr>
      <w:rPr>
        <w:rFonts w:ascii="Courier New" w:hAnsi="Courier New"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18" w15:restartNumberingAfterBreak="0">
    <w:nsid w:val="2E12266D"/>
    <w:multiLevelType w:val="hybridMultilevel"/>
    <w:tmpl w:val="2EE46894"/>
    <w:lvl w:ilvl="0" w:tplc="0C09000B">
      <w:numFmt w:val="bullet"/>
      <w:lvlText w:val=""/>
      <w:lvlJc w:val="left"/>
      <w:pPr>
        <w:ind w:left="720" w:hanging="360"/>
      </w:pPr>
      <w:rPr>
        <w:rFonts w:ascii="Wingdings" w:eastAsia="Times New Roman" w:hAnsi="Wingdings"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F516119"/>
    <w:multiLevelType w:val="hybridMultilevel"/>
    <w:tmpl w:val="8344626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15672CA"/>
    <w:multiLevelType w:val="multilevel"/>
    <w:tmpl w:val="E4A2E138"/>
    <w:name w:val="Table Numbering"/>
    <w:lvl w:ilvl="0">
      <w:start w:val="1"/>
      <w:numFmt w:val="decimal"/>
      <w:lvlText w:val="%1."/>
      <w:lvlJc w:val="left"/>
      <w:pPr>
        <w:tabs>
          <w:tab w:val="num" w:pos="340"/>
        </w:tabs>
        <w:ind w:left="340" w:hanging="283"/>
      </w:pPr>
      <w:rPr>
        <w:rFonts w:hint="default"/>
        <w:color w:val="252420"/>
      </w:rPr>
    </w:lvl>
    <w:lvl w:ilvl="1">
      <w:start w:val="1"/>
      <w:numFmt w:val="lowerLetter"/>
      <w:lvlText w:val="%2."/>
      <w:lvlJc w:val="left"/>
      <w:pPr>
        <w:tabs>
          <w:tab w:val="num" w:pos="624"/>
        </w:tabs>
        <w:ind w:left="624" w:hanging="284"/>
      </w:pPr>
      <w:rPr>
        <w:rFonts w:hint="default"/>
        <w:color w:val="252420"/>
      </w:rPr>
    </w:lvl>
    <w:lvl w:ilvl="2">
      <w:start w:val="1"/>
      <w:numFmt w:val="lowerRoman"/>
      <w:suff w:val="space"/>
      <w:lvlText w:val="%3."/>
      <w:lvlJc w:val="left"/>
      <w:pPr>
        <w:ind w:left="794" w:hanging="170"/>
      </w:pPr>
      <w:rPr>
        <w:rFonts w:hint="default"/>
        <w:color w:val="252420"/>
        <w:sz w:val="18"/>
      </w:rPr>
    </w:lvl>
    <w:lvl w:ilvl="3">
      <w:start w:val="1"/>
      <w:numFmt w:val="none"/>
      <w:lvlText w:val=""/>
      <w:lvlJc w:val="left"/>
      <w:pPr>
        <w:ind w:left="1682" w:hanging="906"/>
      </w:pPr>
      <w:rPr>
        <w:rFonts w:hint="default"/>
      </w:rPr>
    </w:lvl>
    <w:lvl w:ilvl="4">
      <w:start w:val="1"/>
      <w:numFmt w:val="none"/>
      <w:lvlText w:val=""/>
      <w:lvlJc w:val="left"/>
      <w:pPr>
        <w:ind w:left="1795" w:hanging="1019"/>
      </w:pPr>
      <w:rPr>
        <w:rFonts w:hint="default"/>
      </w:rPr>
    </w:lvl>
    <w:lvl w:ilvl="5">
      <w:start w:val="1"/>
      <w:numFmt w:val="none"/>
      <w:lvlText w:val=""/>
      <w:lvlJc w:val="left"/>
      <w:pPr>
        <w:ind w:left="1908" w:hanging="1132"/>
      </w:pPr>
      <w:rPr>
        <w:rFonts w:hint="default"/>
      </w:rPr>
    </w:lvl>
    <w:lvl w:ilvl="6">
      <w:start w:val="1"/>
      <w:numFmt w:val="none"/>
      <w:lvlText w:val=""/>
      <w:lvlJc w:val="left"/>
      <w:pPr>
        <w:ind w:left="2021" w:hanging="1245"/>
      </w:pPr>
      <w:rPr>
        <w:rFonts w:hint="default"/>
      </w:rPr>
    </w:lvl>
    <w:lvl w:ilvl="7">
      <w:start w:val="1"/>
      <w:numFmt w:val="none"/>
      <w:lvlText w:val=""/>
      <w:lvlJc w:val="left"/>
      <w:pPr>
        <w:tabs>
          <w:tab w:val="num" w:pos="5766"/>
        </w:tabs>
        <w:ind w:left="2134" w:hanging="1358"/>
      </w:pPr>
      <w:rPr>
        <w:rFonts w:hint="default"/>
      </w:rPr>
    </w:lvl>
    <w:lvl w:ilvl="8">
      <w:start w:val="1"/>
      <w:numFmt w:val="none"/>
      <w:lvlText w:val=""/>
      <w:lvlJc w:val="left"/>
      <w:pPr>
        <w:ind w:left="2247" w:hanging="1471"/>
      </w:pPr>
      <w:rPr>
        <w:rFonts w:hint="default"/>
      </w:rPr>
    </w:lvl>
  </w:abstractNum>
  <w:abstractNum w:abstractNumId="21" w15:restartNumberingAfterBreak="0">
    <w:nsid w:val="31EF579B"/>
    <w:multiLevelType w:val="hybridMultilevel"/>
    <w:tmpl w:val="B2586B20"/>
    <w:lvl w:ilvl="0" w:tplc="0C090013">
      <w:start w:val="1"/>
      <w:numFmt w:val="decimal"/>
      <w:lvlText w:val="%1."/>
      <w:lvlJc w:val="left"/>
      <w:pPr>
        <w:tabs>
          <w:tab w:val="num" w:pos="720"/>
        </w:tabs>
        <w:ind w:left="72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31FA72EE"/>
    <w:multiLevelType w:val="hybridMultilevel"/>
    <w:tmpl w:val="D1D09EC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4D45B6E"/>
    <w:multiLevelType w:val="multilevel"/>
    <w:tmpl w:val="CF2EC8E6"/>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Times New Roman" w:hAnsi="Times New Roman" w:cs="Times New Roman" w:hint="default"/>
      </w:rPr>
    </w:lvl>
    <w:lvl w:ilvl="2">
      <w:start w:val="1"/>
      <w:numFmt w:val="bullet"/>
      <w:lvlText w:val=""/>
      <w:lvlJc w:val="left"/>
      <w:pPr>
        <w:tabs>
          <w:tab w:val="num" w:pos="1701"/>
        </w:tabs>
        <w:ind w:left="1701" w:hanging="567"/>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4" w15:restartNumberingAfterBreak="0">
    <w:nsid w:val="36146BC4"/>
    <w:multiLevelType w:val="multilevel"/>
    <w:tmpl w:val="F9725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47580"/>
    <w:multiLevelType w:val="hybridMultilevel"/>
    <w:tmpl w:val="E05490F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F211BBF"/>
    <w:multiLevelType w:val="multilevel"/>
    <w:tmpl w:val="E8DE3774"/>
    <w:lvl w:ilvl="0">
      <w:start w:val="1"/>
      <w:numFmt w:val="bullet"/>
      <w:lvlText w:val=""/>
      <w:lvlJc w:val="left"/>
      <w:pPr>
        <w:tabs>
          <w:tab w:val="num" w:pos="720"/>
        </w:tabs>
        <w:ind w:left="720" w:hanging="360"/>
      </w:pPr>
      <w:rPr>
        <w:rFonts w:ascii="Symbol" w:hAnsi="Symbol" w:hint="default"/>
        <w:sz w:val="20"/>
      </w:rPr>
    </w:lvl>
    <w:lvl w:ilvl="1">
      <w:start w:val="15"/>
      <w:numFmt w:val="bullet"/>
      <w:lvlText w:val="-"/>
      <w:lvlJc w:val="left"/>
      <w:pPr>
        <w:ind w:left="1440" w:hanging="360"/>
      </w:pPr>
      <w:rPr>
        <w:rFonts w:ascii="Verdana" w:eastAsia="Times New Roman" w:hAnsi="Verdana"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1E6646"/>
    <w:multiLevelType w:val="multilevel"/>
    <w:tmpl w:val="0E9258F8"/>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428C386D"/>
    <w:multiLevelType w:val="singleLevel"/>
    <w:tmpl w:val="597A123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9" w15:restartNumberingAfterBreak="0">
    <w:nsid w:val="45E4753D"/>
    <w:multiLevelType w:val="multilevel"/>
    <w:tmpl w:val="AD32C268"/>
    <w:lvl w:ilvl="0">
      <w:start w:val="1"/>
      <w:numFmt w:val="decimal"/>
      <w:pStyle w:val="HighlightBoxNumbering"/>
      <w:lvlText w:val="%1."/>
      <w:lvlJc w:val="left"/>
      <w:pPr>
        <w:ind w:left="680" w:hanging="453"/>
      </w:pPr>
      <w:rPr>
        <w:rFonts w:hint="default"/>
      </w:rPr>
    </w:lvl>
    <w:lvl w:ilvl="1">
      <w:start w:val="1"/>
      <w:numFmt w:val="lowerLetter"/>
      <w:lvlText w:val="%2."/>
      <w:lvlJc w:val="left"/>
      <w:pPr>
        <w:ind w:left="1667" w:hanging="360"/>
      </w:pPr>
      <w:rPr>
        <w:rFonts w:hint="default"/>
      </w:rPr>
    </w:lvl>
    <w:lvl w:ilvl="2">
      <w:start w:val="1"/>
      <w:numFmt w:val="lowerRoman"/>
      <w:lvlText w:val="%3."/>
      <w:lvlJc w:val="right"/>
      <w:pPr>
        <w:ind w:left="2387" w:hanging="180"/>
      </w:pPr>
      <w:rPr>
        <w:rFonts w:hint="default"/>
      </w:rPr>
    </w:lvl>
    <w:lvl w:ilvl="3">
      <w:start w:val="1"/>
      <w:numFmt w:val="decimal"/>
      <w:lvlText w:val="%4."/>
      <w:lvlJc w:val="left"/>
      <w:pPr>
        <w:ind w:left="3107" w:hanging="360"/>
      </w:pPr>
      <w:rPr>
        <w:rFonts w:hint="default"/>
      </w:rPr>
    </w:lvl>
    <w:lvl w:ilvl="4">
      <w:start w:val="1"/>
      <w:numFmt w:val="lowerLetter"/>
      <w:lvlText w:val="%5."/>
      <w:lvlJc w:val="left"/>
      <w:pPr>
        <w:ind w:left="3827" w:hanging="360"/>
      </w:pPr>
      <w:rPr>
        <w:rFonts w:hint="default"/>
      </w:rPr>
    </w:lvl>
    <w:lvl w:ilvl="5">
      <w:start w:val="1"/>
      <w:numFmt w:val="lowerRoman"/>
      <w:lvlText w:val="%6."/>
      <w:lvlJc w:val="right"/>
      <w:pPr>
        <w:ind w:left="4547" w:hanging="180"/>
      </w:pPr>
      <w:rPr>
        <w:rFonts w:hint="default"/>
      </w:rPr>
    </w:lvl>
    <w:lvl w:ilvl="6">
      <w:start w:val="1"/>
      <w:numFmt w:val="decimal"/>
      <w:lvlText w:val="%7."/>
      <w:lvlJc w:val="left"/>
      <w:pPr>
        <w:ind w:left="5267" w:hanging="360"/>
      </w:pPr>
      <w:rPr>
        <w:rFonts w:hint="default"/>
      </w:rPr>
    </w:lvl>
    <w:lvl w:ilvl="7">
      <w:start w:val="1"/>
      <w:numFmt w:val="lowerLetter"/>
      <w:lvlText w:val="%8."/>
      <w:lvlJc w:val="left"/>
      <w:pPr>
        <w:ind w:left="5987" w:hanging="360"/>
      </w:pPr>
      <w:rPr>
        <w:rFonts w:hint="default"/>
      </w:rPr>
    </w:lvl>
    <w:lvl w:ilvl="8">
      <w:start w:val="1"/>
      <w:numFmt w:val="lowerRoman"/>
      <w:lvlText w:val="%9."/>
      <w:lvlJc w:val="right"/>
      <w:pPr>
        <w:ind w:left="6707" w:hanging="180"/>
      </w:pPr>
      <w:rPr>
        <w:rFonts w:hint="default"/>
      </w:rPr>
    </w:lvl>
  </w:abstractNum>
  <w:abstractNum w:abstractNumId="30" w15:restartNumberingAfterBreak="0">
    <w:nsid w:val="4756724A"/>
    <w:multiLevelType w:val="singleLevel"/>
    <w:tmpl w:val="F3D2815C"/>
    <w:lvl w:ilvl="0">
      <w:start w:val="1"/>
      <w:numFmt w:val="decimal"/>
      <w:lvlText w:val="%1."/>
      <w:lvlJc w:val="left"/>
      <w:pPr>
        <w:ind w:left="360" w:hanging="360"/>
      </w:pPr>
      <w:rPr>
        <w:rFonts w:asciiTheme="minorHAnsi" w:eastAsia="Times New Roman" w:hAnsiTheme="minorHAnsi" w:cs="Times New Roman"/>
        <w:color w:val="auto"/>
        <w:sz w:val="24"/>
      </w:rPr>
    </w:lvl>
  </w:abstractNum>
  <w:abstractNum w:abstractNumId="31" w15:restartNumberingAfterBreak="0">
    <w:nsid w:val="47683263"/>
    <w:multiLevelType w:val="hybridMultilevel"/>
    <w:tmpl w:val="353460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C063496"/>
    <w:multiLevelType w:val="multilevel"/>
    <w:tmpl w:val="9ADC5578"/>
    <w:styleLink w:val="TableNumbering"/>
    <w:lvl w:ilvl="0">
      <w:start w:val="1"/>
      <w:numFmt w:val="decimal"/>
      <w:lvlText w:val="%1."/>
      <w:lvlJc w:val="left"/>
      <w:pPr>
        <w:ind w:left="680" w:hanging="567"/>
      </w:pPr>
      <w:rPr>
        <w:rFonts w:hint="default"/>
      </w:rPr>
    </w:lvl>
    <w:lvl w:ilvl="1">
      <w:start w:val="1"/>
      <w:numFmt w:val="decimal"/>
      <w:lvlText w:val="%1.%2"/>
      <w:lvlJc w:val="left"/>
      <w:pPr>
        <w:ind w:left="680" w:hanging="567"/>
      </w:pPr>
      <w:rPr>
        <w:rFonts w:hint="default"/>
      </w:rPr>
    </w:lvl>
    <w:lvl w:ilvl="2">
      <w:start w:val="1"/>
      <w:numFmt w:val="decimal"/>
      <w:lvlText w:val="%1.%2.%3"/>
      <w:lvlJc w:val="left"/>
      <w:pPr>
        <w:ind w:left="680" w:hanging="567"/>
      </w:pPr>
      <w:rPr>
        <w:rFonts w:hint="default"/>
      </w:rPr>
    </w:lvl>
    <w:lvl w:ilvl="3">
      <w:start w:val="1"/>
      <w:numFmt w:val="none"/>
      <w:lvlText w:val=""/>
      <w:lvlJc w:val="left"/>
      <w:pPr>
        <w:ind w:left="1019" w:hanging="906"/>
      </w:pPr>
      <w:rPr>
        <w:rFonts w:hint="default"/>
      </w:rPr>
    </w:lvl>
    <w:lvl w:ilvl="4">
      <w:start w:val="1"/>
      <w:numFmt w:val="none"/>
      <w:lvlText w:val=""/>
      <w:lvlJc w:val="left"/>
      <w:pPr>
        <w:ind w:left="1132" w:hanging="1019"/>
      </w:pPr>
      <w:rPr>
        <w:rFonts w:hint="default"/>
      </w:rPr>
    </w:lvl>
    <w:lvl w:ilvl="5">
      <w:start w:val="1"/>
      <w:numFmt w:val="none"/>
      <w:lvlText w:val=""/>
      <w:lvlJc w:val="left"/>
      <w:pPr>
        <w:ind w:left="1245" w:hanging="1132"/>
      </w:pPr>
      <w:rPr>
        <w:rFonts w:hint="default"/>
      </w:rPr>
    </w:lvl>
    <w:lvl w:ilvl="6">
      <w:start w:val="1"/>
      <w:numFmt w:val="none"/>
      <w:lvlText w:val=""/>
      <w:lvlJc w:val="left"/>
      <w:pPr>
        <w:ind w:left="1358" w:hanging="1245"/>
      </w:pPr>
      <w:rPr>
        <w:rFonts w:hint="default"/>
      </w:rPr>
    </w:lvl>
    <w:lvl w:ilvl="7">
      <w:start w:val="1"/>
      <w:numFmt w:val="none"/>
      <w:lvlText w:val=""/>
      <w:lvlJc w:val="left"/>
      <w:pPr>
        <w:tabs>
          <w:tab w:val="num" w:pos="5103"/>
        </w:tabs>
        <w:ind w:left="1471" w:hanging="1358"/>
      </w:pPr>
      <w:rPr>
        <w:rFonts w:hint="default"/>
      </w:rPr>
    </w:lvl>
    <w:lvl w:ilvl="8">
      <w:start w:val="1"/>
      <w:numFmt w:val="none"/>
      <w:lvlText w:val=""/>
      <w:lvlJc w:val="left"/>
      <w:pPr>
        <w:ind w:left="1584" w:hanging="1471"/>
      </w:pPr>
      <w:rPr>
        <w:rFonts w:hint="default"/>
      </w:rPr>
    </w:lvl>
  </w:abstractNum>
  <w:abstractNum w:abstractNumId="33" w15:restartNumberingAfterBreak="0">
    <w:nsid w:val="50FA541B"/>
    <w:multiLevelType w:val="multilevel"/>
    <w:tmpl w:val="8EC21A6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4" w15:restartNumberingAfterBreak="0">
    <w:nsid w:val="519B7CEE"/>
    <w:multiLevelType w:val="singleLevel"/>
    <w:tmpl w:val="F0E417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5" w15:restartNumberingAfterBreak="0">
    <w:nsid w:val="52456C28"/>
    <w:multiLevelType w:val="multilevel"/>
    <w:tmpl w:val="472A8ED0"/>
    <w:name w:val="U1_Legal Numbering"/>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decimal"/>
      <w:lvlText w:val="%1.%2.%3"/>
      <w:lvlJc w:val="left"/>
      <w:pPr>
        <w:tabs>
          <w:tab w:val="num" w:pos="1134"/>
        </w:tabs>
        <w:ind w:left="1814" w:hanging="680"/>
      </w:pPr>
      <w:rPr>
        <w:rFonts w:hint="default"/>
      </w:rPr>
    </w:lvl>
    <w:lvl w:ilvl="3">
      <w:start w:val="1"/>
      <w:numFmt w:val="decimal"/>
      <w:suff w:val="space"/>
      <w:lvlText w:val="%1.%2.%3.%4  "/>
      <w:lvlJc w:val="left"/>
      <w:pPr>
        <w:ind w:left="2268" w:hanging="454"/>
      </w:pPr>
      <w:rPr>
        <w:rFonts w:hint="default"/>
      </w:rPr>
    </w:lvl>
    <w:lvl w:ilvl="4">
      <w:start w:val="1"/>
      <w:numFmt w:val="none"/>
      <w:suff w:val="space"/>
      <w:lvlText w:val=""/>
      <w:lvlJc w:val="left"/>
      <w:pPr>
        <w:ind w:left="2835" w:hanging="567"/>
      </w:pPr>
      <w:rPr>
        <w:rFonts w:hint="default"/>
      </w:rPr>
    </w:lvl>
    <w:lvl w:ilvl="5">
      <w:start w:val="1"/>
      <w:numFmt w:val="none"/>
      <w:suff w:val="space"/>
      <w:lvlText w:val=""/>
      <w:lvlJc w:val="left"/>
      <w:pPr>
        <w:ind w:left="3402" w:hanging="567"/>
      </w:pPr>
      <w:rPr>
        <w:rFonts w:hint="default"/>
      </w:rPr>
    </w:lvl>
    <w:lvl w:ilvl="6">
      <w:start w:val="1"/>
      <w:numFmt w:val="none"/>
      <w:suff w:val="space"/>
      <w:lvlText w:val=""/>
      <w:lvlJc w:val="left"/>
      <w:pPr>
        <w:ind w:left="3969" w:hanging="567"/>
      </w:pPr>
      <w:rPr>
        <w:rFonts w:hint="default"/>
      </w:rPr>
    </w:lvl>
    <w:lvl w:ilvl="7">
      <w:start w:val="1"/>
      <w:numFmt w:val="none"/>
      <w:suff w:val="space"/>
      <w:lvlText w:val=""/>
      <w:lvlJc w:val="left"/>
      <w:pPr>
        <w:ind w:left="4536" w:hanging="567"/>
      </w:pPr>
      <w:rPr>
        <w:rFonts w:hint="default"/>
      </w:rPr>
    </w:lvl>
    <w:lvl w:ilvl="8">
      <w:start w:val="1"/>
      <w:numFmt w:val="none"/>
      <w:suff w:val="space"/>
      <w:lvlText w:val=""/>
      <w:lvlJc w:val="left"/>
      <w:pPr>
        <w:ind w:left="5103" w:hanging="567"/>
      </w:pPr>
      <w:rPr>
        <w:rFonts w:hint="default"/>
      </w:rPr>
    </w:lvl>
  </w:abstractNum>
  <w:abstractNum w:abstractNumId="36" w15:restartNumberingAfterBreak="0">
    <w:nsid w:val="57231450"/>
    <w:multiLevelType w:val="multilevel"/>
    <w:tmpl w:val="62A6DFD8"/>
    <w:lvl w:ilvl="0">
      <w:start w:val="1"/>
      <w:numFmt w:val="bullet"/>
      <w:pStyle w:val="HighlightBoxBullet"/>
      <w:lvlText w:val="•"/>
      <w:lvlJc w:val="left"/>
      <w:pPr>
        <w:ind w:left="510" w:hanging="283"/>
      </w:pPr>
      <w:rPr>
        <w:rFonts w:ascii="Times New Roman" w:hAnsi="Times New Roman" w:cs="Times New Roman" w:hint="default"/>
        <w:color w:val="auto"/>
      </w:rPr>
    </w:lvl>
    <w:lvl w:ilvl="1">
      <w:start w:val="1"/>
      <w:numFmt w:val="bullet"/>
      <w:lvlText w:val="o"/>
      <w:lvlJc w:val="left"/>
      <w:pPr>
        <w:ind w:left="1667" w:hanging="360"/>
      </w:pPr>
      <w:rPr>
        <w:rFonts w:ascii="Courier New" w:hAnsi="Courier New" w:cs="Courier New" w:hint="default"/>
      </w:rPr>
    </w:lvl>
    <w:lvl w:ilvl="2">
      <w:start w:val="1"/>
      <w:numFmt w:val="bullet"/>
      <w:lvlText w:val=""/>
      <w:lvlJc w:val="left"/>
      <w:pPr>
        <w:ind w:left="2387" w:hanging="360"/>
      </w:pPr>
      <w:rPr>
        <w:rFonts w:ascii="Wingdings" w:hAnsi="Wingdings"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37" w15:restartNumberingAfterBreak="0">
    <w:nsid w:val="58741D25"/>
    <w:multiLevelType w:val="multilevel"/>
    <w:tmpl w:val="10107B4A"/>
    <w:name w:val="TableNumbering"/>
    <w:styleLink w:val="TableFootnotes"/>
    <w:lvl w:ilvl="0">
      <w:start w:val="1"/>
      <w:numFmt w:val="none"/>
      <w:suff w:val="nothing"/>
      <w:lvlText w:val=""/>
      <w:lvlJc w:val="left"/>
      <w:pPr>
        <w:ind w:left="0" w:firstLine="0"/>
      </w:pPr>
      <w:rPr>
        <w:rFonts w:hint="default"/>
      </w:rPr>
    </w:lvl>
    <w:lvl w:ilvl="1">
      <w:start w:val="1"/>
      <w:numFmt w:val="decimal"/>
      <w:lvlText w:val="(%2)"/>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8" w15:restartNumberingAfterBreak="0">
    <w:nsid w:val="593A436F"/>
    <w:multiLevelType w:val="multilevel"/>
    <w:tmpl w:val="10107B4A"/>
    <w:name w:val="TableNumbering"/>
    <w:lvl w:ilvl="0">
      <w:start w:val="1"/>
      <w:numFmt w:val="none"/>
      <w:suff w:val="nothing"/>
      <w:lvlText w:val=""/>
      <w:lvlJc w:val="left"/>
      <w:pPr>
        <w:ind w:left="0" w:firstLine="0"/>
      </w:pPr>
      <w:rPr>
        <w:rFonts w:hint="default"/>
      </w:rPr>
    </w:lvl>
    <w:lvl w:ilvl="1">
      <w:start w:val="1"/>
      <w:numFmt w:val="decimal"/>
      <w:lvlText w:val="(%2)"/>
      <w:lvlJc w:val="left"/>
      <w:pPr>
        <w:ind w:left="340" w:hanging="340"/>
      </w:pPr>
      <w:rPr>
        <w:rFonts w:hint="default"/>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9" w15:restartNumberingAfterBreak="0">
    <w:nsid w:val="598D4A1D"/>
    <w:multiLevelType w:val="singleLevel"/>
    <w:tmpl w:val="F3D2815C"/>
    <w:lvl w:ilvl="0">
      <w:start w:val="1"/>
      <w:numFmt w:val="decimal"/>
      <w:lvlText w:val="%1."/>
      <w:lvlJc w:val="left"/>
      <w:pPr>
        <w:ind w:left="360" w:hanging="360"/>
      </w:pPr>
      <w:rPr>
        <w:rFonts w:asciiTheme="minorHAnsi" w:eastAsia="Times New Roman" w:hAnsiTheme="minorHAnsi" w:cs="Times New Roman"/>
        <w:color w:val="auto"/>
        <w:sz w:val="24"/>
      </w:rPr>
    </w:lvl>
  </w:abstractNum>
  <w:abstractNum w:abstractNumId="40" w15:restartNumberingAfterBreak="0">
    <w:nsid w:val="5AE6625A"/>
    <w:multiLevelType w:val="multilevel"/>
    <w:tmpl w:val="5FDABB82"/>
    <w:name w:val="MyHeadings"/>
    <w:lvl w:ilvl="0">
      <w:start w:val="1"/>
      <w:numFmt w:val="decimal"/>
      <w:lvlText w:val="%1 "/>
      <w:lvlJc w:val="left"/>
      <w:pPr>
        <w:tabs>
          <w:tab w:val="num" w:pos="567"/>
        </w:tabs>
        <w:ind w:left="567" w:hanging="56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suff w:val="space"/>
      <w:lvlText w:val="%1.%2.%3.%4  "/>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5D0540A9"/>
    <w:multiLevelType w:val="multilevel"/>
    <w:tmpl w:val="680ADD20"/>
    <w:name w:val="MyAppendicesNumbering"/>
    <w:lvl w:ilvl="0">
      <w:start w:val="1"/>
      <w:numFmt w:val="upperLetter"/>
      <w:lvlText w:val="Appendix %1 "/>
      <w:lvlJc w:val="left"/>
      <w:pPr>
        <w:tabs>
          <w:tab w:val="num" w:pos="1701"/>
        </w:tabs>
        <w:ind w:left="1701" w:hanging="1701"/>
      </w:pPr>
      <w:rPr>
        <w:rFonts w:asciiTheme="majorHAnsi" w:hAnsiTheme="majorHAnsi" w:hint="default"/>
        <w:b/>
        <w:i w:val="0"/>
        <w:sz w:val="28"/>
      </w:rPr>
    </w:lvl>
    <w:lvl w:ilvl="1">
      <w:start w:val="1"/>
      <w:numFmt w:val="decimal"/>
      <w:suff w:val="space"/>
      <w:lvlText w:val="%1%2. "/>
      <w:lvlJc w:val="left"/>
      <w:pPr>
        <w:ind w:left="0" w:firstLine="0"/>
      </w:pPr>
      <w:rPr>
        <w:rFonts w:hint="default"/>
        <w:sz w:val="24"/>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none"/>
      <w:lvlText w:val=""/>
      <w:lvlJc w:val="righ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5760" w:hanging="5760"/>
      </w:pPr>
      <w:rPr>
        <w:rFonts w:hint="default"/>
      </w:rPr>
    </w:lvl>
    <w:lvl w:ilvl="8">
      <w:start w:val="1"/>
      <w:numFmt w:val="none"/>
      <w:lvlText w:val=""/>
      <w:lvlJc w:val="right"/>
      <w:pPr>
        <w:ind w:left="6480" w:hanging="6480"/>
      </w:pPr>
      <w:rPr>
        <w:rFonts w:hint="default"/>
      </w:rPr>
    </w:lvl>
  </w:abstractNum>
  <w:abstractNum w:abstractNumId="42" w15:restartNumberingAfterBreak="0">
    <w:nsid w:val="5E175154"/>
    <w:multiLevelType w:val="hybridMultilevel"/>
    <w:tmpl w:val="4FE6B5D6"/>
    <w:lvl w:ilvl="0" w:tplc="8862981E">
      <w:start w:val="1"/>
      <w:numFmt w:val="decimal"/>
      <w:pStyle w:val="TableNumbered"/>
      <w:lvlText w:val="%1."/>
      <w:lvlJc w:val="left"/>
      <w:pPr>
        <w:tabs>
          <w:tab w:val="num" w:pos="360"/>
        </w:tabs>
        <w:ind w:left="36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3" w15:restartNumberingAfterBreak="0">
    <w:nsid w:val="6CF9664E"/>
    <w:multiLevelType w:val="singleLevel"/>
    <w:tmpl w:val="F3D2815C"/>
    <w:lvl w:ilvl="0">
      <w:start w:val="1"/>
      <w:numFmt w:val="decimal"/>
      <w:lvlText w:val="%1."/>
      <w:lvlJc w:val="left"/>
      <w:pPr>
        <w:ind w:left="360" w:hanging="360"/>
      </w:pPr>
      <w:rPr>
        <w:rFonts w:asciiTheme="minorHAnsi" w:eastAsia="Times New Roman" w:hAnsiTheme="minorHAnsi" w:cs="Times New Roman"/>
        <w:color w:val="auto"/>
        <w:sz w:val="24"/>
      </w:rPr>
    </w:lvl>
  </w:abstractNum>
  <w:abstractNum w:abstractNumId="44" w15:restartNumberingAfterBreak="0">
    <w:nsid w:val="72A44DE5"/>
    <w:multiLevelType w:val="multilevel"/>
    <w:tmpl w:val="1C02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E24B28"/>
    <w:multiLevelType w:val="multilevel"/>
    <w:tmpl w:val="ED1023DA"/>
    <w:name w:val="MWHeadings"/>
    <w:lvl w:ilvl="0">
      <w:start w:val="1"/>
      <w:numFmt w:val="decimal"/>
      <w:lvlRestart w:val="0"/>
      <w:pStyle w:val="Heading1"/>
      <w:lvlText w:val="%1."/>
      <w:lvlJc w:val="left"/>
      <w:pPr>
        <w:tabs>
          <w:tab w:val="num" w:pos="907"/>
        </w:tabs>
        <w:ind w:left="907" w:hanging="907"/>
      </w:pPr>
      <w:rPr>
        <w:rFonts w:hint="default"/>
        <w:sz w:val="24"/>
      </w:rPr>
    </w:lvl>
    <w:lvl w:ilvl="1">
      <w:start w:val="1"/>
      <w:numFmt w:val="decimal"/>
      <w:pStyle w:val="Heading2"/>
      <w:lvlText w:val="%1.%2"/>
      <w:lvlJc w:val="left"/>
      <w:pPr>
        <w:tabs>
          <w:tab w:val="num" w:pos="907"/>
        </w:tabs>
        <w:ind w:left="907" w:hanging="907"/>
      </w:pPr>
      <w:rPr>
        <w:rFonts w:hint="default"/>
        <w:sz w:val="24"/>
      </w:rPr>
    </w:lvl>
    <w:lvl w:ilvl="2">
      <w:start w:val="1"/>
      <w:numFmt w:val="decimal"/>
      <w:pStyle w:val="Heading3"/>
      <w:lvlText w:val="%1.%2.%3"/>
      <w:lvlJc w:val="left"/>
      <w:pPr>
        <w:tabs>
          <w:tab w:val="num" w:pos="907"/>
        </w:tabs>
        <w:ind w:left="907" w:hanging="907"/>
      </w:pPr>
      <w:rPr>
        <w:rFonts w:hint="default"/>
        <w:sz w:val="20"/>
      </w:rPr>
    </w:lvl>
    <w:lvl w:ilvl="3">
      <w:start w:val="1"/>
      <w:numFmt w:val="none"/>
      <w:suff w:val="nothing"/>
      <w:lvlText w:val=""/>
      <w:lvlJc w:val="left"/>
      <w:pPr>
        <w:tabs>
          <w:tab w:val="num" w:pos="0"/>
        </w:tabs>
        <w:ind w:left="0" w:firstLine="0"/>
      </w:pPr>
      <w:rPr>
        <w:rFonts w:hint="default"/>
        <w:sz w:val="20"/>
      </w:rPr>
    </w:lvl>
    <w:lvl w:ilvl="4">
      <w:start w:val="1"/>
      <w:numFmt w:val="none"/>
      <w:suff w:val="nothing"/>
      <w:lvlText w:val=""/>
      <w:lvlJc w:val="left"/>
      <w:pPr>
        <w:tabs>
          <w:tab w:val="num" w:pos="0"/>
        </w:tabs>
        <w:ind w:left="0" w:firstLine="0"/>
      </w:pPr>
      <w:rPr>
        <w:rFonts w:hint="default"/>
        <w:sz w:val="20"/>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7C91157A"/>
    <w:multiLevelType w:val="hybridMultilevel"/>
    <w:tmpl w:val="C86EA138"/>
    <w:lvl w:ilvl="0" w:tplc="0C09000B">
      <w:start w:val="488"/>
      <w:numFmt w:val="bullet"/>
      <w:lvlText w:val=""/>
      <w:lvlJc w:val="left"/>
      <w:pPr>
        <w:ind w:left="720" w:hanging="360"/>
      </w:pPr>
      <w:rPr>
        <w:rFonts w:ascii="Wingdings" w:eastAsia="Times New Roman"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D946C06"/>
    <w:multiLevelType w:val="singleLevel"/>
    <w:tmpl w:val="A642B07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8" w15:restartNumberingAfterBreak="0">
    <w:nsid w:val="7E030DAE"/>
    <w:multiLevelType w:val="multilevel"/>
    <w:tmpl w:val="BCBE5CD2"/>
    <w:name w:val="ListNumbering"/>
    <w:lvl w:ilvl="0">
      <w:start w:val="1"/>
      <w:numFmt w:val="decimal"/>
      <w:pStyle w:val="ListNumber"/>
      <w:lvlText w:val="%1."/>
      <w:lvlJc w:val="left"/>
      <w:pPr>
        <w:tabs>
          <w:tab w:val="num" w:pos="454"/>
        </w:tabs>
        <w:ind w:left="454" w:hanging="454"/>
      </w:pPr>
      <w:rPr>
        <w:rFonts w:hint="default"/>
        <w:b w:val="0"/>
        <w:i w:val="0"/>
        <w:color w:val="auto"/>
        <w:sz w:val="20"/>
      </w:rPr>
    </w:lvl>
    <w:lvl w:ilvl="1">
      <w:start w:val="1"/>
      <w:numFmt w:val="lowerLetter"/>
      <w:pStyle w:val="ListNumber2"/>
      <w:lvlText w:val="%2."/>
      <w:lvlJc w:val="left"/>
      <w:pPr>
        <w:tabs>
          <w:tab w:val="num" w:pos="908"/>
        </w:tabs>
        <w:ind w:left="908" w:hanging="454"/>
      </w:pPr>
      <w:rPr>
        <w:rFonts w:hint="default"/>
        <w:b w:val="0"/>
        <w:i w:val="0"/>
        <w:color w:val="auto"/>
        <w:sz w:val="20"/>
      </w:rPr>
    </w:lvl>
    <w:lvl w:ilvl="2">
      <w:start w:val="1"/>
      <w:numFmt w:val="lowerRoman"/>
      <w:pStyle w:val="ListNumber3"/>
      <w:lvlText w:val="%3."/>
      <w:lvlJc w:val="left"/>
      <w:pPr>
        <w:tabs>
          <w:tab w:val="num" w:pos="1362"/>
        </w:tabs>
        <w:ind w:left="1362" w:hanging="454"/>
      </w:pPr>
      <w:rPr>
        <w:rFonts w:hint="default"/>
        <w:b w:val="0"/>
        <w:i w:val="0"/>
        <w:color w:val="auto"/>
        <w:sz w:val="20"/>
      </w:rPr>
    </w:lvl>
    <w:lvl w:ilvl="3">
      <w:start w:val="1"/>
      <w:numFmt w:val="upperLetter"/>
      <w:pStyle w:val="ListNumber4"/>
      <w:lvlText w:val="%4."/>
      <w:lvlJc w:val="left"/>
      <w:pPr>
        <w:tabs>
          <w:tab w:val="num" w:pos="1816"/>
        </w:tabs>
        <w:ind w:left="1816" w:hanging="454"/>
      </w:pPr>
      <w:rPr>
        <w:rFonts w:hint="default"/>
        <w:b w:val="0"/>
        <w:i w:val="0"/>
        <w:color w:val="auto"/>
      </w:rPr>
    </w:lvl>
    <w:lvl w:ilvl="4">
      <w:start w:val="1"/>
      <w:numFmt w:val="upperRoman"/>
      <w:pStyle w:val="ListNumber5"/>
      <w:lvlText w:val="%5."/>
      <w:lvlJc w:val="left"/>
      <w:pPr>
        <w:tabs>
          <w:tab w:val="num" w:pos="2270"/>
        </w:tabs>
        <w:ind w:left="2270" w:hanging="454"/>
      </w:pPr>
      <w:rPr>
        <w:rFonts w:hint="default"/>
        <w:b w:val="0"/>
        <w:i w:val="0"/>
        <w:color w:val="auto"/>
      </w:rPr>
    </w:lvl>
    <w:lvl w:ilvl="5">
      <w:start w:val="1"/>
      <w:numFmt w:val="none"/>
      <w:lvlText w:val=""/>
      <w:lvlJc w:val="right"/>
      <w:pPr>
        <w:tabs>
          <w:tab w:val="num" w:pos="2724"/>
        </w:tabs>
        <w:ind w:left="2724" w:hanging="454"/>
      </w:pPr>
      <w:rPr>
        <w:rFonts w:hint="default"/>
      </w:rPr>
    </w:lvl>
    <w:lvl w:ilvl="6">
      <w:start w:val="1"/>
      <w:numFmt w:val="none"/>
      <w:lvlText w:val=""/>
      <w:lvlJc w:val="left"/>
      <w:pPr>
        <w:tabs>
          <w:tab w:val="num" w:pos="3178"/>
        </w:tabs>
        <w:ind w:left="3178" w:hanging="454"/>
      </w:pPr>
      <w:rPr>
        <w:rFonts w:hint="default"/>
      </w:rPr>
    </w:lvl>
    <w:lvl w:ilvl="7">
      <w:start w:val="1"/>
      <w:numFmt w:val="none"/>
      <w:lvlText w:val=""/>
      <w:lvlJc w:val="left"/>
      <w:pPr>
        <w:tabs>
          <w:tab w:val="num" w:pos="3632"/>
        </w:tabs>
        <w:ind w:left="3632" w:hanging="454"/>
      </w:pPr>
      <w:rPr>
        <w:rFonts w:hint="default"/>
      </w:rPr>
    </w:lvl>
    <w:lvl w:ilvl="8">
      <w:start w:val="1"/>
      <w:numFmt w:val="none"/>
      <w:lvlText w:val=""/>
      <w:lvlJc w:val="right"/>
      <w:pPr>
        <w:tabs>
          <w:tab w:val="num" w:pos="4086"/>
        </w:tabs>
        <w:ind w:left="4086" w:hanging="454"/>
      </w:pPr>
      <w:rPr>
        <w:rFonts w:hint="default"/>
      </w:rPr>
    </w:lvl>
  </w:abstractNum>
  <w:num w:numId="1" w16cid:durableId="472794248">
    <w:abstractNumId w:val="14"/>
  </w:num>
  <w:num w:numId="2" w16cid:durableId="1181970701">
    <w:abstractNumId w:val="48"/>
  </w:num>
  <w:num w:numId="3" w16cid:durableId="393896272">
    <w:abstractNumId w:val="1"/>
  </w:num>
  <w:num w:numId="4" w16cid:durableId="257953434">
    <w:abstractNumId w:val="15"/>
  </w:num>
  <w:num w:numId="5" w16cid:durableId="918057209">
    <w:abstractNumId w:val="17"/>
  </w:num>
  <w:num w:numId="6" w16cid:durableId="1265309565">
    <w:abstractNumId w:val="37"/>
  </w:num>
  <w:num w:numId="7" w16cid:durableId="991372252">
    <w:abstractNumId w:val="32"/>
  </w:num>
  <w:num w:numId="8" w16cid:durableId="1939603481">
    <w:abstractNumId w:val="9"/>
  </w:num>
  <w:num w:numId="9" w16cid:durableId="289946212">
    <w:abstractNumId w:val="36"/>
  </w:num>
  <w:num w:numId="10" w16cid:durableId="46296468">
    <w:abstractNumId w:val="29"/>
  </w:num>
  <w:num w:numId="11" w16cid:durableId="925959525">
    <w:abstractNumId w:val="45"/>
  </w:num>
  <w:num w:numId="12" w16cid:durableId="581454130">
    <w:abstractNumId w:val="26"/>
  </w:num>
  <w:num w:numId="13" w16cid:durableId="2103531326">
    <w:abstractNumId w:val="30"/>
  </w:num>
  <w:num w:numId="14" w16cid:durableId="1787692184">
    <w:abstractNumId w:val="39"/>
  </w:num>
  <w:num w:numId="15" w16cid:durableId="1028724555">
    <w:abstractNumId w:val="43"/>
  </w:num>
  <w:num w:numId="16" w16cid:durableId="469858020">
    <w:abstractNumId w:val="21"/>
  </w:num>
  <w:num w:numId="17" w16cid:durableId="298265802">
    <w:abstractNumId w:val="8"/>
  </w:num>
  <w:num w:numId="18" w16cid:durableId="915088434">
    <w:abstractNumId w:val="11"/>
  </w:num>
  <w:num w:numId="19" w16cid:durableId="2040933609">
    <w:abstractNumId w:val="16"/>
  </w:num>
  <w:num w:numId="20" w16cid:durableId="568539691">
    <w:abstractNumId w:val="46"/>
  </w:num>
  <w:num w:numId="21" w16cid:durableId="444887606">
    <w:abstractNumId w:val="28"/>
  </w:num>
  <w:num w:numId="22" w16cid:durableId="1625696898">
    <w:abstractNumId w:val="19"/>
  </w:num>
  <w:num w:numId="23" w16cid:durableId="1421100870">
    <w:abstractNumId w:val="12"/>
  </w:num>
  <w:num w:numId="24" w16cid:durableId="62291357">
    <w:abstractNumId w:val="18"/>
  </w:num>
  <w:num w:numId="25" w16cid:durableId="1881042719">
    <w:abstractNumId w:val="44"/>
  </w:num>
  <w:num w:numId="26" w16cid:durableId="435491053">
    <w:abstractNumId w:val="25"/>
  </w:num>
  <w:num w:numId="27" w16cid:durableId="334496437">
    <w:abstractNumId w:val="33"/>
  </w:num>
  <w:num w:numId="28" w16cid:durableId="2076930098">
    <w:abstractNumId w:val="24"/>
  </w:num>
  <w:num w:numId="29" w16cid:durableId="974482497">
    <w:abstractNumId w:val="0"/>
  </w:num>
  <w:num w:numId="30" w16cid:durableId="448091985">
    <w:abstractNumId w:val="22"/>
  </w:num>
  <w:num w:numId="31" w16cid:durableId="1767261365">
    <w:abstractNumId w:val="27"/>
  </w:num>
  <w:num w:numId="32" w16cid:durableId="288898069">
    <w:abstractNumId w:val="23"/>
  </w:num>
  <w:num w:numId="33" w16cid:durableId="1441951359">
    <w:abstractNumId w:val="10"/>
  </w:num>
  <w:num w:numId="34" w16cid:durableId="182331482">
    <w:abstractNumId w:val="42"/>
  </w:num>
  <w:num w:numId="35" w16cid:durableId="326131864">
    <w:abstractNumId w:val="31"/>
  </w:num>
  <w:num w:numId="36" w16cid:durableId="793719261">
    <w:abstractNumId w:val="7"/>
  </w:num>
  <w:num w:numId="37" w16cid:durableId="1730808651">
    <w:abstractNumId w:val="6"/>
  </w:num>
  <w:num w:numId="38" w16cid:durableId="1882934049">
    <w:abstractNumId w:val="34"/>
  </w:num>
  <w:num w:numId="39" w16cid:durableId="1600599188">
    <w:abstractNumId w:val="5"/>
  </w:num>
  <w:num w:numId="40" w16cid:durableId="1860585990">
    <w:abstractNumId w:val="47"/>
  </w:num>
  <w:num w:numId="41" w16cid:durableId="514612636">
    <w:abstractNumId w:val="13"/>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oyd Reyes">
    <w15:presenceInfo w15:providerId="AD" w15:userId="S::floyd.reyes@melbournewater.com.au::88b5be4e-e995-4f70-88d0-025957d60c6f"/>
  </w15:person>
  <w15:person w15:author="Melanie Franklin">
    <w15:presenceInfo w15:providerId="AD" w15:userId="S::melanie.franklin@melbournewater.com.au::f0fd52db-cfee-4b8d-94ab-4c7529691353"/>
  </w15:person>
  <w15:person w15:author="Braden Fraser">
    <w15:presenceInfo w15:providerId="AD" w15:userId="S::braden.fraser1@melbournewater.com.au::a4b0789a-6e88-430c-8d69-547c049318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ttachedTemplate r:id="rId1"/>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rover" w:val="Manager - Service Management"/>
    <w:docVar w:name="Author" w:val="IT BC &amp; DR Governance Lead"/>
    <w:docVar w:name="CustomTemplates" w:val="True"/>
    <w:docVar w:name="Date" w:val="Date"/>
    <w:docVar w:name="DateLong" w:val="January 2026"/>
    <w:docVar w:name="DateShort" w:val="01/2026"/>
    <w:docVar w:name="DocNameDocTypeAbbr" w:val="ERROR"/>
    <w:docVar w:name="DocNameMainFolder" w:val="16. Our Technology"/>
    <w:docVar w:name="DocNamePrefix" w:val="~"/>
    <w:docVar w:name="DocNameType" w:val="ANZ"/>
    <w:docVar w:name="Heading1Numbered" w:val="True"/>
    <w:docVar w:name="Heading2Numbered" w:val="True"/>
    <w:docVar w:name="Heading3Numbered" w:val="True"/>
    <w:docVar w:name="Heading4Numbered" w:val="False"/>
    <w:docVar w:name="Heading5Numbered" w:val="False"/>
    <w:docVar w:name="NodeApprover" w:val=" "/>
    <w:docVar w:name="NodeAuthor" w:val=" "/>
    <w:docVar w:name="Para" w:val="_x000d_"/>
    <w:docVar w:name="UserModifiedTitle" w:val="IT Disaster Recovery Test Plan Template"/>
    <w:docVar w:name="Version" w:val="1"/>
    <w:docVar w:name="WebPublished" w:val="False"/>
    <w:docVar w:name="WSPAuthor" w:val=" "/>
    <w:docVar w:name="WSPContentType" w:val="~"/>
    <w:docVar w:name="WSPDiscipline" w:val="~"/>
    <w:docVar w:name="WSPDocDescription" w:val=" "/>
    <w:docVar w:name="WSPDocNamingDate" w:val=" "/>
    <w:docVar w:name="WSPDocNo" w:val="~"/>
    <w:docVar w:name="WSPGeneralOurRef" w:val=" "/>
    <w:docVar w:name="WSPOfficeCode" w:val=" "/>
    <w:docVar w:name="WSPProjectCode" w:val="~"/>
    <w:docVar w:name="xAppendixName" w:val="Appendix"/>
  </w:docVars>
  <w:rsids>
    <w:rsidRoot w:val="00EC5C83"/>
    <w:rsid w:val="00000194"/>
    <w:rsid w:val="0000101F"/>
    <w:rsid w:val="0000108E"/>
    <w:rsid w:val="00001617"/>
    <w:rsid w:val="0000324E"/>
    <w:rsid w:val="000035F6"/>
    <w:rsid w:val="00003698"/>
    <w:rsid w:val="00004327"/>
    <w:rsid w:val="00004810"/>
    <w:rsid w:val="00004A68"/>
    <w:rsid w:val="0000624C"/>
    <w:rsid w:val="00007AB9"/>
    <w:rsid w:val="000103D1"/>
    <w:rsid w:val="000105A9"/>
    <w:rsid w:val="000125A5"/>
    <w:rsid w:val="000136FD"/>
    <w:rsid w:val="00014045"/>
    <w:rsid w:val="000144FC"/>
    <w:rsid w:val="00014A13"/>
    <w:rsid w:val="000160DB"/>
    <w:rsid w:val="00016B55"/>
    <w:rsid w:val="00020425"/>
    <w:rsid w:val="0002048A"/>
    <w:rsid w:val="00021D31"/>
    <w:rsid w:val="000221B1"/>
    <w:rsid w:val="00022833"/>
    <w:rsid w:val="00022A23"/>
    <w:rsid w:val="000230C8"/>
    <w:rsid w:val="00023619"/>
    <w:rsid w:val="00023CE1"/>
    <w:rsid w:val="00025834"/>
    <w:rsid w:val="000265EA"/>
    <w:rsid w:val="00026F2E"/>
    <w:rsid w:val="00030E53"/>
    <w:rsid w:val="00033A35"/>
    <w:rsid w:val="000343D3"/>
    <w:rsid w:val="00035205"/>
    <w:rsid w:val="00036D45"/>
    <w:rsid w:val="000374E9"/>
    <w:rsid w:val="00040F79"/>
    <w:rsid w:val="00041613"/>
    <w:rsid w:val="000435F4"/>
    <w:rsid w:val="00050413"/>
    <w:rsid w:val="00050713"/>
    <w:rsid w:val="00051D5C"/>
    <w:rsid w:val="00052454"/>
    <w:rsid w:val="0005252A"/>
    <w:rsid w:val="00052AD0"/>
    <w:rsid w:val="00052CFF"/>
    <w:rsid w:val="00056024"/>
    <w:rsid w:val="0005684D"/>
    <w:rsid w:val="0005736B"/>
    <w:rsid w:val="000574CC"/>
    <w:rsid w:val="000603FE"/>
    <w:rsid w:val="000609F3"/>
    <w:rsid w:val="00060B9F"/>
    <w:rsid w:val="000613A1"/>
    <w:rsid w:val="000634B5"/>
    <w:rsid w:val="00064D1E"/>
    <w:rsid w:val="00065C6F"/>
    <w:rsid w:val="00066A4B"/>
    <w:rsid w:val="00067890"/>
    <w:rsid w:val="00067A55"/>
    <w:rsid w:val="00070288"/>
    <w:rsid w:val="00070489"/>
    <w:rsid w:val="00072D98"/>
    <w:rsid w:val="00074EF6"/>
    <w:rsid w:val="000751C8"/>
    <w:rsid w:val="0007600B"/>
    <w:rsid w:val="000764DD"/>
    <w:rsid w:val="00076CEC"/>
    <w:rsid w:val="00077B0F"/>
    <w:rsid w:val="00080978"/>
    <w:rsid w:val="00082CAC"/>
    <w:rsid w:val="00083764"/>
    <w:rsid w:val="00086400"/>
    <w:rsid w:val="00086C5B"/>
    <w:rsid w:val="00090CC2"/>
    <w:rsid w:val="00090D68"/>
    <w:rsid w:val="0009129D"/>
    <w:rsid w:val="00091C1F"/>
    <w:rsid w:val="00091E67"/>
    <w:rsid w:val="00093A7D"/>
    <w:rsid w:val="00093B30"/>
    <w:rsid w:val="00093C96"/>
    <w:rsid w:val="0009483F"/>
    <w:rsid w:val="00094DB3"/>
    <w:rsid w:val="00095846"/>
    <w:rsid w:val="00095A8D"/>
    <w:rsid w:val="000961FC"/>
    <w:rsid w:val="0009624E"/>
    <w:rsid w:val="000A043A"/>
    <w:rsid w:val="000A088D"/>
    <w:rsid w:val="000A0D39"/>
    <w:rsid w:val="000A0E56"/>
    <w:rsid w:val="000A1A10"/>
    <w:rsid w:val="000A2A5F"/>
    <w:rsid w:val="000A64D2"/>
    <w:rsid w:val="000B0394"/>
    <w:rsid w:val="000B07C0"/>
    <w:rsid w:val="000B14C9"/>
    <w:rsid w:val="000B3E29"/>
    <w:rsid w:val="000B3E5A"/>
    <w:rsid w:val="000B4796"/>
    <w:rsid w:val="000B492B"/>
    <w:rsid w:val="000B59CB"/>
    <w:rsid w:val="000B5AC1"/>
    <w:rsid w:val="000B5ED3"/>
    <w:rsid w:val="000B65EE"/>
    <w:rsid w:val="000C036C"/>
    <w:rsid w:val="000C043D"/>
    <w:rsid w:val="000C269E"/>
    <w:rsid w:val="000C3123"/>
    <w:rsid w:val="000C3390"/>
    <w:rsid w:val="000C3726"/>
    <w:rsid w:val="000C467B"/>
    <w:rsid w:val="000C6C3C"/>
    <w:rsid w:val="000C782D"/>
    <w:rsid w:val="000C7BB4"/>
    <w:rsid w:val="000C7CCF"/>
    <w:rsid w:val="000D01DB"/>
    <w:rsid w:val="000D1433"/>
    <w:rsid w:val="000D1A1B"/>
    <w:rsid w:val="000D1DA0"/>
    <w:rsid w:val="000D3881"/>
    <w:rsid w:val="000D3C12"/>
    <w:rsid w:val="000D5967"/>
    <w:rsid w:val="000D5D54"/>
    <w:rsid w:val="000D66AF"/>
    <w:rsid w:val="000D73BF"/>
    <w:rsid w:val="000D7F5B"/>
    <w:rsid w:val="000E0068"/>
    <w:rsid w:val="000E10D8"/>
    <w:rsid w:val="000E13B1"/>
    <w:rsid w:val="000E18A6"/>
    <w:rsid w:val="000E2789"/>
    <w:rsid w:val="000E2E35"/>
    <w:rsid w:val="000E2F22"/>
    <w:rsid w:val="000E4C6C"/>
    <w:rsid w:val="000E5431"/>
    <w:rsid w:val="000E6E33"/>
    <w:rsid w:val="000F1017"/>
    <w:rsid w:val="000F3362"/>
    <w:rsid w:val="000F47F5"/>
    <w:rsid w:val="000F4D26"/>
    <w:rsid w:val="000F59FB"/>
    <w:rsid w:val="000F5E55"/>
    <w:rsid w:val="000F6093"/>
    <w:rsid w:val="000F64C8"/>
    <w:rsid w:val="000F7466"/>
    <w:rsid w:val="001017EB"/>
    <w:rsid w:val="00102A8B"/>
    <w:rsid w:val="00102BF8"/>
    <w:rsid w:val="001042E1"/>
    <w:rsid w:val="00104C17"/>
    <w:rsid w:val="00107BF2"/>
    <w:rsid w:val="0011087C"/>
    <w:rsid w:val="001113BD"/>
    <w:rsid w:val="001126E4"/>
    <w:rsid w:val="00112A6E"/>
    <w:rsid w:val="00112EDB"/>
    <w:rsid w:val="0011371C"/>
    <w:rsid w:val="00114377"/>
    <w:rsid w:val="00114516"/>
    <w:rsid w:val="00115D06"/>
    <w:rsid w:val="00116264"/>
    <w:rsid w:val="001169D2"/>
    <w:rsid w:val="001176AC"/>
    <w:rsid w:val="001179D9"/>
    <w:rsid w:val="00121956"/>
    <w:rsid w:val="001221BD"/>
    <w:rsid w:val="001230A0"/>
    <w:rsid w:val="001237E1"/>
    <w:rsid w:val="00124AB9"/>
    <w:rsid w:val="00126BA4"/>
    <w:rsid w:val="00126F98"/>
    <w:rsid w:val="0013044E"/>
    <w:rsid w:val="00130C1B"/>
    <w:rsid w:val="00131D3A"/>
    <w:rsid w:val="001320DB"/>
    <w:rsid w:val="00133CEB"/>
    <w:rsid w:val="00135064"/>
    <w:rsid w:val="00136DF1"/>
    <w:rsid w:val="00137578"/>
    <w:rsid w:val="001377E3"/>
    <w:rsid w:val="00137A24"/>
    <w:rsid w:val="00137B93"/>
    <w:rsid w:val="00140CED"/>
    <w:rsid w:val="001415F0"/>
    <w:rsid w:val="00141805"/>
    <w:rsid w:val="00142081"/>
    <w:rsid w:val="00142311"/>
    <w:rsid w:val="001440FC"/>
    <w:rsid w:val="00145D1F"/>
    <w:rsid w:val="00146597"/>
    <w:rsid w:val="00146947"/>
    <w:rsid w:val="00147141"/>
    <w:rsid w:val="0014722D"/>
    <w:rsid w:val="00150982"/>
    <w:rsid w:val="001536B2"/>
    <w:rsid w:val="00155B41"/>
    <w:rsid w:val="0015669A"/>
    <w:rsid w:val="001571C1"/>
    <w:rsid w:val="001572A5"/>
    <w:rsid w:val="00157C62"/>
    <w:rsid w:val="00157F04"/>
    <w:rsid w:val="0016003B"/>
    <w:rsid w:val="00161CE3"/>
    <w:rsid w:val="00162271"/>
    <w:rsid w:val="00162508"/>
    <w:rsid w:val="00162633"/>
    <w:rsid w:val="0016271B"/>
    <w:rsid w:val="00162E85"/>
    <w:rsid w:val="0016301E"/>
    <w:rsid w:val="00163CE4"/>
    <w:rsid w:val="0016414C"/>
    <w:rsid w:val="00164716"/>
    <w:rsid w:val="00165AA4"/>
    <w:rsid w:val="00166097"/>
    <w:rsid w:val="00166E6D"/>
    <w:rsid w:val="00167716"/>
    <w:rsid w:val="00167A7D"/>
    <w:rsid w:val="00167C0F"/>
    <w:rsid w:val="0017203A"/>
    <w:rsid w:val="001726D4"/>
    <w:rsid w:val="00172F6B"/>
    <w:rsid w:val="001750A0"/>
    <w:rsid w:val="00176C42"/>
    <w:rsid w:val="001818D8"/>
    <w:rsid w:val="001827CC"/>
    <w:rsid w:val="0018426D"/>
    <w:rsid w:val="00184490"/>
    <w:rsid w:val="001844C6"/>
    <w:rsid w:val="001845EF"/>
    <w:rsid w:val="00184B03"/>
    <w:rsid w:val="00184D9E"/>
    <w:rsid w:val="00185903"/>
    <w:rsid w:val="00186157"/>
    <w:rsid w:val="001864AC"/>
    <w:rsid w:val="00186F31"/>
    <w:rsid w:val="001874D7"/>
    <w:rsid w:val="00190149"/>
    <w:rsid w:val="0019068B"/>
    <w:rsid w:val="0019073C"/>
    <w:rsid w:val="00191308"/>
    <w:rsid w:val="0019142B"/>
    <w:rsid w:val="001924B6"/>
    <w:rsid w:val="001942E7"/>
    <w:rsid w:val="00194B60"/>
    <w:rsid w:val="00195D19"/>
    <w:rsid w:val="001962B6"/>
    <w:rsid w:val="00196EBA"/>
    <w:rsid w:val="001A0BD5"/>
    <w:rsid w:val="001A2247"/>
    <w:rsid w:val="001A3352"/>
    <w:rsid w:val="001A3695"/>
    <w:rsid w:val="001A3A22"/>
    <w:rsid w:val="001A4964"/>
    <w:rsid w:val="001A52A0"/>
    <w:rsid w:val="001A68B2"/>
    <w:rsid w:val="001A68D3"/>
    <w:rsid w:val="001B0880"/>
    <w:rsid w:val="001B1992"/>
    <w:rsid w:val="001B19A8"/>
    <w:rsid w:val="001B1B2B"/>
    <w:rsid w:val="001B5851"/>
    <w:rsid w:val="001B5A5E"/>
    <w:rsid w:val="001B6D41"/>
    <w:rsid w:val="001B7095"/>
    <w:rsid w:val="001B795B"/>
    <w:rsid w:val="001B7E38"/>
    <w:rsid w:val="001C12FD"/>
    <w:rsid w:val="001C139D"/>
    <w:rsid w:val="001C145F"/>
    <w:rsid w:val="001C147E"/>
    <w:rsid w:val="001C21BB"/>
    <w:rsid w:val="001C31A5"/>
    <w:rsid w:val="001C31C0"/>
    <w:rsid w:val="001C563E"/>
    <w:rsid w:val="001D1DD7"/>
    <w:rsid w:val="001D2353"/>
    <w:rsid w:val="001D335C"/>
    <w:rsid w:val="001D39F8"/>
    <w:rsid w:val="001D3B02"/>
    <w:rsid w:val="001D5ACC"/>
    <w:rsid w:val="001D6387"/>
    <w:rsid w:val="001D63D0"/>
    <w:rsid w:val="001D6A54"/>
    <w:rsid w:val="001E0285"/>
    <w:rsid w:val="001E04BC"/>
    <w:rsid w:val="001E0517"/>
    <w:rsid w:val="001E0FB5"/>
    <w:rsid w:val="001E2412"/>
    <w:rsid w:val="001E2692"/>
    <w:rsid w:val="001E3629"/>
    <w:rsid w:val="001E387A"/>
    <w:rsid w:val="001E3E6C"/>
    <w:rsid w:val="001E6421"/>
    <w:rsid w:val="001E6674"/>
    <w:rsid w:val="001E709C"/>
    <w:rsid w:val="001F0045"/>
    <w:rsid w:val="001F020A"/>
    <w:rsid w:val="001F2D3A"/>
    <w:rsid w:val="001F302E"/>
    <w:rsid w:val="001F34DF"/>
    <w:rsid w:val="001F44D3"/>
    <w:rsid w:val="001F5040"/>
    <w:rsid w:val="001F5BF9"/>
    <w:rsid w:val="001F797E"/>
    <w:rsid w:val="0020269C"/>
    <w:rsid w:val="00202D57"/>
    <w:rsid w:val="00204AEE"/>
    <w:rsid w:val="002071C2"/>
    <w:rsid w:val="00207596"/>
    <w:rsid w:val="002076AE"/>
    <w:rsid w:val="00211075"/>
    <w:rsid w:val="0021156C"/>
    <w:rsid w:val="00213228"/>
    <w:rsid w:val="002146AD"/>
    <w:rsid w:val="002159B6"/>
    <w:rsid w:val="00222DB0"/>
    <w:rsid w:val="00223264"/>
    <w:rsid w:val="00224438"/>
    <w:rsid w:val="002244AD"/>
    <w:rsid w:val="00226225"/>
    <w:rsid w:val="002262AB"/>
    <w:rsid w:val="00226AF6"/>
    <w:rsid w:val="00230200"/>
    <w:rsid w:val="00232CFD"/>
    <w:rsid w:val="00232D3E"/>
    <w:rsid w:val="00233B50"/>
    <w:rsid w:val="00234BD6"/>
    <w:rsid w:val="0023624D"/>
    <w:rsid w:val="00236B7B"/>
    <w:rsid w:val="002379FF"/>
    <w:rsid w:val="0024008B"/>
    <w:rsid w:val="00240884"/>
    <w:rsid w:val="002410F0"/>
    <w:rsid w:val="00241406"/>
    <w:rsid w:val="0024188F"/>
    <w:rsid w:val="00241D61"/>
    <w:rsid w:val="002425B0"/>
    <w:rsid w:val="00243399"/>
    <w:rsid w:val="00243A45"/>
    <w:rsid w:val="002448CB"/>
    <w:rsid w:val="002457D3"/>
    <w:rsid w:val="002470DD"/>
    <w:rsid w:val="0024716E"/>
    <w:rsid w:val="00247DAF"/>
    <w:rsid w:val="0025065A"/>
    <w:rsid w:val="002507C9"/>
    <w:rsid w:val="0025234C"/>
    <w:rsid w:val="00252742"/>
    <w:rsid w:val="00252AB5"/>
    <w:rsid w:val="00252F18"/>
    <w:rsid w:val="0025313A"/>
    <w:rsid w:val="00255A0D"/>
    <w:rsid w:val="0025626D"/>
    <w:rsid w:val="00256560"/>
    <w:rsid w:val="00256624"/>
    <w:rsid w:val="002568B8"/>
    <w:rsid w:val="00256B92"/>
    <w:rsid w:val="0025721A"/>
    <w:rsid w:val="00257713"/>
    <w:rsid w:val="00257AA4"/>
    <w:rsid w:val="00257F30"/>
    <w:rsid w:val="00260B17"/>
    <w:rsid w:val="00260CB3"/>
    <w:rsid w:val="00262ACE"/>
    <w:rsid w:val="002632D6"/>
    <w:rsid w:val="00263D7E"/>
    <w:rsid w:val="00263F07"/>
    <w:rsid w:val="00265C0D"/>
    <w:rsid w:val="0026655E"/>
    <w:rsid w:val="002706E3"/>
    <w:rsid w:val="002715E9"/>
    <w:rsid w:val="0027203B"/>
    <w:rsid w:val="0027240B"/>
    <w:rsid w:val="002741AE"/>
    <w:rsid w:val="00274516"/>
    <w:rsid w:val="00274C38"/>
    <w:rsid w:val="00274DED"/>
    <w:rsid w:val="00277193"/>
    <w:rsid w:val="0027759D"/>
    <w:rsid w:val="002802B7"/>
    <w:rsid w:val="00280615"/>
    <w:rsid w:val="00282904"/>
    <w:rsid w:val="00282D86"/>
    <w:rsid w:val="00283EA9"/>
    <w:rsid w:val="00284E00"/>
    <w:rsid w:val="002857D1"/>
    <w:rsid w:val="00286D32"/>
    <w:rsid w:val="002915A6"/>
    <w:rsid w:val="00293BC2"/>
    <w:rsid w:val="002953E2"/>
    <w:rsid w:val="00295A1A"/>
    <w:rsid w:val="00296AFC"/>
    <w:rsid w:val="00297AFA"/>
    <w:rsid w:val="00297C2D"/>
    <w:rsid w:val="002A0A44"/>
    <w:rsid w:val="002A11B8"/>
    <w:rsid w:val="002A175E"/>
    <w:rsid w:val="002A1E0E"/>
    <w:rsid w:val="002A37BE"/>
    <w:rsid w:val="002A5D00"/>
    <w:rsid w:val="002A5EB4"/>
    <w:rsid w:val="002A7D81"/>
    <w:rsid w:val="002B06B4"/>
    <w:rsid w:val="002B0CCC"/>
    <w:rsid w:val="002B118F"/>
    <w:rsid w:val="002B23F8"/>
    <w:rsid w:val="002B2730"/>
    <w:rsid w:val="002B3219"/>
    <w:rsid w:val="002B4A7C"/>
    <w:rsid w:val="002B6B22"/>
    <w:rsid w:val="002B742D"/>
    <w:rsid w:val="002B78E8"/>
    <w:rsid w:val="002B790E"/>
    <w:rsid w:val="002B7B5A"/>
    <w:rsid w:val="002B7C01"/>
    <w:rsid w:val="002C02B3"/>
    <w:rsid w:val="002C37A5"/>
    <w:rsid w:val="002C49EC"/>
    <w:rsid w:val="002D029E"/>
    <w:rsid w:val="002D0F64"/>
    <w:rsid w:val="002D21C9"/>
    <w:rsid w:val="002D2577"/>
    <w:rsid w:val="002D2A80"/>
    <w:rsid w:val="002D2D1D"/>
    <w:rsid w:val="002D3864"/>
    <w:rsid w:val="002D7159"/>
    <w:rsid w:val="002D7AA5"/>
    <w:rsid w:val="002E08B5"/>
    <w:rsid w:val="002E0ED2"/>
    <w:rsid w:val="002E2553"/>
    <w:rsid w:val="002E3000"/>
    <w:rsid w:val="002E34C5"/>
    <w:rsid w:val="002E3829"/>
    <w:rsid w:val="002E48D8"/>
    <w:rsid w:val="002E4E4D"/>
    <w:rsid w:val="002E5E0C"/>
    <w:rsid w:val="002E6528"/>
    <w:rsid w:val="002E7162"/>
    <w:rsid w:val="002E7A1C"/>
    <w:rsid w:val="002F3731"/>
    <w:rsid w:val="002F454B"/>
    <w:rsid w:val="002F5527"/>
    <w:rsid w:val="002F6454"/>
    <w:rsid w:val="002F647B"/>
    <w:rsid w:val="002F6FE9"/>
    <w:rsid w:val="002F7063"/>
    <w:rsid w:val="002F7C3F"/>
    <w:rsid w:val="002F7CB7"/>
    <w:rsid w:val="0030143F"/>
    <w:rsid w:val="00301647"/>
    <w:rsid w:val="00302532"/>
    <w:rsid w:val="0030259D"/>
    <w:rsid w:val="00302A0A"/>
    <w:rsid w:val="0030427C"/>
    <w:rsid w:val="00306F51"/>
    <w:rsid w:val="003101CD"/>
    <w:rsid w:val="0031211F"/>
    <w:rsid w:val="00312436"/>
    <w:rsid w:val="00313AC3"/>
    <w:rsid w:val="00315198"/>
    <w:rsid w:val="00316DFD"/>
    <w:rsid w:val="00316FCD"/>
    <w:rsid w:val="003172A7"/>
    <w:rsid w:val="00317D2D"/>
    <w:rsid w:val="00324CA1"/>
    <w:rsid w:val="00325018"/>
    <w:rsid w:val="00325069"/>
    <w:rsid w:val="003258B1"/>
    <w:rsid w:val="00325E0A"/>
    <w:rsid w:val="00325F59"/>
    <w:rsid w:val="0032635A"/>
    <w:rsid w:val="00326715"/>
    <w:rsid w:val="00326E64"/>
    <w:rsid w:val="003276C0"/>
    <w:rsid w:val="003277B4"/>
    <w:rsid w:val="00331625"/>
    <w:rsid w:val="00331931"/>
    <w:rsid w:val="003337C6"/>
    <w:rsid w:val="00333E2E"/>
    <w:rsid w:val="003347F7"/>
    <w:rsid w:val="00334C2F"/>
    <w:rsid w:val="003361AD"/>
    <w:rsid w:val="0033700D"/>
    <w:rsid w:val="00340140"/>
    <w:rsid w:val="00340F88"/>
    <w:rsid w:val="00341D4C"/>
    <w:rsid w:val="003420F8"/>
    <w:rsid w:val="003425C3"/>
    <w:rsid w:val="00343100"/>
    <w:rsid w:val="00343F93"/>
    <w:rsid w:val="00344B39"/>
    <w:rsid w:val="003457D0"/>
    <w:rsid w:val="00346ADF"/>
    <w:rsid w:val="00347812"/>
    <w:rsid w:val="00347930"/>
    <w:rsid w:val="0035068B"/>
    <w:rsid w:val="00351409"/>
    <w:rsid w:val="0035206E"/>
    <w:rsid w:val="003530AA"/>
    <w:rsid w:val="00354371"/>
    <w:rsid w:val="003561B4"/>
    <w:rsid w:val="0035621A"/>
    <w:rsid w:val="003600A7"/>
    <w:rsid w:val="00361ECA"/>
    <w:rsid w:val="0036258B"/>
    <w:rsid w:val="00363249"/>
    <w:rsid w:val="003645D4"/>
    <w:rsid w:val="00364AAB"/>
    <w:rsid w:val="00364D51"/>
    <w:rsid w:val="00365388"/>
    <w:rsid w:val="0036587F"/>
    <w:rsid w:val="00366486"/>
    <w:rsid w:val="00366E1B"/>
    <w:rsid w:val="0036701E"/>
    <w:rsid w:val="00367306"/>
    <w:rsid w:val="003677E3"/>
    <w:rsid w:val="00370000"/>
    <w:rsid w:val="00373CB9"/>
    <w:rsid w:val="00374265"/>
    <w:rsid w:val="00374655"/>
    <w:rsid w:val="003752E2"/>
    <w:rsid w:val="003753F7"/>
    <w:rsid w:val="003756A1"/>
    <w:rsid w:val="003763C4"/>
    <w:rsid w:val="00376461"/>
    <w:rsid w:val="003803CA"/>
    <w:rsid w:val="00382199"/>
    <w:rsid w:val="003824AA"/>
    <w:rsid w:val="003824E3"/>
    <w:rsid w:val="00382E95"/>
    <w:rsid w:val="00383FF6"/>
    <w:rsid w:val="00384928"/>
    <w:rsid w:val="00386D52"/>
    <w:rsid w:val="003871CD"/>
    <w:rsid w:val="00387E1C"/>
    <w:rsid w:val="00390250"/>
    <w:rsid w:val="0039477E"/>
    <w:rsid w:val="00394AAB"/>
    <w:rsid w:val="00395054"/>
    <w:rsid w:val="00396434"/>
    <w:rsid w:val="00396D03"/>
    <w:rsid w:val="003972DF"/>
    <w:rsid w:val="003A41B0"/>
    <w:rsid w:val="003A45F0"/>
    <w:rsid w:val="003A4666"/>
    <w:rsid w:val="003A5DC4"/>
    <w:rsid w:val="003A686B"/>
    <w:rsid w:val="003A75A9"/>
    <w:rsid w:val="003A7E6D"/>
    <w:rsid w:val="003B0A21"/>
    <w:rsid w:val="003B16F2"/>
    <w:rsid w:val="003B1A31"/>
    <w:rsid w:val="003B1D62"/>
    <w:rsid w:val="003B1E75"/>
    <w:rsid w:val="003B2C8A"/>
    <w:rsid w:val="003B2E0D"/>
    <w:rsid w:val="003B53BD"/>
    <w:rsid w:val="003B74BE"/>
    <w:rsid w:val="003B75ED"/>
    <w:rsid w:val="003B76E7"/>
    <w:rsid w:val="003B7D6D"/>
    <w:rsid w:val="003C147A"/>
    <w:rsid w:val="003C1871"/>
    <w:rsid w:val="003C2557"/>
    <w:rsid w:val="003C25F9"/>
    <w:rsid w:val="003C2C0D"/>
    <w:rsid w:val="003C2C66"/>
    <w:rsid w:val="003C300B"/>
    <w:rsid w:val="003C3247"/>
    <w:rsid w:val="003C384A"/>
    <w:rsid w:val="003C3B57"/>
    <w:rsid w:val="003C467E"/>
    <w:rsid w:val="003C651E"/>
    <w:rsid w:val="003D1B95"/>
    <w:rsid w:val="003D44EC"/>
    <w:rsid w:val="003D5307"/>
    <w:rsid w:val="003D70B4"/>
    <w:rsid w:val="003D70C8"/>
    <w:rsid w:val="003D7D3F"/>
    <w:rsid w:val="003E0211"/>
    <w:rsid w:val="003E197B"/>
    <w:rsid w:val="003E1BAD"/>
    <w:rsid w:val="003E329B"/>
    <w:rsid w:val="003E3BCC"/>
    <w:rsid w:val="003E4809"/>
    <w:rsid w:val="003E48F1"/>
    <w:rsid w:val="003E5011"/>
    <w:rsid w:val="003E55A4"/>
    <w:rsid w:val="003E5D28"/>
    <w:rsid w:val="003E706E"/>
    <w:rsid w:val="003F009A"/>
    <w:rsid w:val="003F0C6C"/>
    <w:rsid w:val="003F1A32"/>
    <w:rsid w:val="003F1B72"/>
    <w:rsid w:val="003F22B5"/>
    <w:rsid w:val="003F2CA8"/>
    <w:rsid w:val="003F3427"/>
    <w:rsid w:val="003F38A2"/>
    <w:rsid w:val="003F3A15"/>
    <w:rsid w:val="003F4FC3"/>
    <w:rsid w:val="003F5238"/>
    <w:rsid w:val="003F6E2D"/>
    <w:rsid w:val="003F754F"/>
    <w:rsid w:val="003F782D"/>
    <w:rsid w:val="0040043A"/>
    <w:rsid w:val="00400A71"/>
    <w:rsid w:val="004015D5"/>
    <w:rsid w:val="00401AB9"/>
    <w:rsid w:val="0040292D"/>
    <w:rsid w:val="00406935"/>
    <w:rsid w:val="004069E0"/>
    <w:rsid w:val="0040743E"/>
    <w:rsid w:val="00407885"/>
    <w:rsid w:val="004100F3"/>
    <w:rsid w:val="004102AD"/>
    <w:rsid w:val="00410A54"/>
    <w:rsid w:val="00410EB7"/>
    <w:rsid w:val="00412267"/>
    <w:rsid w:val="0041446C"/>
    <w:rsid w:val="004146DF"/>
    <w:rsid w:val="00414C7D"/>
    <w:rsid w:val="0041585F"/>
    <w:rsid w:val="00415BB8"/>
    <w:rsid w:val="00417333"/>
    <w:rsid w:val="004176A9"/>
    <w:rsid w:val="004178B0"/>
    <w:rsid w:val="00417AA9"/>
    <w:rsid w:val="00417EBE"/>
    <w:rsid w:val="00421166"/>
    <w:rsid w:val="00421DE4"/>
    <w:rsid w:val="00422729"/>
    <w:rsid w:val="00424509"/>
    <w:rsid w:val="0042583F"/>
    <w:rsid w:val="00425C2B"/>
    <w:rsid w:val="004261DC"/>
    <w:rsid w:val="00427EBA"/>
    <w:rsid w:val="004306AF"/>
    <w:rsid w:val="00430E9E"/>
    <w:rsid w:val="0043145B"/>
    <w:rsid w:val="00431B86"/>
    <w:rsid w:val="00431D9C"/>
    <w:rsid w:val="004327E1"/>
    <w:rsid w:val="004335DB"/>
    <w:rsid w:val="004338E4"/>
    <w:rsid w:val="00433F43"/>
    <w:rsid w:val="004346A8"/>
    <w:rsid w:val="00435DB8"/>
    <w:rsid w:val="00436175"/>
    <w:rsid w:val="0043750B"/>
    <w:rsid w:val="00437842"/>
    <w:rsid w:val="0044085B"/>
    <w:rsid w:val="0044145F"/>
    <w:rsid w:val="00441DAC"/>
    <w:rsid w:val="0044285B"/>
    <w:rsid w:val="004435BE"/>
    <w:rsid w:val="004436F9"/>
    <w:rsid w:val="004459EA"/>
    <w:rsid w:val="00445C0B"/>
    <w:rsid w:val="00451C92"/>
    <w:rsid w:val="00452294"/>
    <w:rsid w:val="00452568"/>
    <w:rsid w:val="004547DD"/>
    <w:rsid w:val="00454C78"/>
    <w:rsid w:val="004551B7"/>
    <w:rsid w:val="00455347"/>
    <w:rsid w:val="00455993"/>
    <w:rsid w:val="00455994"/>
    <w:rsid w:val="00456480"/>
    <w:rsid w:val="00456BFF"/>
    <w:rsid w:val="0045717C"/>
    <w:rsid w:val="00457538"/>
    <w:rsid w:val="0045796F"/>
    <w:rsid w:val="004601DE"/>
    <w:rsid w:val="00460B70"/>
    <w:rsid w:val="00461991"/>
    <w:rsid w:val="004620C7"/>
    <w:rsid w:val="00463D8C"/>
    <w:rsid w:val="00463E1E"/>
    <w:rsid w:val="0046565C"/>
    <w:rsid w:val="0046595F"/>
    <w:rsid w:val="00466199"/>
    <w:rsid w:val="004664F8"/>
    <w:rsid w:val="00466AE5"/>
    <w:rsid w:val="00467742"/>
    <w:rsid w:val="00472EC8"/>
    <w:rsid w:val="004744DC"/>
    <w:rsid w:val="00475145"/>
    <w:rsid w:val="00475624"/>
    <w:rsid w:val="00475F2F"/>
    <w:rsid w:val="00476008"/>
    <w:rsid w:val="004775DE"/>
    <w:rsid w:val="004814F3"/>
    <w:rsid w:val="00481819"/>
    <w:rsid w:val="00481A08"/>
    <w:rsid w:val="0048263F"/>
    <w:rsid w:val="00482D14"/>
    <w:rsid w:val="0048370C"/>
    <w:rsid w:val="00484F7A"/>
    <w:rsid w:val="00485BF8"/>
    <w:rsid w:val="0048667B"/>
    <w:rsid w:val="00487817"/>
    <w:rsid w:val="004879A3"/>
    <w:rsid w:val="00487ACF"/>
    <w:rsid w:val="00490510"/>
    <w:rsid w:val="00494963"/>
    <w:rsid w:val="00494A15"/>
    <w:rsid w:val="00494D37"/>
    <w:rsid w:val="00495038"/>
    <w:rsid w:val="00497425"/>
    <w:rsid w:val="004A02BF"/>
    <w:rsid w:val="004A1200"/>
    <w:rsid w:val="004A3025"/>
    <w:rsid w:val="004A4BD2"/>
    <w:rsid w:val="004A7706"/>
    <w:rsid w:val="004B2721"/>
    <w:rsid w:val="004B40AB"/>
    <w:rsid w:val="004B5875"/>
    <w:rsid w:val="004B6F5C"/>
    <w:rsid w:val="004C0DD8"/>
    <w:rsid w:val="004C118A"/>
    <w:rsid w:val="004C2263"/>
    <w:rsid w:val="004C2699"/>
    <w:rsid w:val="004C3A7D"/>
    <w:rsid w:val="004C4381"/>
    <w:rsid w:val="004C5057"/>
    <w:rsid w:val="004C54D9"/>
    <w:rsid w:val="004C6BD5"/>
    <w:rsid w:val="004C6E0D"/>
    <w:rsid w:val="004C739C"/>
    <w:rsid w:val="004D085E"/>
    <w:rsid w:val="004D1609"/>
    <w:rsid w:val="004D35EA"/>
    <w:rsid w:val="004D3ACE"/>
    <w:rsid w:val="004D3FE7"/>
    <w:rsid w:val="004D5882"/>
    <w:rsid w:val="004D61BB"/>
    <w:rsid w:val="004D6530"/>
    <w:rsid w:val="004D6980"/>
    <w:rsid w:val="004D76C3"/>
    <w:rsid w:val="004D7C47"/>
    <w:rsid w:val="004E0086"/>
    <w:rsid w:val="004E08E2"/>
    <w:rsid w:val="004E0E3E"/>
    <w:rsid w:val="004E22FA"/>
    <w:rsid w:val="004E2E7E"/>
    <w:rsid w:val="004E5702"/>
    <w:rsid w:val="004E60F4"/>
    <w:rsid w:val="004E78B5"/>
    <w:rsid w:val="004F03F3"/>
    <w:rsid w:val="004F04A8"/>
    <w:rsid w:val="004F0FB3"/>
    <w:rsid w:val="004F0FCC"/>
    <w:rsid w:val="004F26F7"/>
    <w:rsid w:val="004F2864"/>
    <w:rsid w:val="004F2873"/>
    <w:rsid w:val="004F3B5D"/>
    <w:rsid w:val="004F5F25"/>
    <w:rsid w:val="004F620D"/>
    <w:rsid w:val="004F6B8D"/>
    <w:rsid w:val="004F7F12"/>
    <w:rsid w:val="00500795"/>
    <w:rsid w:val="00500C6B"/>
    <w:rsid w:val="00500F20"/>
    <w:rsid w:val="005011EE"/>
    <w:rsid w:val="005021BD"/>
    <w:rsid w:val="00503F05"/>
    <w:rsid w:val="00504037"/>
    <w:rsid w:val="005040D3"/>
    <w:rsid w:val="005042EF"/>
    <w:rsid w:val="00504634"/>
    <w:rsid w:val="005047D7"/>
    <w:rsid w:val="00507073"/>
    <w:rsid w:val="00507966"/>
    <w:rsid w:val="00507A64"/>
    <w:rsid w:val="00510D78"/>
    <w:rsid w:val="00510E09"/>
    <w:rsid w:val="0051110F"/>
    <w:rsid w:val="005127FB"/>
    <w:rsid w:val="00512EC9"/>
    <w:rsid w:val="00513D22"/>
    <w:rsid w:val="005171B2"/>
    <w:rsid w:val="0052072B"/>
    <w:rsid w:val="0052227A"/>
    <w:rsid w:val="00522AD7"/>
    <w:rsid w:val="00522FDA"/>
    <w:rsid w:val="005236A3"/>
    <w:rsid w:val="00523901"/>
    <w:rsid w:val="005275CB"/>
    <w:rsid w:val="00527700"/>
    <w:rsid w:val="0053060A"/>
    <w:rsid w:val="0053157A"/>
    <w:rsid w:val="00531BE4"/>
    <w:rsid w:val="00532360"/>
    <w:rsid w:val="005327B9"/>
    <w:rsid w:val="00532E3B"/>
    <w:rsid w:val="00533943"/>
    <w:rsid w:val="0053703D"/>
    <w:rsid w:val="005420FD"/>
    <w:rsid w:val="00542301"/>
    <w:rsid w:val="005423F5"/>
    <w:rsid w:val="00542CE9"/>
    <w:rsid w:val="00542FAD"/>
    <w:rsid w:val="005439D3"/>
    <w:rsid w:val="005446C3"/>
    <w:rsid w:val="00544B85"/>
    <w:rsid w:val="00544D97"/>
    <w:rsid w:val="00550184"/>
    <w:rsid w:val="005503BF"/>
    <w:rsid w:val="005516A4"/>
    <w:rsid w:val="005542F9"/>
    <w:rsid w:val="00554A12"/>
    <w:rsid w:val="00554DA2"/>
    <w:rsid w:val="00554E03"/>
    <w:rsid w:val="00555886"/>
    <w:rsid w:val="00556635"/>
    <w:rsid w:val="00556EE0"/>
    <w:rsid w:val="0055791F"/>
    <w:rsid w:val="00557E77"/>
    <w:rsid w:val="005606E6"/>
    <w:rsid w:val="00560B95"/>
    <w:rsid w:val="00563EBF"/>
    <w:rsid w:val="00565168"/>
    <w:rsid w:val="00565EDC"/>
    <w:rsid w:val="005664B7"/>
    <w:rsid w:val="00566E04"/>
    <w:rsid w:val="00567355"/>
    <w:rsid w:val="00570551"/>
    <w:rsid w:val="005714FA"/>
    <w:rsid w:val="00573E71"/>
    <w:rsid w:val="005768D8"/>
    <w:rsid w:val="00576965"/>
    <w:rsid w:val="00577DA0"/>
    <w:rsid w:val="005808C1"/>
    <w:rsid w:val="00582406"/>
    <w:rsid w:val="00582B69"/>
    <w:rsid w:val="005831A9"/>
    <w:rsid w:val="00584346"/>
    <w:rsid w:val="00584ECE"/>
    <w:rsid w:val="00585BB9"/>
    <w:rsid w:val="005900F3"/>
    <w:rsid w:val="00590352"/>
    <w:rsid w:val="005916FB"/>
    <w:rsid w:val="00593334"/>
    <w:rsid w:val="0059378B"/>
    <w:rsid w:val="00593EF8"/>
    <w:rsid w:val="00595CF8"/>
    <w:rsid w:val="005A09FD"/>
    <w:rsid w:val="005A16A6"/>
    <w:rsid w:val="005A2054"/>
    <w:rsid w:val="005A24F9"/>
    <w:rsid w:val="005A2CF4"/>
    <w:rsid w:val="005A3649"/>
    <w:rsid w:val="005A46E2"/>
    <w:rsid w:val="005A4960"/>
    <w:rsid w:val="005A54FF"/>
    <w:rsid w:val="005A586C"/>
    <w:rsid w:val="005A5884"/>
    <w:rsid w:val="005A7DA3"/>
    <w:rsid w:val="005A7EF4"/>
    <w:rsid w:val="005B02AF"/>
    <w:rsid w:val="005B0680"/>
    <w:rsid w:val="005B2156"/>
    <w:rsid w:val="005B2F1B"/>
    <w:rsid w:val="005B3822"/>
    <w:rsid w:val="005B3960"/>
    <w:rsid w:val="005B3ABD"/>
    <w:rsid w:val="005B5DA0"/>
    <w:rsid w:val="005B6B22"/>
    <w:rsid w:val="005B76D8"/>
    <w:rsid w:val="005B7E4A"/>
    <w:rsid w:val="005C03C9"/>
    <w:rsid w:val="005C0D89"/>
    <w:rsid w:val="005C0DAF"/>
    <w:rsid w:val="005C1E38"/>
    <w:rsid w:val="005C3AFE"/>
    <w:rsid w:val="005C3EF5"/>
    <w:rsid w:val="005C6B78"/>
    <w:rsid w:val="005D21B8"/>
    <w:rsid w:val="005D2351"/>
    <w:rsid w:val="005D3BC3"/>
    <w:rsid w:val="005D5444"/>
    <w:rsid w:val="005D54F3"/>
    <w:rsid w:val="005D617F"/>
    <w:rsid w:val="005D7D28"/>
    <w:rsid w:val="005E0C12"/>
    <w:rsid w:val="005E4088"/>
    <w:rsid w:val="005E4EB5"/>
    <w:rsid w:val="005E5527"/>
    <w:rsid w:val="005E69D4"/>
    <w:rsid w:val="005E6D5E"/>
    <w:rsid w:val="005F0414"/>
    <w:rsid w:val="005F0C60"/>
    <w:rsid w:val="005F277D"/>
    <w:rsid w:val="005F2FD2"/>
    <w:rsid w:val="005F3BFD"/>
    <w:rsid w:val="005F4F22"/>
    <w:rsid w:val="005F4F76"/>
    <w:rsid w:val="005F5532"/>
    <w:rsid w:val="005F7B88"/>
    <w:rsid w:val="00600A53"/>
    <w:rsid w:val="00600F27"/>
    <w:rsid w:val="00601B3A"/>
    <w:rsid w:val="00602276"/>
    <w:rsid w:val="006036E1"/>
    <w:rsid w:val="006039DD"/>
    <w:rsid w:val="00603CE8"/>
    <w:rsid w:val="00604B4C"/>
    <w:rsid w:val="00605ECF"/>
    <w:rsid w:val="00607178"/>
    <w:rsid w:val="00610636"/>
    <w:rsid w:val="0061179F"/>
    <w:rsid w:val="00611C15"/>
    <w:rsid w:val="00612169"/>
    <w:rsid w:val="006125E6"/>
    <w:rsid w:val="00612B53"/>
    <w:rsid w:val="0061394B"/>
    <w:rsid w:val="00613983"/>
    <w:rsid w:val="006147C5"/>
    <w:rsid w:val="00614BFC"/>
    <w:rsid w:val="006154C1"/>
    <w:rsid w:val="00616561"/>
    <w:rsid w:val="00616D97"/>
    <w:rsid w:val="00620F85"/>
    <w:rsid w:val="00622CE8"/>
    <w:rsid w:val="00623492"/>
    <w:rsid w:val="00623C49"/>
    <w:rsid w:val="00623EFF"/>
    <w:rsid w:val="006242C0"/>
    <w:rsid w:val="00624360"/>
    <w:rsid w:val="00625186"/>
    <w:rsid w:val="00626042"/>
    <w:rsid w:val="00626E2E"/>
    <w:rsid w:val="006271CA"/>
    <w:rsid w:val="00630917"/>
    <w:rsid w:val="006310A2"/>
    <w:rsid w:val="006311D5"/>
    <w:rsid w:val="00632211"/>
    <w:rsid w:val="00632F36"/>
    <w:rsid w:val="006364F7"/>
    <w:rsid w:val="00636876"/>
    <w:rsid w:val="0063799B"/>
    <w:rsid w:val="00637E93"/>
    <w:rsid w:val="0064002D"/>
    <w:rsid w:val="00640934"/>
    <w:rsid w:val="00640EF3"/>
    <w:rsid w:val="00641C4B"/>
    <w:rsid w:val="00641ED0"/>
    <w:rsid w:val="0064216D"/>
    <w:rsid w:val="00642F60"/>
    <w:rsid w:val="006451D0"/>
    <w:rsid w:val="006473C2"/>
    <w:rsid w:val="00650735"/>
    <w:rsid w:val="00650F8A"/>
    <w:rsid w:val="006513C0"/>
    <w:rsid w:val="00652F76"/>
    <w:rsid w:val="006544FC"/>
    <w:rsid w:val="0065529A"/>
    <w:rsid w:val="00656FB2"/>
    <w:rsid w:val="0065751D"/>
    <w:rsid w:val="006577CC"/>
    <w:rsid w:val="0066034F"/>
    <w:rsid w:val="0066072A"/>
    <w:rsid w:val="006614CA"/>
    <w:rsid w:val="006624F8"/>
    <w:rsid w:val="00663073"/>
    <w:rsid w:val="00663F50"/>
    <w:rsid w:val="00664075"/>
    <w:rsid w:val="0066431D"/>
    <w:rsid w:val="00664E2E"/>
    <w:rsid w:val="00665B44"/>
    <w:rsid w:val="00665CB1"/>
    <w:rsid w:val="00666B1C"/>
    <w:rsid w:val="006678F0"/>
    <w:rsid w:val="00670A73"/>
    <w:rsid w:val="00671546"/>
    <w:rsid w:val="00672F1B"/>
    <w:rsid w:val="006730D3"/>
    <w:rsid w:val="00673FD1"/>
    <w:rsid w:val="0067478C"/>
    <w:rsid w:val="00674AC2"/>
    <w:rsid w:val="006757AD"/>
    <w:rsid w:val="006769CB"/>
    <w:rsid w:val="00677476"/>
    <w:rsid w:val="00677CF9"/>
    <w:rsid w:val="00680F43"/>
    <w:rsid w:val="00680FD7"/>
    <w:rsid w:val="00682CA9"/>
    <w:rsid w:val="006838F2"/>
    <w:rsid w:val="00684D64"/>
    <w:rsid w:val="00685CEE"/>
    <w:rsid w:val="00685FEE"/>
    <w:rsid w:val="00691348"/>
    <w:rsid w:val="00691F19"/>
    <w:rsid w:val="00693DDE"/>
    <w:rsid w:val="006940BA"/>
    <w:rsid w:val="006949B4"/>
    <w:rsid w:val="00694DFC"/>
    <w:rsid w:val="00695D2E"/>
    <w:rsid w:val="00696D7F"/>
    <w:rsid w:val="00697A27"/>
    <w:rsid w:val="006A0EE1"/>
    <w:rsid w:val="006A2402"/>
    <w:rsid w:val="006A384C"/>
    <w:rsid w:val="006A4669"/>
    <w:rsid w:val="006A4969"/>
    <w:rsid w:val="006A531C"/>
    <w:rsid w:val="006A6674"/>
    <w:rsid w:val="006A69CB"/>
    <w:rsid w:val="006A741E"/>
    <w:rsid w:val="006B0408"/>
    <w:rsid w:val="006B066B"/>
    <w:rsid w:val="006B286A"/>
    <w:rsid w:val="006B36BE"/>
    <w:rsid w:val="006B45FE"/>
    <w:rsid w:val="006B4CED"/>
    <w:rsid w:val="006B511E"/>
    <w:rsid w:val="006B5BAA"/>
    <w:rsid w:val="006B5BED"/>
    <w:rsid w:val="006B6971"/>
    <w:rsid w:val="006B6A6F"/>
    <w:rsid w:val="006B772C"/>
    <w:rsid w:val="006B7B80"/>
    <w:rsid w:val="006C205C"/>
    <w:rsid w:val="006C287F"/>
    <w:rsid w:val="006C2922"/>
    <w:rsid w:val="006C3A82"/>
    <w:rsid w:val="006C4819"/>
    <w:rsid w:val="006C4CB3"/>
    <w:rsid w:val="006C4E4E"/>
    <w:rsid w:val="006C4FE7"/>
    <w:rsid w:val="006C5FC0"/>
    <w:rsid w:val="006C68E5"/>
    <w:rsid w:val="006C6960"/>
    <w:rsid w:val="006C6F24"/>
    <w:rsid w:val="006C71B2"/>
    <w:rsid w:val="006C756E"/>
    <w:rsid w:val="006D0069"/>
    <w:rsid w:val="006D08D8"/>
    <w:rsid w:val="006D1122"/>
    <w:rsid w:val="006D1319"/>
    <w:rsid w:val="006D147C"/>
    <w:rsid w:val="006D1646"/>
    <w:rsid w:val="006D2896"/>
    <w:rsid w:val="006D35DB"/>
    <w:rsid w:val="006D3727"/>
    <w:rsid w:val="006D51BE"/>
    <w:rsid w:val="006D5DCA"/>
    <w:rsid w:val="006E0C0E"/>
    <w:rsid w:val="006E0DAB"/>
    <w:rsid w:val="006E0FAB"/>
    <w:rsid w:val="006E1136"/>
    <w:rsid w:val="006E313A"/>
    <w:rsid w:val="006E4F62"/>
    <w:rsid w:val="006E50A4"/>
    <w:rsid w:val="006E5263"/>
    <w:rsid w:val="006E6D63"/>
    <w:rsid w:val="006F0425"/>
    <w:rsid w:val="006F04BD"/>
    <w:rsid w:val="006F1DED"/>
    <w:rsid w:val="006F2F09"/>
    <w:rsid w:val="006F3133"/>
    <w:rsid w:val="006F4220"/>
    <w:rsid w:val="006F4E6F"/>
    <w:rsid w:val="006F58D7"/>
    <w:rsid w:val="006F7104"/>
    <w:rsid w:val="006F74B6"/>
    <w:rsid w:val="00700531"/>
    <w:rsid w:val="00701020"/>
    <w:rsid w:val="007011CA"/>
    <w:rsid w:val="00701265"/>
    <w:rsid w:val="007020BF"/>
    <w:rsid w:val="0070336B"/>
    <w:rsid w:val="00703CB5"/>
    <w:rsid w:val="00703CE8"/>
    <w:rsid w:val="00704C1B"/>
    <w:rsid w:val="00704C1C"/>
    <w:rsid w:val="00705169"/>
    <w:rsid w:val="00705676"/>
    <w:rsid w:val="007059EA"/>
    <w:rsid w:val="0070638A"/>
    <w:rsid w:val="00707EB2"/>
    <w:rsid w:val="007113ED"/>
    <w:rsid w:val="00712433"/>
    <w:rsid w:val="00712C6C"/>
    <w:rsid w:val="00715639"/>
    <w:rsid w:val="00717478"/>
    <w:rsid w:val="007174B3"/>
    <w:rsid w:val="00722328"/>
    <w:rsid w:val="00723488"/>
    <w:rsid w:val="0072483E"/>
    <w:rsid w:val="007248D5"/>
    <w:rsid w:val="00724E16"/>
    <w:rsid w:val="007257E3"/>
    <w:rsid w:val="00727F09"/>
    <w:rsid w:val="00732488"/>
    <w:rsid w:val="007342FB"/>
    <w:rsid w:val="00735149"/>
    <w:rsid w:val="00735298"/>
    <w:rsid w:val="0073663C"/>
    <w:rsid w:val="00737370"/>
    <w:rsid w:val="00737F14"/>
    <w:rsid w:val="0074073C"/>
    <w:rsid w:val="00744138"/>
    <w:rsid w:val="0074491D"/>
    <w:rsid w:val="0074512A"/>
    <w:rsid w:val="00745894"/>
    <w:rsid w:val="007475B7"/>
    <w:rsid w:val="00747643"/>
    <w:rsid w:val="00751956"/>
    <w:rsid w:val="00751B9D"/>
    <w:rsid w:val="00751FAC"/>
    <w:rsid w:val="0075254A"/>
    <w:rsid w:val="00753CBF"/>
    <w:rsid w:val="00754C35"/>
    <w:rsid w:val="00755833"/>
    <w:rsid w:val="0075649A"/>
    <w:rsid w:val="00756864"/>
    <w:rsid w:val="00760D0A"/>
    <w:rsid w:val="007619C4"/>
    <w:rsid w:val="00762184"/>
    <w:rsid w:val="0076245C"/>
    <w:rsid w:val="00762550"/>
    <w:rsid w:val="007640F5"/>
    <w:rsid w:val="00764D97"/>
    <w:rsid w:val="007661B9"/>
    <w:rsid w:val="007663EC"/>
    <w:rsid w:val="00766D74"/>
    <w:rsid w:val="00767E43"/>
    <w:rsid w:val="007706BC"/>
    <w:rsid w:val="00772567"/>
    <w:rsid w:val="00772B01"/>
    <w:rsid w:val="00772DF7"/>
    <w:rsid w:val="00773266"/>
    <w:rsid w:val="0077415B"/>
    <w:rsid w:val="0077459F"/>
    <w:rsid w:val="00774F77"/>
    <w:rsid w:val="007755FB"/>
    <w:rsid w:val="00775B6C"/>
    <w:rsid w:val="00777132"/>
    <w:rsid w:val="00777EEA"/>
    <w:rsid w:val="00781783"/>
    <w:rsid w:val="007817E6"/>
    <w:rsid w:val="00781974"/>
    <w:rsid w:val="00782A2E"/>
    <w:rsid w:val="0078301F"/>
    <w:rsid w:val="007837DE"/>
    <w:rsid w:val="00783FF2"/>
    <w:rsid w:val="00784568"/>
    <w:rsid w:val="007857E0"/>
    <w:rsid w:val="0078646A"/>
    <w:rsid w:val="00787367"/>
    <w:rsid w:val="00787561"/>
    <w:rsid w:val="00787BEB"/>
    <w:rsid w:val="00790876"/>
    <w:rsid w:val="007909A5"/>
    <w:rsid w:val="00790C25"/>
    <w:rsid w:val="007928F7"/>
    <w:rsid w:val="00792D28"/>
    <w:rsid w:val="00793785"/>
    <w:rsid w:val="00794DC7"/>
    <w:rsid w:val="0079508C"/>
    <w:rsid w:val="00795665"/>
    <w:rsid w:val="007A20D0"/>
    <w:rsid w:val="007A3A0D"/>
    <w:rsid w:val="007A608C"/>
    <w:rsid w:val="007A6FCB"/>
    <w:rsid w:val="007B1032"/>
    <w:rsid w:val="007B178D"/>
    <w:rsid w:val="007B37C0"/>
    <w:rsid w:val="007B38D1"/>
    <w:rsid w:val="007B4D4D"/>
    <w:rsid w:val="007B647C"/>
    <w:rsid w:val="007B6990"/>
    <w:rsid w:val="007B71B3"/>
    <w:rsid w:val="007B724E"/>
    <w:rsid w:val="007C0D10"/>
    <w:rsid w:val="007C16E9"/>
    <w:rsid w:val="007C22E7"/>
    <w:rsid w:val="007C245C"/>
    <w:rsid w:val="007C42C1"/>
    <w:rsid w:val="007C5053"/>
    <w:rsid w:val="007C6961"/>
    <w:rsid w:val="007C6D10"/>
    <w:rsid w:val="007D07BA"/>
    <w:rsid w:val="007D1670"/>
    <w:rsid w:val="007D1CAA"/>
    <w:rsid w:val="007D4BFF"/>
    <w:rsid w:val="007D590A"/>
    <w:rsid w:val="007D59C9"/>
    <w:rsid w:val="007D59F2"/>
    <w:rsid w:val="007D6B92"/>
    <w:rsid w:val="007D6C11"/>
    <w:rsid w:val="007D7030"/>
    <w:rsid w:val="007E0CF1"/>
    <w:rsid w:val="007E16E5"/>
    <w:rsid w:val="007E1A37"/>
    <w:rsid w:val="007E1C35"/>
    <w:rsid w:val="007E2B4B"/>
    <w:rsid w:val="007E3CEC"/>
    <w:rsid w:val="007E5F61"/>
    <w:rsid w:val="007F0D6C"/>
    <w:rsid w:val="007F0F57"/>
    <w:rsid w:val="007F1526"/>
    <w:rsid w:val="007F17D1"/>
    <w:rsid w:val="007F1988"/>
    <w:rsid w:val="007F1A74"/>
    <w:rsid w:val="007F2921"/>
    <w:rsid w:val="007F2AD9"/>
    <w:rsid w:val="007F360E"/>
    <w:rsid w:val="007F400F"/>
    <w:rsid w:val="007F5C1C"/>
    <w:rsid w:val="007F5FFA"/>
    <w:rsid w:val="007F62CF"/>
    <w:rsid w:val="007F7562"/>
    <w:rsid w:val="00800747"/>
    <w:rsid w:val="00801064"/>
    <w:rsid w:val="008014D2"/>
    <w:rsid w:val="00801DBE"/>
    <w:rsid w:val="00803778"/>
    <w:rsid w:val="008053D4"/>
    <w:rsid w:val="008053DE"/>
    <w:rsid w:val="00805BCE"/>
    <w:rsid w:val="00805E3A"/>
    <w:rsid w:val="0080665B"/>
    <w:rsid w:val="00806C92"/>
    <w:rsid w:val="0080704E"/>
    <w:rsid w:val="008078A9"/>
    <w:rsid w:val="0081135E"/>
    <w:rsid w:val="0081324A"/>
    <w:rsid w:val="008134B5"/>
    <w:rsid w:val="008144A0"/>
    <w:rsid w:val="008145A3"/>
    <w:rsid w:val="008145DD"/>
    <w:rsid w:val="00815342"/>
    <w:rsid w:val="0081757F"/>
    <w:rsid w:val="008177C6"/>
    <w:rsid w:val="00817B01"/>
    <w:rsid w:val="00817CD0"/>
    <w:rsid w:val="00820259"/>
    <w:rsid w:val="00821143"/>
    <w:rsid w:val="008223F4"/>
    <w:rsid w:val="00823595"/>
    <w:rsid w:val="0082411F"/>
    <w:rsid w:val="00824C66"/>
    <w:rsid w:val="008263F2"/>
    <w:rsid w:val="00827DDD"/>
    <w:rsid w:val="00830A76"/>
    <w:rsid w:val="00831C65"/>
    <w:rsid w:val="00833D9C"/>
    <w:rsid w:val="00833F3F"/>
    <w:rsid w:val="008343EF"/>
    <w:rsid w:val="008346EA"/>
    <w:rsid w:val="0083487F"/>
    <w:rsid w:val="00834C64"/>
    <w:rsid w:val="00834DDC"/>
    <w:rsid w:val="00835C6A"/>
    <w:rsid w:val="00840F2D"/>
    <w:rsid w:val="00841184"/>
    <w:rsid w:val="00843AE9"/>
    <w:rsid w:val="008440D9"/>
    <w:rsid w:val="0084471E"/>
    <w:rsid w:val="0084505B"/>
    <w:rsid w:val="008473E4"/>
    <w:rsid w:val="0084743B"/>
    <w:rsid w:val="008504FF"/>
    <w:rsid w:val="0085161F"/>
    <w:rsid w:val="00851EEA"/>
    <w:rsid w:val="00852695"/>
    <w:rsid w:val="00852748"/>
    <w:rsid w:val="00852CBB"/>
    <w:rsid w:val="00852D2C"/>
    <w:rsid w:val="00853F2C"/>
    <w:rsid w:val="00854EF1"/>
    <w:rsid w:val="008568D2"/>
    <w:rsid w:val="00856D1A"/>
    <w:rsid w:val="00860664"/>
    <w:rsid w:val="00860FB6"/>
    <w:rsid w:val="008625C9"/>
    <w:rsid w:val="008625E3"/>
    <w:rsid w:val="008645BE"/>
    <w:rsid w:val="00864720"/>
    <w:rsid w:val="00864874"/>
    <w:rsid w:val="0086499C"/>
    <w:rsid w:val="00864D16"/>
    <w:rsid w:val="00864F45"/>
    <w:rsid w:val="008675C2"/>
    <w:rsid w:val="00867D73"/>
    <w:rsid w:val="008704DD"/>
    <w:rsid w:val="00870A00"/>
    <w:rsid w:val="008717E0"/>
    <w:rsid w:val="008719A5"/>
    <w:rsid w:val="008736BC"/>
    <w:rsid w:val="00873815"/>
    <w:rsid w:val="008740BC"/>
    <w:rsid w:val="008740F2"/>
    <w:rsid w:val="008749F0"/>
    <w:rsid w:val="0087599D"/>
    <w:rsid w:val="0087700C"/>
    <w:rsid w:val="008802B7"/>
    <w:rsid w:val="00880AE5"/>
    <w:rsid w:val="00880E76"/>
    <w:rsid w:val="008814AB"/>
    <w:rsid w:val="0088478D"/>
    <w:rsid w:val="00884B60"/>
    <w:rsid w:val="008857B7"/>
    <w:rsid w:val="00885F47"/>
    <w:rsid w:val="00886907"/>
    <w:rsid w:val="00887C4D"/>
    <w:rsid w:val="00890263"/>
    <w:rsid w:val="008926CB"/>
    <w:rsid w:val="00892FB3"/>
    <w:rsid w:val="0089397F"/>
    <w:rsid w:val="0089467C"/>
    <w:rsid w:val="00894DB9"/>
    <w:rsid w:val="00895C7D"/>
    <w:rsid w:val="00896175"/>
    <w:rsid w:val="00896E0F"/>
    <w:rsid w:val="0089760C"/>
    <w:rsid w:val="008A0023"/>
    <w:rsid w:val="008A051E"/>
    <w:rsid w:val="008A0940"/>
    <w:rsid w:val="008A1034"/>
    <w:rsid w:val="008A16EF"/>
    <w:rsid w:val="008A1812"/>
    <w:rsid w:val="008A18DB"/>
    <w:rsid w:val="008A4B37"/>
    <w:rsid w:val="008A53FC"/>
    <w:rsid w:val="008A64CA"/>
    <w:rsid w:val="008A67A7"/>
    <w:rsid w:val="008A6B90"/>
    <w:rsid w:val="008A7136"/>
    <w:rsid w:val="008A7EC1"/>
    <w:rsid w:val="008B08B3"/>
    <w:rsid w:val="008B0FDD"/>
    <w:rsid w:val="008B10A3"/>
    <w:rsid w:val="008B1348"/>
    <w:rsid w:val="008B2513"/>
    <w:rsid w:val="008B4CFD"/>
    <w:rsid w:val="008B6B27"/>
    <w:rsid w:val="008B71F0"/>
    <w:rsid w:val="008C09CC"/>
    <w:rsid w:val="008C1341"/>
    <w:rsid w:val="008C2659"/>
    <w:rsid w:val="008C2844"/>
    <w:rsid w:val="008C29E4"/>
    <w:rsid w:val="008C4EDA"/>
    <w:rsid w:val="008C621A"/>
    <w:rsid w:val="008C6D20"/>
    <w:rsid w:val="008C721F"/>
    <w:rsid w:val="008D118E"/>
    <w:rsid w:val="008D2A7D"/>
    <w:rsid w:val="008D334D"/>
    <w:rsid w:val="008D3A81"/>
    <w:rsid w:val="008D53CB"/>
    <w:rsid w:val="008D5739"/>
    <w:rsid w:val="008D5D50"/>
    <w:rsid w:val="008D6699"/>
    <w:rsid w:val="008D6CEE"/>
    <w:rsid w:val="008D7AB6"/>
    <w:rsid w:val="008E0AAD"/>
    <w:rsid w:val="008E1714"/>
    <w:rsid w:val="008E1A05"/>
    <w:rsid w:val="008E3B77"/>
    <w:rsid w:val="008E4978"/>
    <w:rsid w:val="008E4B5F"/>
    <w:rsid w:val="008E5F82"/>
    <w:rsid w:val="008E6956"/>
    <w:rsid w:val="008E7E66"/>
    <w:rsid w:val="008F12B0"/>
    <w:rsid w:val="008F259E"/>
    <w:rsid w:val="008F2B26"/>
    <w:rsid w:val="008F2EE1"/>
    <w:rsid w:val="008F3C21"/>
    <w:rsid w:val="008F68BF"/>
    <w:rsid w:val="008F7153"/>
    <w:rsid w:val="0090040F"/>
    <w:rsid w:val="00900C0C"/>
    <w:rsid w:val="00900D29"/>
    <w:rsid w:val="009011F0"/>
    <w:rsid w:val="00902563"/>
    <w:rsid w:val="0090268D"/>
    <w:rsid w:val="00902C47"/>
    <w:rsid w:val="009056C1"/>
    <w:rsid w:val="00907126"/>
    <w:rsid w:val="0091073A"/>
    <w:rsid w:val="00910879"/>
    <w:rsid w:val="00912203"/>
    <w:rsid w:val="00912521"/>
    <w:rsid w:val="00912CBE"/>
    <w:rsid w:val="00912CDE"/>
    <w:rsid w:val="00915BBC"/>
    <w:rsid w:val="00915D62"/>
    <w:rsid w:val="00915D9C"/>
    <w:rsid w:val="00916EB5"/>
    <w:rsid w:val="009175A1"/>
    <w:rsid w:val="00920056"/>
    <w:rsid w:val="0092137D"/>
    <w:rsid w:val="00921699"/>
    <w:rsid w:val="009232A6"/>
    <w:rsid w:val="009241F7"/>
    <w:rsid w:val="00924D96"/>
    <w:rsid w:val="0092562A"/>
    <w:rsid w:val="00926CE8"/>
    <w:rsid w:val="00931DE9"/>
    <w:rsid w:val="0093292E"/>
    <w:rsid w:val="009337AC"/>
    <w:rsid w:val="00935C38"/>
    <w:rsid w:val="00937348"/>
    <w:rsid w:val="00940A90"/>
    <w:rsid w:val="00940CCC"/>
    <w:rsid w:val="00942667"/>
    <w:rsid w:val="0094286D"/>
    <w:rsid w:val="00942D92"/>
    <w:rsid w:val="009435EC"/>
    <w:rsid w:val="009436A4"/>
    <w:rsid w:val="00943D1A"/>
    <w:rsid w:val="009445B6"/>
    <w:rsid w:val="009446B4"/>
    <w:rsid w:val="00945CD2"/>
    <w:rsid w:val="0094658C"/>
    <w:rsid w:val="009507FC"/>
    <w:rsid w:val="00951AB1"/>
    <w:rsid w:val="00952061"/>
    <w:rsid w:val="0095276B"/>
    <w:rsid w:val="009528D1"/>
    <w:rsid w:val="00952E11"/>
    <w:rsid w:val="00953333"/>
    <w:rsid w:val="009538FC"/>
    <w:rsid w:val="00953E32"/>
    <w:rsid w:val="00960D17"/>
    <w:rsid w:val="00960FE1"/>
    <w:rsid w:val="009639A9"/>
    <w:rsid w:val="00963CDC"/>
    <w:rsid w:val="00963D77"/>
    <w:rsid w:val="00964840"/>
    <w:rsid w:val="00964BBF"/>
    <w:rsid w:val="00966190"/>
    <w:rsid w:val="00966C30"/>
    <w:rsid w:val="009677A6"/>
    <w:rsid w:val="00967DF2"/>
    <w:rsid w:val="00970331"/>
    <w:rsid w:val="00971126"/>
    <w:rsid w:val="00971624"/>
    <w:rsid w:val="00971B6B"/>
    <w:rsid w:val="00971CCF"/>
    <w:rsid w:val="009721F7"/>
    <w:rsid w:val="0097248E"/>
    <w:rsid w:val="0097325A"/>
    <w:rsid w:val="00973EB7"/>
    <w:rsid w:val="00974443"/>
    <w:rsid w:val="0097651A"/>
    <w:rsid w:val="009773C9"/>
    <w:rsid w:val="00977AB7"/>
    <w:rsid w:val="00980559"/>
    <w:rsid w:val="0098168B"/>
    <w:rsid w:val="00981EE4"/>
    <w:rsid w:val="0098228C"/>
    <w:rsid w:val="009832DC"/>
    <w:rsid w:val="009840C0"/>
    <w:rsid w:val="00984322"/>
    <w:rsid w:val="009848DE"/>
    <w:rsid w:val="00984D15"/>
    <w:rsid w:val="009857A3"/>
    <w:rsid w:val="00986079"/>
    <w:rsid w:val="00987BF6"/>
    <w:rsid w:val="009908E7"/>
    <w:rsid w:val="00990EE2"/>
    <w:rsid w:val="009924EA"/>
    <w:rsid w:val="00992D8D"/>
    <w:rsid w:val="00993A07"/>
    <w:rsid w:val="00993EF6"/>
    <w:rsid w:val="0099409A"/>
    <w:rsid w:val="0099454E"/>
    <w:rsid w:val="009947E6"/>
    <w:rsid w:val="00994D42"/>
    <w:rsid w:val="009A2C7E"/>
    <w:rsid w:val="009A31F2"/>
    <w:rsid w:val="009A3978"/>
    <w:rsid w:val="009A3C98"/>
    <w:rsid w:val="009A4954"/>
    <w:rsid w:val="009A5206"/>
    <w:rsid w:val="009A5A0E"/>
    <w:rsid w:val="009A7701"/>
    <w:rsid w:val="009A78D4"/>
    <w:rsid w:val="009A7E34"/>
    <w:rsid w:val="009B0A99"/>
    <w:rsid w:val="009B0FBD"/>
    <w:rsid w:val="009B1397"/>
    <w:rsid w:val="009B3540"/>
    <w:rsid w:val="009B3B6E"/>
    <w:rsid w:val="009B4D9A"/>
    <w:rsid w:val="009B4FC1"/>
    <w:rsid w:val="009B637D"/>
    <w:rsid w:val="009B6BDB"/>
    <w:rsid w:val="009C016A"/>
    <w:rsid w:val="009C058E"/>
    <w:rsid w:val="009C27D3"/>
    <w:rsid w:val="009C33D1"/>
    <w:rsid w:val="009C349D"/>
    <w:rsid w:val="009C4EEC"/>
    <w:rsid w:val="009C76BC"/>
    <w:rsid w:val="009C7D83"/>
    <w:rsid w:val="009D01DD"/>
    <w:rsid w:val="009D11B3"/>
    <w:rsid w:val="009D1583"/>
    <w:rsid w:val="009D1D76"/>
    <w:rsid w:val="009D246B"/>
    <w:rsid w:val="009D4706"/>
    <w:rsid w:val="009D57AA"/>
    <w:rsid w:val="009D6452"/>
    <w:rsid w:val="009D7CC0"/>
    <w:rsid w:val="009E0460"/>
    <w:rsid w:val="009E1A8E"/>
    <w:rsid w:val="009E218A"/>
    <w:rsid w:val="009E2388"/>
    <w:rsid w:val="009E2EA2"/>
    <w:rsid w:val="009E51E9"/>
    <w:rsid w:val="009E6F06"/>
    <w:rsid w:val="009E7348"/>
    <w:rsid w:val="009F1014"/>
    <w:rsid w:val="009F28C7"/>
    <w:rsid w:val="009F347C"/>
    <w:rsid w:val="009F7F58"/>
    <w:rsid w:val="00A00439"/>
    <w:rsid w:val="00A007E1"/>
    <w:rsid w:val="00A037A7"/>
    <w:rsid w:val="00A037E2"/>
    <w:rsid w:val="00A03E0B"/>
    <w:rsid w:val="00A05948"/>
    <w:rsid w:val="00A05B0B"/>
    <w:rsid w:val="00A06D54"/>
    <w:rsid w:val="00A10AE9"/>
    <w:rsid w:val="00A10E97"/>
    <w:rsid w:val="00A120C0"/>
    <w:rsid w:val="00A13BA1"/>
    <w:rsid w:val="00A158EC"/>
    <w:rsid w:val="00A16290"/>
    <w:rsid w:val="00A1665E"/>
    <w:rsid w:val="00A17BEE"/>
    <w:rsid w:val="00A17F9F"/>
    <w:rsid w:val="00A20D7A"/>
    <w:rsid w:val="00A215CB"/>
    <w:rsid w:val="00A23A5B"/>
    <w:rsid w:val="00A23DC9"/>
    <w:rsid w:val="00A2568B"/>
    <w:rsid w:val="00A26C52"/>
    <w:rsid w:val="00A272A7"/>
    <w:rsid w:val="00A27BD9"/>
    <w:rsid w:val="00A301AC"/>
    <w:rsid w:val="00A30C5B"/>
    <w:rsid w:val="00A30F0F"/>
    <w:rsid w:val="00A32C09"/>
    <w:rsid w:val="00A33520"/>
    <w:rsid w:val="00A34260"/>
    <w:rsid w:val="00A359D5"/>
    <w:rsid w:val="00A35D0A"/>
    <w:rsid w:val="00A3606E"/>
    <w:rsid w:val="00A41E61"/>
    <w:rsid w:val="00A41F3C"/>
    <w:rsid w:val="00A42B29"/>
    <w:rsid w:val="00A44199"/>
    <w:rsid w:val="00A451A2"/>
    <w:rsid w:val="00A454A6"/>
    <w:rsid w:val="00A45BF5"/>
    <w:rsid w:val="00A4611A"/>
    <w:rsid w:val="00A46F6D"/>
    <w:rsid w:val="00A46FFA"/>
    <w:rsid w:val="00A5024D"/>
    <w:rsid w:val="00A51354"/>
    <w:rsid w:val="00A51A13"/>
    <w:rsid w:val="00A51E51"/>
    <w:rsid w:val="00A52458"/>
    <w:rsid w:val="00A547B3"/>
    <w:rsid w:val="00A56619"/>
    <w:rsid w:val="00A613D7"/>
    <w:rsid w:val="00A61A2B"/>
    <w:rsid w:val="00A61EC9"/>
    <w:rsid w:val="00A62989"/>
    <w:rsid w:val="00A63094"/>
    <w:rsid w:val="00A648A0"/>
    <w:rsid w:val="00A64A23"/>
    <w:rsid w:val="00A65B67"/>
    <w:rsid w:val="00A67241"/>
    <w:rsid w:val="00A677D1"/>
    <w:rsid w:val="00A67A2C"/>
    <w:rsid w:val="00A67BDE"/>
    <w:rsid w:val="00A70AE6"/>
    <w:rsid w:val="00A71D1D"/>
    <w:rsid w:val="00A733B6"/>
    <w:rsid w:val="00A73B63"/>
    <w:rsid w:val="00A73F7E"/>
    <w:rsid w:val="00A747DE"/>
    <w:rsid w:val="00A74C5C"/>
    <w:rsid w:val="00A74E90"/>
    <w:rsid w:val="00A74FE0"/>
    <w:rsid w:val="00A76207"/>
    <w:rsid w:val="00A76776"/>
    <w:rsid w:val="00A769E9"/>
    <w:rsid w:val="00A76C53"/>
    <w:rsid w:val="00A7715C"/>
    <w:rsid w:val="00A778CE"/>
    <w:rsid w:val="00A813C3"/>
    <w:rsid w:val="00A82495"/>
    <w:rsid w:val="00A82DC0"/>
    <w:rsid w:val="00A835ED"/>
    <w:rsid w:val="00A84279"/>
    <w:rsid w:val="00A867FF"/>
    <w:rsid w:val="00A86EAD"/>
    <w:rsid w:val="00A872FD"/>
    <w:rsid w:val="00A879ED"/>
    <w:rsid w:val="00A91763"/>
    <w:rsid w:val="00A93E8D"/>
    <w:rsid w:val="00A94064"/>
    <w:rsid w:val="00A9594B"/>
    <w:rsid w:val="00A97DD1"/>
    <w:rsid w:val="00A97EF3"/>
    <w:rsid w:val="00AA318A"/>
    <w:rsid w:val="00AA4835"/>
    <w:rsid w:val="00AA50EC"/>
    <w:rsid w:val="00AA5631"/>
    <w:rsid w:val="00AA5E90"/>
    <w:rsid w:val="00AA731D"/>
    <w:rsid w:val="00AB2D73"/>
    <w:rsid w:val="00AB36A1"/>
    <w:rsid w:val="00AB551D"/>
    <w:rsid w:val="00AB6643"/>
    <w:rsid w:val="00AB7B11"/>
    <w:rsid w:val="00AC001C"/>
    <w:rsid w:val="00AC1D8C"/>
    <w:rsid w:val="00AC277F"/>
    <w:rsid w:val="00AC2C00"/>
    <w:rsid w:val="00AC36F2"/>
    <w:rsid w:val="00AC5476"/>
    <w:rsid w:val="00AC6A9B"/>
    <w:rsid w:val="00AC6C2C"/>
    <w:rsid w:val="00AC7F8F"/>
    <w:rsid w:val="00AD05F9"/>
    <w:rsid w:val="00AD0C45"/>
    <w:rsid w:val="00AD1B5F"/>
    <w:rsid w:val="00AD28F7"/>
    <w:rsid w:val="00AD2CD6"/>
    <w:rsid w:val="00AD2D43"/>
    <w:rsid w:val="00AD3168"/>
    <w:rsid w:val="00AD39EE"/>
    <w:rsid w:val="00AD4303"/>
    <w:rsid w:val="00AD43AB"/>
    <w:rsid w:val="00AD4ACB"/>
    <w:rsid w:val="00AD519C"/>
    <w:rsid w:val="00AD5316"/>
    <w:rsid w:val="00AD57A8"/>
    <w:rsid w:val="00AD6262"/>
    <w:rsid w:val="00AE03FF"/>
    <w:rsid w:val="00AE1158"/>
    <w:rsid w:val="00AE11FA"/>
    <w:rsid w:val="00AE1838"/>
    <w:rsid w:val="00AE4ABE"/>
    <w:rsid w:val="00AE4D23"/>
    <w:rsid w:val="00AE55C1"/>
    <w:rsid w:val="00AE5749"/>
    <w:rsid w:val="00AE6FD4"/>
    <w:rsid w:val="00AE752E"/>
    <w:rsid w:val="00AE77FA"/>
    <w:rsid w:val="00AF030C"/>
    <w:rsid w:val="00AF1E3A"/>
    <w:rsid w:val="00AF1F43"/>
    <w:rsid w:val="00AF276B"/>
    <w:rsid w:val="00AF28CA"/>
    <w:rsid w:val="00AF538B"/>
    <w:rsid w:val="00AF5B82"/>
    <w:rsid w:val="00AF5F7A"/>
    <w:rsid w:val="00AF717E"/>
    <w:rsid w:val="00AF7987"/>
    <w:rsid w:val="00B01604"/>
    <w:rsid w:val="00B01C5F"/>
    <w:rsid w:val="00B03B44"/>
    <w:rsid w:val="00B054BE"/>
    <w:rsid w:val="00B05B45"/>
    <w:rsid w:val="00B1368B"/>
    <w:rsid w:val="00B138BB"/>
    <w:rsid w:val="00B14754"/>
    <w:rsid w:val="00B149D2"/>
    <w:rsid w:val="00B14A03"/>
    <w:rsid w:val="00B14B11"/>
    <w:rsid w:val="00B15535"/>
    <w:rsid w:val="00B15ED1"/>
    <w:rsid w:val="00B16555"/>
    <w:rsid w:val="00B16D88"/>
    <w:rsid w:val="00B16E6E"/>
    <w:rsid w:val="00B202A1"/>
    <w:rsid w:val="00B2039C"/>
    <w:rsid w:val="00B213F2"/>
    <w:rsid w:val="00B21F3E"/>
    <w:rsid w:val="00B2252C"/>
    <w:rsid w:val="00B24196"/>
    <w:rsid w:val="00B24C40"/>
    <w:rsid w:val="00B25250"/>
    <w:rsid w:val="00B2585F"/>
    <w:rsid w:val="00B25AB0"/>
    <w:rsid w:val="00B26540"/>
    <w:rsid w:val="00B268BD"/>
    <w:rsid w:val="00B316A1"/>
    <w:rsid w:val="00B32723"/>
    <w:rsid w:val="00B33E7B"/>
    <w:rsid w:val="00B34673"/>
    <w:rsid w:val="00B34754"/>
    <w:rsid w:val="00B34F72"/>
    <w:rsid w:val="00B3520C"/>
    <w:rsid w:val="00B35B06"/>
    <w:rsid w:val="00B36966"/>
    <w:rsid w:val="00B36DAC"/>
    <w:rsid w:val="00B37969"/>
    <w:rsid w:val="00B400A3"/>
    <w:rsid w:val="00B4269D"/>
    <w:rsid w:val="00B4280D"/>
    <w:rsid w:val="00B43659"/>
    <w:rsid w:val="00B43F39"/>
    <w:rsid w:val="00B45EAC"/>
    <w:rsid w:val="00B500F2"/>
    <w:rsid w:val="00B50B42"/>
    <w:rsid w:val="00B51E7B"/>
    <w:rsid w:val="00B52A44"/>
    <w:rsid w:val="00B52E9A"/>
    <w:rsid w:val="00B531EB"/>
    <w:rsid w:val="00B53203"/>
    <w:rsid w:val="00B54DEE"/>
    <w:rsid w:val="00B5563D"/>
    <w:rsid w:val="00B57880"/>
    <w:rsid w:val="00B60235"/>
    <w:rsid w:val="00B60C9E"/>
    <w:rsid w:val="00B612D2"/>
    <w:rsid w:val="00B61620"/>
    <w:rsid w:val="00B617FF"/>
    <w:rsid w:val="00B620F0"/>
    <w:rsid w:val="00B62B90"/>
    <w:rsid w:val="00B63EF2"/>
    <w:rsid w:val="00B641B4"/>
    <w:rsid w:val="00B64F42"/>
    <w:rsid w:val="00B65813"/>
    <w:rsid w:val="00B65B86"/>
    <w:rsid w:val="00B66B79"/>
    <w:rsid w:val="00B66E6E"/>
    <w:rsid w:val="00B67462"/>
    <w:rsid w:val="00B6778A"/>
    <w:rsid w:val="00B70E4B"/>
    <w:rsid w:val="00B713CB"/>
    <w:rsid w:val="00B71976"/>
    <w:rsid w:val="00B7215D"/>
    <w:rsid w:val="00B74771"/>
    <w:rsid w:val="00B747CF"/>
    <w:rsid w:val="00B76A54"/>
    <w:rsid w:val="00B772A9"/>
    <w:rsid w:val="00B803CA"/>
    <w:rsid w:val="00B80A33"/>
    <w:rsid w:val="00B816AD"/>
    <w:rsid w:val="00B835DF"/>
    <w:rsid w:val="00B84FDB"/>
    <w:rsid w:val="00B85417"/>
    <w:rsid w:val="00B85FF0"/>
    <w:rsid w:val="00B87079"/>
    <w:rsid w:val="00B90CD2"/>
    <w:rsid w:val="00B91935"/>
    <w:rsid w:val="00B91A45"/>
    <w:rsid w:val="00B9248F"/>
    <w:rsid w:val="00B93507"/>
    <w:rsid w:val="00B9388A"/>
    <w:rsid w:val="00B93A5E"/>
    <w:rsid w:val="00B93DAB"/>
    <w:rsid w:val="00B94822"/>
    <w:rsid w:val="00B96973"/>
    <w:rsid w:val="00BA1296"/>
    <w:rsid w:val="00BA1355"/>
    <w:rsid w:val="00BA2314"/>
    <w:rsid w:val="00BA3B8C"/>
    <w:rsid w:val="00BA41F3"/>
    <w:rsid w:val="00BA4ED5"/>
    <w:rsid w:val="00BA60BF"/>
    <w:rsid w:val="00BB0297"/>
    <w:rsid w:val="00BB236D"/>
    <w:rsid w:val="00BB75D1"/>
    <w:rsid w:val="00BB7888"/>
    <w:rsid w:val="00BB78B1"/>
    <w:rsid w:val="00BC0D87"/>
    <w:rsid w:val="00BC1B43"/>
    <w:rsid w:val="00BC2AA1"/>
    <w:rsid w:val="00BC3A68"/>
    <w:rsid w:val="00BC45F4"/>
    <w:rsid w:val="00BC5070"/>
    <w:rsid w:val="00BC5397"/>
    <w:rsid w:val="00BC53DE"/>
    <w:rsid w:val="00BC5967"/>
    <w:rsid w:val="00BC674F"/>
    <w:rsid w:val="00BC69FC"/>
    <w:rsid w:val="00BC6D91"/>
    <w:rsid w:val="00BC75F7"/>
    <w:rsid w:val="00BC79F3"/>
    <w:rsid w:val="00BC7C15"/>
    <w:rsid w:val="00BC7CC5"/>
    <w:rsid w:val="00BC7D5C"/>
    <w:rsid w:val="00BD0C86"/>
    <w:rsid w:val="00BD0F5E"/>
    <w:rsid w:val="00BD17E8"/>
    <w:rsid w:val="00BD1B71"/>
    <w:rsid w:val="00BD1E9F"/>
    <w:rsid w:val="00BD55DE"/>
    <w:rsid w:val="00BD76DA"/>
    <w:rsid w:val="00BD7B7F"/>
    <w:rsid w:val="00BE174A"/>
    <w:rsid w:val="00BE194C"/>
    <w:rsid w:val="00BE1A66"/>
    <w:rsid w:val="00BE23BA"/>
    <w:rsid w:val="00BE271C"/>
    <w:rsid w:val="00BE4102"/>
    <w:rsid w:val="00BE489A"/>
    <w:rsid w:val="00BE5684"/>
    <w:rsid w:val="00BE576E"/>
    <w:rsid w:val="00BE5933"/>
    <w:rsid w:val="00BE5CF7"/>
    <w:rsid w:val="00BE6CBB"/>
    <w:rsid w:val="00BE6E89"/>
    <w:rsid w:val="00BE7C9A"/>
    <w:rsid w:val="00BF0BFA"/>
    <w:rsid w:val="00BF1162"/>
    <w:rsid w:val="00BF21DB"/>
    <w:rsid w:val="00BF56F0"/>
    <w:rsid w:val="00BF6B7F"/>
    <w:rsid w:val="00BF7E14"/>
    <w:rsid w:val="00C02F28"/>
    <w:rsid w:val="00C03658"/>
    <w:rsid w:val="00C03D71"/>
    <w:rsid w:val="00C06464"/>
    <w:rsid w:val="00C06705"/>
    <w:rsid w:val="00C07131"/>
    <w:rsid w:val="00C07135"/>
    <w:rsid w:val="00C11968"/>
    <w:rsid w:val="00C11B90"/>
    <w:rsid w:val="00C1228C"/>
    <w:rsid w:val="00C13101"/>
    <w:rsid w:val="00C13802"/>
    <w:rsid w:val="00C14476"/>
    <w:rsid w:val="00C15395"/>
    <w:rsid w:val="00C15C6A"/>
    <w:rsid w:val="00C15ECF"/>
    <w:rsid w:val="00C162DB"/>
    <w:rsid w:val="00C17017"/>
    <w:rsid w:val="00C175C2"/>
    <w:rsid w:val="00C20675"/>
    <w:rsid w:val="00C20DFF"/>
    <w:rsid w:val="00C21EBE"/>
    <w:rsid w:val="00C22E4D"/>
    <w:rsid w:val="00C2398B"/>
    <w:rsid w:val="00C24AC4"/>
    <w:rsid w:val="00C25EC4"/>
    <w:rsid w:val="00C263F1"/>
    <w:rsid w:val="00C26807"/>
    <w:rsid w:val="00C268E7"/>
    <w:rsid w:val="00C27679"/>
    <w:rsid w:val="00C300A1"/>
    <w:rsid w:val="00C30D5B"/>
    <w:rsid w:val="00C311F1"/>
    <w:rsid w:val="00C31521"/>
    <w:rsid w:val="00C31760"/>
    <w:rsid w:val="00C32020"/>
    <w:rsid w:val="00C32994"/>
    <w:rsid w:val="00C339C7"/>
    <w:rsid w:val="00C34980"/>
    <w:rsid w:val="00C3559B"/>
    <w:rsid w:val="00C371DD"/>
    <w:rsid w:val="00C37270"/>
    <w:rsid w:val="00C37DCF"/>
    <w:rsid w:val="00C44908"/>
    <w:rsid w:val="00C4599D"/>
    <w:rsid w:val="00C50D22"/>
    <w:rsid w:val="00C50F0E"/>
    <w:rsid w:val="00C532E1"/>
    <w:rsid w:val="00C54AF2"/>
    <w:rsid w:val="00C55251"/>
    <w:rsid w:val="00C554B5"/>
    <w:rsid w:val="00C559A6"/>
    <w:rsid w:val="00C56914"/>
    <w:rsid w:val="00C57443"/>
    <w:rsid w:val="00C5774A"/>
    <w:rsid w:val="00C57A78"/>
    <w:rsid w:val="00C6084A"/>
    <w:rsid w:val="00C65F8D"/>
    <w:rsid w:val="00C70F76"/>
    <w:rsid w:val="00C721A1"/>
    <w:rsid w:val="00C725CF"/>
    <w:rsid w:val="00C73A25"/>
    <w:rsid w:val="00C74225"/>
    <w:rsid w:val="00C743EE"/>
    <w:rsid w:val="00C760B8"/>
    <w:rsid w:val="00C777E5"/>
    <w:rsid w:val="00C8043D"/>
    <w:rsid w:val="00C80953"/>
    <w:rsid w:val="00C81977"/>
    <w:rsid w:val="00C823EC"/>
    <w:rsid w:val="00C82D8F"/>
    <w:rsid w:val="00C84519"/>
    <w:rsid w:val="00C847FA"/>
    <w:rsid w:val="00C84C29"/>
    <w:rsid w:val="00C8647A"/>
    <w:rsid w:val="00C86516"/>
    <w:rsid w:val="00C87106"/>
    <w:rsid w:val="00C90561"/>
    <w:rsid w:val="00C90AFB"/>
    <w:rsid w:val="00C915A7"/>
    <w:rsid w:val="00C91A42"/>
    <w:rsid w:val="00C92C89"/>
    <w:rsid w:val="00C938F1"/>
    <w:rsid w:val="00C94844"/>
    <w:rsid w:val="00C96FF1"/>
    <w:rsid w:val="00CA0ABF"/>
    <w:rsid w:val="00CA11D1"/>
    <w:rsid w:val="00CA1BF5"/>
    <w:rsid w:val="00CA2E10"/>
    <w:rsid w:val="00CA2E68"/>
    <w:rsid w:val="00CA37F0"/>
    <w:rsid w:val="00CA4588"/>
    <w:rsid w:val="00CA4B34"/>
    <w:rsid w:val="00CA6900"/>
    <w:rsid w:val="00CA721B"/>
    <w:rsid w:val="00CA74E0"/>
    <w:rsid w:val="00CA7B39"/>
    <w:rsid w:val="00CA7F22"/>
    <w:rsid w:val="00CB0DE0"/>
    <w:rsid w:val="00CB16F7"/>
    <w:rsid w:val="00CB2056"/>
    <w:rsid w:val="00CB2F0A"/>
    <w:rsid w:val="00CB3914"/>
    <w:rsid w:val="00CB483C"/>
    <w:rsid w:val="00CB4D7C"/>
    <w:rsid w:val="00CB6A02"/>
    <w:rsid w:val="00CC12A2"/>
    <w:rsid w:val="00CC22CC"/>
    <w:rsid w:val="00CC23EE"/>
    <w:rsid w:val="00CC4726"/>
    <w:rsid w:val="00CC4B83"/>
    <w:rsid w:val="00CC5198"/>
    <w:rsid w:val="00CC5633"/>
    <w:rsid w:val="00CC612F"/>
    <w:rsid w:val="00CC6734"/>
    <w:rsid w:val="00CD13AF"/>
    <w:rsid w:val="00CD1992"/>
    <w:rsid w:val="00CD2BF8"/>
    <w:rsid w:val="00CD3943"/>
    <w:rsid w:val="00CD4A4F"/>
    <w:rsid w:val="00CD5618"/>
    <w:rsid w:val="00CD56D3"/>
    <w:rsid w:val="00CD6538"/>
    <w:rsid w:val="00CD7E51"/>
    <w:rsid w:val="00CE0671"/>
    <w:rsid w:val="00CE156E"/>
    <w:rsid w:val="00CE273C"/>
    <w:rsid w:val="00CE2A66"/>
    <w:rsid w:val="00CE2BB8"/>
    <w:rsid w:val="00CE2DF7"/>
    <w:rsid w:val="00CE4C6C"/>
    <w:rsid w:val="00CE7C86"/>
    <w:rsid w:val="00CF0758"/>
    <w:rsid w:val="00CF0B02"/>
    <w:rsid w:val="00CF2E16"/>
    <w:rsid w:val="00CF346F"/>
    <w:rsid w:val="00CF3C08"/>
    <w:rsid w:val="00CF412C"/>
    <w:rsid w:val="00CF58FE"/>
    <w:rsid w:val="00CF5E7C"/>
    <w:rsid w:val="00CF5F17"/>
    <w:rsid w:val="00CF6A86"/>
    <w:rsid w:val="00CF75DD"/>
    <w:rsid w:val="00D00066"/>
    <w:rsid w:val="00D0206E"/>
    <w:rsid w:val="00D04112"/>
    <w:rsid w:val="00D049BD"/>
    <w:rsid w:val="00D0500D"/>
    <w:rsid w:val="00D05169"/>
    <w:rsid w:val="00D06633"/>
    <w:rsid w:val="00D06726"/>
    <w:rsid w:val="00D1038F"/>
    <w:rsid w:val="00D10CCF"/>
    <w:rsid w:val="00D13148"/>
    <w:rsid w:val="00D13B54"/>
    <w:rsid w:val="00D146A9"/>
    <w:rsid w:val="00D14ECA"/>
    <w:rsid w:val="00D151F4"/>
    <w:rsid w:val="00D15798"/>
    <w:rsid w:val="00D165B4"/>
    <w:rsid w:val="00D17349"/>
    <w:rsid w:val="00D209CE"/>
    <w:rsid w:val="00D21666"/>
    <w:rsid w:val="00D22E4F"/>
    <w:rsid w:val="00D22F1E"/>
    <w:rsid w:val="00D2321D"/>
    <w:rsid w:val="00D2427A"/>
    <w:rsid w:val="00D25767"/>
    <w:rsid w:val="00D30BD3"/>
    <w:rsid w:val="00D31BC5"/>
    <w:rsid w:val="00D31D03"/>
    <w:rsid w:val="00D3295B"/>
    <w:rsid w:val="00D333B0"/>
    <w:rsid w:val="00D33449"/>
    <w:rsid w:val="00D345BA"/>
    <w:rsid w:val="00D35BC8"/>
    <w:rsid w:val="00D35C5B"/>
    <w:rsid w:val="00D3669C"/>
    <w:rsid w:val="00D37015"/>
    <w:rsid w:val="00D4252F"/>
    <w:rsid w:val="00D42912"/>
    <w:rsid w:val="00D437EF"/>
    <w:rsid w:val="00D43D10"/>
    <w:rsid w:val="00D44D16"/>
    <w:rsid w:val="00D4543E"/>
    <w:rsid w:val="00D46FC9"/>
    <w:rsid w:val="00D4710B"/>
    <w:rsid w:val="00D5184A"/>
    <w:rsid w:val="00D51E2C"/>
    <w:rsid w:val="00D570AD"/>
    <w:rsid w:val="00D5763B"/>
    <w:rsid w:val="00D5772F"/>
    <w:rsid w:val="00D57DDF"/>
    <w:rsid w:val="00D61737"/>
    <w:rsid w:val="00D61BA8"/>
    <w:rsid w:val="00D653D8"/>
    <w:rsid w:val="00D65E15"/>
    <w:rsid w:val="00D72DAB"/>
    <w:rsid w:val="00D7357A"/>
    <w:rsid w:val="00D73ED3"/>
    <w:rsid w:val="00D7419E"/>
    <w:rsid w:val="00D741BC"/>
    <w:rsid w:val="00D751F2"/>
    <w:rsid w:val="00D754BB"/>
    <w:rsid w:val="00D758F4"/>
    <w:rsid w:val="00D77ADB"/>
    <w:rsid w:val="00D813E1"/>
    <w:rsid w:val="00D81DF8"/>
    <w:rsid w:val="00D8387E"/>
    <w:rsid w:val="00D844AA"/>
    <w:rsid w:val="00D851FC"/>
    <w:rsid w:val="00D85376"/>
    <w:rsid w:val="00D85B09"/>
    <w:rsid w:val="00D870B7"/>
    <w:rsid w:val="00D9145B"/>
    <w:rsid w:val="00D9274B"/>
    <w:rsid w:val="00D932E9"/>
    <w:rsid w:val="00D94560"/>
    <w:rsid w:val="00D95BF2"/>
    <w:rsid w:val="00D95EA5"/>
    <w:rsid w:val="00D964A9"/>
    <w:rsid w:val="00D96B71"/>
    <w:rsid w:val="00D96CD3"/>
    <w:rsid w:val="00D97BBC"/>
    <w:rsid w:val="00D97F67"/>
    <w:rsid w:val="00DA0443"/>
    <w:rsid w:val="00DA0696"/>
    <w:rsid w:val="00DA0AC9"/>
    <w:rsid w:val="00DA0C39"/>
    <w:rsid w:val="00DA1C53"/>
    <w:rsid w:val="00DA2736"/>
    <w:rsid w:val="00DA293E"/>
    <w:rsid w:val="00DA4B4C"/>
    <w:rsid w:val="00DA5F8A"/>
    <w:rsid w:val="00DA621A"/>
    <w:rsid w:val="00DB02F7"/>
    <w:rsid w:val="00DB0EEF"/>
    <w:rsid w:val="00DB2EDD"/>
    <w:rsid w:val="00DB506A"/>
    <w:rsid w:val="00DB77F4"/>
    <w:rsid w:val="00DC2DAE"/>
    <w:rsid w:val="00DC33B5"/>
    <w:rsid w:val="00DC44FB"/>
    <w:rsid w:val="00DC540E"/>
    <w:rsid w:val="00DC6981"/>
    <w:rsid w:val="00DD0B5D"/>
    <w:rsid w:val="00DD16CD"/>
    <w:rsid w:val="00DD19F5"/>
    <w:rsid w:val="00DD2434"/>
    <w:rsid w:val="00DD2524"/>
    <w:rsid w:val="00DD2C71"/>
    <w:rsid w:val="00DD639C"/>
    <w:rsid w:val="00DD668A"/>
    <w:rsid w:val="00DD6E31"/>
    <w:rsid w:val="00DD7311"/>
    <w:rsid w:val="00DD74BB"/>
    <w:rsid w:val="00DD791E"/>
    <w:rsid w:val="00DE26CC"/>
    <w:rsid w:val="00DE29E2"/>
    <w:rsid w:val="00DE3403"/>
    <w:rsid w:val="00DE3C95"/>
    <w:rsid w:val="00DE3E27"/>
    <w:rsid w:val="00DE4070"/>
    <w:rsid w:val="00DE47A4"/>
    <w:rsid w:val="00DE56BA"/>
    <w:rsid w:val="00DE6A15"/>
    <w:rsid w:val="00DF0FB1"/>
    <w:rsid w:val="00DF2654"/>
    <w:rsid w:val="00DF2711"/>
    <w:rsid w:val="00DF313A"/>
    <w:rsid w:val="00DF39C3"/>
    <w:rsid w:val="00DF4F52"/>
    <w:rsid w:val="00DF572C"/>
    <w:rsid w:val="00DF5913"/>
    <w:rsid w:val="00DF5E6D"/>
    <w:rsid w:val="00DF63A7"/>
    <w:rsid w:val="00DF65E5"/>
    <w:rsid w:val="00DF6C9E"/>
    <w:rsid w:val="00DF7A16"/>
    <w:rsid w:val="00E009CB"/>
    <w:rsid w:val="00E00CF9"/>
    <w:rsid w:val="00E00D3E"/>
    <w:rsid w:val="00E02606"/>
    <w:rsid w:val="00E02F92"/>
    <w:rsid w:val="00E0334E"/>
    <w:rsid w:val="00E03614"/>
    <w:rsid w:val="00E03ACF"/>
    <w:rsid w:val="00E03D2A"/>
    <w:rsid w:val="00E04C50"/>
    <w:rsid w:val="00E05305"/>
    <w:rsid w:val="00E05CB2"/>
    <w:rsid w:val="00E06A21"/>
    <w:rsid w:val="00E06A34"/>
    <w:rsid w:val="00E06BFB"/>
    <w:rsid w:val="00E123E3"/>
    <w:rsid w:val="00E128A4"/>
    <w:rsid w:val="00E12BE5"/>
    <w:rsid w:val="00E131B3"/>
    <w:rsid w:val="00E13A68"/>
    <w:rsid w:val="00E13E43"/>
    <w:rsid w:val="00E15B43"/>
    <w:rsid w:val="00E1794A"/>
    <w:rsid w:val="00E20314"/>
    <w:rsid w:val="00E20745"/>
    <w:rsid w:val="00E21AD9"/>
    <w:rsid w:val="00E226C0"/>
    <w:rsid w:val="00E22750"/>
    <w:rsid w:val="00E2304F"/>
    <w:rsid w:val="00E2333A"/>
    <w:rsid w:val="00E23D83"/>
    <w:rsid w:val="00E24DBF"/>
    <w:rsid w:val="00E26215"/>
    <w:rsid w:val="00E262FF"/>
    <w:rsid w:val="00E27827"/>
    <w:rsid w:val="00E301B4"/>
    <w:rsid w:val="00E316D8"/>
    <w:rsid w:val="00E329BC"/>
    <w:rsid w:val="00E32BEA"/>
    <w:rsid w:val="00E32E84"/>
    <w:rsid w:val="00E33249"/>
    <w:rsid w:val="00E3347F"/>
    <w:rsid w:val="00E33E6A"/>
    <w:rsid w:val="00E351EE"/>
    <w:rsid w:val="00E352FB"/>
    <w:rsid w:val="00E35BAD"/>
    <w:rsid w:val="00E37D35"/>
    <w:rsid w:val="00E40050"/>
    <w:rsid w:val="00E407A8"/>
    <w:rsid w:val="00E41315"/>
    <w:rsid w:val="00E42389"/>
    <w:rsid w:val="00E427B4"/>
    <w:rsid w:val="00E434E5"/>
    <w:rsid w:val="00E43875"/>
    <w:rsid w:val="00E4393A"/>
    <w:rsid w:val="00E44D87"/>
    <w:rsid w:val="00E45866"/>
    <w:rsid w:val="00E45DDA"/>
    <w:rsid w:val="00E4675C"/>
    <w:rsid w:val="00E52D93"/>
    <w:rsid w:val="00E531B2"/>
    <w:rsid w:val="00E5409A"/>
    <w:rsid w:val="00E547C9"/>
    <w:rsid w:val="00E569C3"/>
    <w:rsid w:val="00E57452"/>
    <w:rsid w:val="00E57665"/>
    <w:rsid w:val="00E615A4"/>
    <w:rsid w:val="00E61AEC"/>
    <w:rsid w:val="00E639CB"/>
    <w:rsid w:val="00E63D14"/>
    <w:rsid w:val="00E64A11"/>
    <w:rsid w:val="00E65977"/>
    <w:rsid w:val="00E65D1E"/>
    <w:rsid w:val="00E66A4B"/>
    <w:rsid w:val="00E66DDE"/>
    <w:rsid w:val="00E7013C"/>
    <w:rsid w:val="00E701E1"/>
    <w:rsid w:val="00E76492"/>
    <w:rsid w:val="00E76613"/>
    <w:rsid w:val="00E7705E"/>
    <w:rsid w:val="00E77F6D"/>
    <w:rsid w:val="00E81B7E"/>
    <w:rsid w:val="00E81EC7"/>
    <w:rsid w:val="00E83E59"/>
    <w:rsid w:val="00E8557B"/>
    <w:rsid w:val="00E86743"/>
    <w:rsid w:val="00E86BCB"/>
    <w:rsid w:val="00E87143"/>
    <w:rsid w:val="00E906A2"/>
    <w:rsid w:val="00E90B28"/>
    <w:rsid w:val="00E90F81"/>
    <w:rsid w:val="00E93CC3"/>
    <w:rsid w:val="00E95E85"/>
    <w:rsid w:val="00E96B74"/>
    <w:rsid w:val="00E973D9"/>
    <w:rsid w:val="00E97D9D"/>
    <w:rsid w:val="00EA0725"/>
    <w:rsid w:val="00EA116F"/>
    <w:rsid w:val="00EA2529"/>
    <w:rsid w:val="00EA4E91"/>
    <w:rsid w:val="00EA5FFB"/>
    <w:rsid w:val="00EA6A2F"/>
    <w:rsid w:val="00EA73A0"/>
    <w:rsid w:val="00EA7658"/>
    <w:rsid w:val="00EB0540"/>
    <w:rsid w:val="00EB0561"/>
    <w:rsid w:val="00EB149F"/>
    <w:rsid w:val="00EB15DA"/>
    <w:rsid w:val="00EB2037"/>
    <w:rsid w:val="00EB4955"/>
    <w:rsid w:val="00EB55A7"/>
    <w:rsid w:val="00EC3829"/>
    <w:rsid w:val="00EC439D"/>
    <w:rsid w:val="00EC49A0"/>
    <w:rsid w:val="00EC4F6F"/>
    <w:rsid w:val="00EC511F"/>
    <w:rsid w:val="00EC591E"/>
    <w:rsid w:val="00EC5C83"/>
    <w:rsid w:val="00EC78A2"/>
    <w:rsid w:val="00ED09C5"/>
    <w:rsid w:val="00ED1841"/>
    <w:rsid w:val="00ED1D2F"/>
    <w:rsid w:val="00ED2C3C"/>
    <w:rsid w:val="00ED326C"/>
    <w:rsid w:val="00ED3B27"/>
    <w:rsid w:val="00ED5162"/>
    <w:rsid w:val="00ED6179"/>
    <w:rsid w:val="00ED6375"/>
    <w:rsid w:val="00ED688B"/>
    <w:rsid w:val="00ED707D"/>
    <w:rsid w:val="00ED7B8A"/>
    <w:rsid w:val="00EE082F"/>
    <w:rsid w:val="00EE146B"/>
    <w:rsid w:val="00EE1C38"/>
    <w:rsid w:val="00EE236B"/>
    <w:rsid w:val="00EE2D74"/>
    <w:rsid w:val="00EE47B3"/>
    <w:rsid w:val="00EE4866"/>
    <w:rsid w:val="00EE4FD0"/>
    <w:rsid w:val="00EE521D"/>
    <w:rsid w:val="00EE6632"/>
    <w:rsid w:val="00EE771C"/>
    <w:rsid w:val="00EF0E45"/>
    <w:rsid w:val="00EF1B03"/>
    <w:rsid w:val="00EF2DB4"/>
    <w:rsid w:val="00EF2E32"/>
    <w:rsid w:val="00EF3AA0"/>
    <w:rsid w:val="00EF3B34"/>
    <w:rsid w:val="00EF4E32"/>
    <w:rsid w:val="00EF4F69"/>
    <w:rsid w:val="00EF585C"/>
    <w:rsid w:val="00EF635B"/>
    <w:rsid w:val="00EF65CF"/>
    <w:rsid w:val="00EF6ACE"/>
    <w:rsid w:val="00EF7932"/>
    <w:rsid w:val="00F0034D"/>
    <w:rsid w:val="00F00C2C"/>
    <w:rsid w:val="00F01293"/>
    <w:rsid w:val="00F03016"/>
    <w:rsid w:val="00F05A08"/>
    <w:rsid w:val="00F0680F"/>
    <w:rsid w:val="00F068B1"/>
    <w:rsid w:val="00F07FCB"/>
    <w:rsid w:val="00F1203B"/>
    <w:rsid w:val="00F12536"/>
    <w:rsid w:val="00F12904"/>
    <w:rsid w:val="00F1394D"/>
    <w:rsid w:val="00F14B21"/>
    <w:rsid w:val="00F14F09"/>
    <w:rsid w:val="00F16871"/>
    <w:rsid w:val="00F16BDC"/>
    <w:rsid w:val="00F17461"/>
    <w:rsid w:val="00F20F99"/>
    <w:rsid w:val="00F243E5"/>
    <w:rsid w:val="00F2548F"/>
    <w:rsid w:val="00F256B8"/>
    <w:rsid w:val="00F263F0"/>
    <w:rsid w:val="00F2687C"/>
    <w:rsid w:val="00F26F1A"/>
    <w:rsid w:val="00F27FDE"/>
    <w:rsid w:val="00F31664"/>
    <w:rsid w:val="00F33891"/>
    <w:rsid w:val="00F33D15"/>
    <w:rsid w:val="00F35474"/>
    <w:rsid w:val="00F3573D"/>
    <w:rsid w:val="00F373AB"/>
    <w:rsid w:val="00F378E6"/>
    <w:rsid w:val="00F40B19"/>
    <w:rsid w:val="00F41AE7"/>
    <w:rsid w:val="00F41D94"/>
    <w:rsid w:val="00F41DEC"/>
    <w:rsid w:val="00F42509"/>
    <w:rsid w:val="00F45224"/>
    <w:rsid w:val="00F45C2B"/>
    <w:rsid w:val="00F460BA"/>
    <w:rsid w:val="00F475D6"/>
    <w:rsid w:val="00F50885"/>
    <w:rsid w:val="00F512B1"/>
    <w:rsid w:val="00F51511"/>
    <w:rsid w:val="00F51F82"/>
    <w:rsid w:val="00F52BBB"/>
    <w:rsid w:val="00F52BD9"/>
    <w:rsid w:val="00F549BC"/>
    <w:rsid w:val="00F555C1"/>
    <w:rsid w:val="00F57498"/>
    <w:rsid w:val="00F576A8"/>
    <w:rsid w:val="00F57B4E"/>
    <w:rsid w:val="00F606D7"/>
    <w:rsid w:val="00F613EF"/>
    <w:rsid w:val="00F62CF9"/>
    <w:rsid w:val="00F643C4"/>
    <w:rsid w:val="00F673B1"/>
    <w:rsid w:val="00F67FA3"/>
    <w:rsid w:val="00F7059A"/>
    <w:rsid w:val="00F71643"/>
    <w:rsid w:val="00F71EB4"/>
    <w:rsid w:val="00F720DA"/>
    <w:rsid w:val="00F72E4A"/>
    <w:rsid w:val="00F72FC6"/>
    <w:rsid w:val="00F75A91"/>
    <w:rsid w:val="00F75BC2"/>
    <w:rsid w:val="00F75C67"/>
    <w:rsid w:val="00F764BD"/>
    <w:rsid w:val="00F76A30"/>
    <w:rsid w:val="00F81552"/>
    <w:rsid w:val="00F81C81"/>
    <w:rsid w:val="00F822C5"/>
    <w:rsid w:val="00F82451"/>
    <w:rsid w:val="00F82E34"/>
    <w:rsid w:val="00F83264"/>
    <w:rsid w:val="00F83668"/>
    <w:rsid w:val="00F836F3"/>
    <w:rsid w:val="00F851EF"/>
    <w:rsid w:val="00F8583E"/>
    <w:rsid w:val="00F86448"/>
    <w:rsid w:val="00F86DBA"/>
    <w:rsid w:val="00F86FD5"/>
    <w:rsid w:val="00F907E1"/>
    <w:rsid w:val="00F90A41"/>
    <w:rsid w:val="00F9224D"/>
    <w:rsid w:val="00F92490"/>
    <w:rsid w:val="00F930A6"/>
    <w:rsid w:val="00F9406D"/>
    <w:rsid w:val="00F945BF"/>
    <w:rsid w:val="00F95F32"/>
    <w:rsid w:val="00F96B46"/>
    <w:rsid w:val="00F97FBB"/>
    <w:rsid w:val="00FA02F7"/>
    <w:rsid w:val="00FA0662"/>
    <w:rsid w:val="00FA0880"/>
    <w:rsid w:val="00FA10C8"/>
    <w:rsid w:val="00FA3F60"/>
    <w:rsid w:val="00FA4029"/>
    <w:rsid w:val="00FA4605"/>
    <w:rsid w:val="00FA4E7E"/>
    <w:rsid w:val="00FA5ADB"/>
    <w:rsid w:val="00FA72D0"/>
    <w:rsid w:val="00FA7886"/>
    <w:rsid w:val="00FB01A7"/>
    <w:rsid w:val="00FB0D9F"/>
    <w:rsid w:val="00FB2155"/>
    <w:rsid w:val="00FB3D9D"/>
    <w:rsid w:val="00FB41C7"/>
    <w:rsid w:val="00FB495D"/>
    <w:rsid w:val="00FB4B75"/>
    <w:rsid w:val="00FB6287"/>
    <w:rsid w:val="00FB6CC5"/>
    <w:rsid w:val="00FB7131"/>
    <w:rsid w:val="00FB7307"/>
    <w:rsid w:val="00FB7FFD"/>
    <w:rsid w:val="00FC1E2E"/>
    <w:rsid w:val="00FC1EC1"/>
    <w:rsid w:val="00FC213C"/>
    <w:rsid w:val="00FC255D"/>
    <w:rsid w:val="00FC2CD2"/>
    <w:rsid w:val="00FC541E"/>
    <w:rsid w:val="00FC65E9"/>
    <w:rsid w:val="00FC6DB9"/>
    <w:rsid w:val="00FC7469"/>
    <w:rsid w:val="00FC784A"/>
    <w:rsid w:val="00FC78C9"/>
    <w:rsid w:val="00FD0043"/>
    <w:rsid w:val="00FD00F4"/>
    <w:rsid w:val="00FD1726"/>
    <w:rsid w:val="00FD1C2E"/>
    <w:rsid w:val="00FD2E4D"/>
    <w:rsid w:val="00FD30A3"/>
    <w:rsid w:val="00FD32C6"/>
    <w:rsid w:val="00FD4159"/>
    <w:rsid w:val="00FD4CF8"/>
    <w:rsid w:val="00FD52A0"/>
    <w:rsid w:val="00FD583D"/>
    <w:rsid w:val="00FD6AD9"/>
    <w:rsid w:val="00FD6E59"/>
    <w:rsid w:val="00FD7FD8"/>
    <w:rsid w:val="00FE1186"/>
    <w:rsid w:val="00FE19EE"/>
    <w:rsid w:val="00FE21C1"/>
    <w:rsid w:val="00FE2F05"/>
    <w:rsid w:val="00FE3BA2"/>
    <w:rsid w:val="00FE3D6F"/>
    <w:rsid w:val="00FE67E3"/>
    <w:rsid w:val="00FE6A61"/>
    <w:rsid w:val="00FE7768"/>
    <w:rsid w:val="00FF09C3"/>
    <w:rsid w:val="00FF0B8C"/>
    <w:rsid w:val="00FF1639"/>
    <w:rsid w:val="00FF16C4"/>
    <w:rsid w:val="00FF2E49"/>
    <w:rsid w:val="00FF3963"/>
    <w:rsid w:val="00FF3AFF"/>
    <w:rsid w:val="00FF4206"/>
    <w:rsid w:val="00FF4667"/>
    <w:rsid w:val="00FF661E"/>
    <w:rsid w:val="00FF6C0C"/>
    <w:rsid w:val="00FF77FF"/>
    <w:rsid w:val="00FF7852"/>
    <w:rsid w:val="00FF7D96"/>
    <w:rsid w:val="00FF7F84"/>
    <w:rsid w:val="01BD634C"/>
    <w:rsid w:val="056DA83C"/>
    <w:rsid w:val="11CF2E66"/>
    <w:rsid w:val="153DEC24"/>
    <w:rsid w:val="2E5FBEEF"/>
    <w:rsid w:val="39EE21A6"/>
    <w:rsid w:val="3FAC58A9"/>
    <w:rsid w:val="563C632C"/>
    <w:rsid w:val="6428C4C4"/>
    <w:rsid w:val="661BEEF1"/>
    <w:rsid w:val="68908DD7"/>
    <w:rsid w:val="6F948EBD"/>
    <w:rsid w:val="733559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EE6319"/>
  <w15:docId w15:val="{03ABD738-6FA5-4200-859A-97B694B86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231F20" w:themeColor="text1"/>
        <w:lang w:val="en-AU" w:eastAsia="en-AU" w:bidi="ar-SA"/>
      </w:rPr>
    </w:rPrDefault>
    <w:pPrDefault>
      <w:pPr>
        <w:spacing w:line="260" w:lineRule="atLeas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6" w:semiHidden="1" w:unhideWhenUsed="1" w:qFormat="1"/>
    <w:lsdException w:name="heading 7" w:semiHidden="1" w:unhideWhenUsed="1" w:qFormat="1"/>
    <w:lsdException w:name="heading 8" w:semiHidden="1" w:uiPriority="3" w:unhideWhenUsed="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iPriority="99" w:unhideWhenUsed="1"/>
    <w:lsdException w:name="header" w:semiHidden="1" w:uiPriority="7"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iPriority="9" w:unhideWhenUsed="1" w:qFormat="1"/>
    <w:lsdException w:name="List Number 3" w:semiHidden="1" w:uiPriority="9" w:unhideWhenUsed="1" w:qFormat="1"/>
    <w:lsdException w:name="List Number 4" w:semiHidden="1" w:unhideWhenUsed="1"/>
    <w:lsdException w:name="List Number 5" w:semiHidden="1" w:unhideWhenUsed="1"/>
    <w:lsdException w:name="Title" w:uiPriority="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99"/>
    <w:lsdException w:name="Emphasis" w:uiPriority="14"/>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0288"/>
  </w:style>
  <w:style w:type="paragraph" w:styleId="Heading1">
    <w:name w:val="heading 1"/>
    <w:basedOn w:val="Normal"/>
    <w:next w:val="BodyText"/>
    <w:link w:val="Heading1Char"/>
    <w:qFormat/>
    <w:rsid w:val="00DD6E31"/>
    <w:pPr>
      <w:keepNext/>
      <w:keepLines/>
      <w:numPr>
        <w:numId w:val="11"/>
      </w:numPr>
      <w:spacing w:before="360" w:after="240" w:line="240" w:lineRule="auto"/>
      <w:outlineLvl w:val="0"/>
    </w:pPr>
    <w:rPr>
      <w:rFonts w:asciiTheme="majorHAnsi" w:eastAsiaTheme="minorEastAsia" w:hAnsiTheme="majorHAnsi" w:cstheme="majorBidi"/>
      <w:b/>
      <w:bCs/>
      <w:color w:val="00428B"/>
      <w:sz w:val="24"/>
      <w:szCs w:val="32"/>
    </w:rPr>
  </w:style>
  <w:style w:type="paragraph" w:styleId="Heading2">
    <w:name w:val="heading 2"/>
    <w:basedOn w:val="Normal"/>
    <w:next w:val="BodyText"/>
    <w:link w:val="Heading2Char"/>
    <w:qFormat/>
    <w:rsid w:val="00542CE9"/>
    <w:pPr>
      <w:keepNext/>
      <w:keepLines/>
      <w:numPr>
        <w:ilvl w:val="1"/>
        <w:numId w:val="11"/>
      </w:numPr>
      <w:spacing w:before="240" w:after="120" w:line="240" w:lineRule="auto"/>
      <w:outlineLvl w:val="1"/>
    </w:pPr>
    <w:rPr>
      <w:rFonts w:asciiTheme="majorHAnsi" w:eastAsiaTheme="majorEastAsia" w:hAnsiTheme="majorHAnsi" w:cstheme="majorBidi"/>
      <w:b/>
      <w:bCs/>
      <w:sz w:val="24"/>
      <w:szCs w:val="26"/>
    </w:rPr>
  </w:style>
  <w:style w:type="paragraph" w:styleId="Heading3">
    <w:name w:val="heading 3"/>
    <w:basedOn w:val="Normal"/>
    <w:next w:val="BodyText"/>
    <w:link w:val="Heading3Char"/>
    <w:qFormat/>
    <w:rsid w:val="001A2247"/>
    <w:pPr>
      <w:keepNext/>
      <w:keepLines/>
      <w:numPr>
        <w:ilvl w:val="2"/>
        <w:numId w:val="11"/>
      </w:numPr>
      <w:spacing w:before="240" w:after="180" w:line="240" w:lineRule="auto"/>
      <w:outlineLvl w:val="2"/>
    </w:pPr>
    <w:rPr>
      <w:rFonts w:asciiTheme="majorHAnsi" w:eastAsiaTheme="majorEastAsia" w:hAnsiTheme="majorHAnsi" w:cstheme="majorBidi"/>
      <w:b/>
      <w:bCs/>
    </w:rPr>
  </w:style>
  <w:style w:type="paragraph" w:styleId="Heading4">
    <w:name w:val="heading 4"/>
    <w:basedOn w:val="Normal"/>
    <w:next w:val="BodyText"/>
    <w:link w:val="Heading4Char"/>
    <w:rsid w:val="00E27827"/>
    <w:pPr>
      <w:keepNext/>
      <w:keepLines/>
      <w:spacing w:before="240" w:after="120" w:line="240" w:lineRule="auto"/>
      <w:outlineLvl w:val="3"/>
    </w:pPr>
    <w:rPr>
      <w:rFonts w:asciiTheme="majorHAnsi" w:eastAsiaTheme="majorEastAsia" w:hAnsiTheme="majorHAnsi" w:cstheme="majorBidi"/>
      <w:b/>
      <w:bCs/>
      <w:i/>
      <w:iCs/>
    </w:rPr>
  </w:style>
  <w:style w:type="paragraph" w:styleId="Heading5">
    <w:name w:val="heading 5"/>
    <w:basedOn w:val="Normal"/>
    <w:next w:val="BodyText"/>
    <w:link w:val="Heading5Char"/>
    <w:rsid w:val="00E27827"/>
    <w:pPr>
      <w:keepNext/>
      <w:keepLines/>
      <w:spacing w:before="240" w:after="120"/>
      <w:outlineLvl w:val="4"/>
    </w:pPr>
    <w:rPr>
      <w:rFonts w:asciiTheme="majorHAnsi" w:eastAsiaTheme="majorEastAsia" w:hAnsiTheme="majorHAnsi" w:cstheme="majorBidi"/>
      <w:i/>
    </w:rPr>
  </w:style>
  <w:style w:type="paragraph" w:styleId="Heading6">
    <w:name w:val="heading 6"/>
    <w:basedOn w:val="Normal"/>
    <w:next w:val="BodyText"/>
    <w:link w:val="Heading6Char"/>
    <w:semiHidden/>
    <w:rsid w:val="00F256B8"/>
    <w:pPr>
      <w:keepNext/>
      <w:keepLines/>
      <w:spacing w:before="60"/>
      <w:outlineLvl w:val="5"/>
    </w:pPr>
    <w:rPr>
      <w:rFonts w:asciiTheme="majorHAnsi" w:eastAsiaTheme="majorEastAsia" w:hAnsiTheme="majorHAnsi" w:cstheme="majorBidi"/>
      <w:iCs/>
      <w:szCs w:val="22"/>
      <w:lang w:eastAsia="en-US"/>
    </w:rPr>
  </w:style>
  <w:style w:type="paragraph" w:styleId="Heading7">
    <w:name w:val="heading 7"/>
    <w:basedOn w:val="Normal"/>
    <w:next w:val="BodyText"/>
    <w:link w:val="Heading7Char"/>
    <w:semiHidden/>
    <w:rsid w:val="00F256B8"/>
    <w:pPr>
      <w:keepNext/>
      <w:keepLines/>
      <w:spacing w:before="60"/>
      <w:outlineLvl w:val="6"/>
    </w:pPr>
    <w:rPr>
      <w:rFonts w:asciiTheme="majorHAnsi" w:eastAsiaTheme="majorEastAsia" w:hAnsiTheme="majorHAnsi" w:cstheme="majorBidi"/>
      <w:iCs/>
    </w:rPr>
  </w:style>
  <w:style w:type="paragraph" w:styleId="Heading8">
    <w:name w:val="heading 8"/>
    <w:basedOn w:val="Normal"/>
    <w:next w:val="BodyText"/>
    <w:link w:val="Heading8Char"/>
    <w:semiHidden/>
    <w:rsid w:val="006E50A4"/>
    <w:pPr>
      <w:outlineLvl w:val="7"/>
    </w:pPr>
  </w:style>
  <w:style w:type="paragraph" w:styleId="Heading9">
    <w:name w:val="heading 9"/>
    <w:basedOn w:val="Normal"/>
    <w:next w:val="BodyText"/>
    <w:link w:val="Heading9Char"/>
    <w:semiHidden/>
    <w:qFormat/>
    <w:rsid w:val="006E50A4"/>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uiPriority w:val="1"/>
    <w:semiHidden/>
    <w:rsid w:val="003A5DC4"/>
    <w:pPr>
      <w:tabs>
        <w:tab w:val="left" w:pos="227"/>
      </w:tabs>
      <w:contextualSpacing/>
    </w:pPr>
    <w:rPr>
      <w:noProof/>
    </w:rPr>
  </w:style>
  <w:style w:type="paragraph" w:styleId="BalloonText">
    <w:name w:val="Balloon Text"/>
    <w:basedOn w:val="Normal"/>
    <w:link w:val="BalloonTextChar"/>
    <w:uiPriority w:val="99"/>
    <w:semiHidden/>
    <w:unhideWhenUsed/>
    <w:rsid w:val="00F256B8"/>
    <w:rPr>
      <w:rFonts w:ascii="Tahoma" w:hAnsi="Tahoma" w:cs="Tahoma"/>
      <w:sz w:val="16"/>
      <w:szCs w:val="16"/>
    </w:rPr>
  </w:style>
  <w:style w:type="character" w:customStyle="1" w:styleId="BalloonTextChar">
    <w:name w:val="Balloon Text Char"/>
    <w:basedOn w:val="DefaultParagraphFont"/>
    <w:link w:val="BalloonText"/>
    <w:uiPriority w:val="99"/>
    <w:semiHidden/>
    <w:rsid w:val="00F256B8"/>
    <w:rPr>
      <w:rFonts w:ascii="Tahoma" w:hAnsi="Tahoma" w:cs="Tahoma"/>
      <w:sz w:val="16"/>
      <w:szCs w:val="16"/>
    </w:rPr>
  </w:style>
  <w:style w:type="paragraph" w:styleId="BodyText">
    <w:name w:val="Body Text"/>
    <w:basedOn w:val="Normal"/>
    <w:link w:val="BodyTextChar"/>
    <w:qFormat/>
    <w:rsid w:val="008A1034"/>
    <w:pPr>
      <w:tabs>
        <w:tab w:val="left" w:pos="567"/>
        <w:tab w:val="left" w:pos="2268"/>
        <w:tab w:val="left" w:pos="4536"/>
        <w:tab w:val="left" w:pos="6804"/>
        <w:tab w:val="right" w:pos="9638"/>
      </w:tabs>
      <w:spacing w:before="120" w:after="200"/>
    </w:pPr>
  </w:style>
  <w:style w:type="character" w:customStyle="1" w:styleId="BodyTextChar">
    <w:name w:val="Body Text Char"/>
    <w:basedOn w:val="DefaultParagraphFont"/>
    <w:link w:val="BodyText"/>
    <w:rsid w:val="008A1034"/>
  </w:style>
  <w:style w:type="paragraph" w:styleId="BlockText">
    <w:name w:val="Block Text"/>
    <w:basedOn w:val="BodyText"/>
    <w:semiHidden/>
    <w:unhideWhenUsed/>
    <w:rsid w:val="00F256B8"/>
    <w:rPr>
      <w:rFonts w:eastAsiaTheme="minorEastAsia" w:cstheme="minorBidi"/>
      <w:iCs/>
    </w:rPr>
  </w:style>
  <w:style w:type="paragraph" w:styleId="BodyText3">
    <w:name w:val="Body Text 3"/>
    <w:basedOn w:val="Normal"/>
    <w:link w:val="BodyText3Char"/>
    <w:semiHidden/>
    <w:unhideWhenUsed/>
    <w:rsid w:val="00F256B8"/>
    <w:pPr>
      <w:spacing w:after="120"/>
    </w:pPr>
    <w:rPr>
      <w:szCs w:val="16"/>
    </w:rPr>
  </w:style>
  <w:style w:type="character" w:customStyle="1" w:styleId="BodyText3Char">
    <w:name w:val="Body Text 3 Char"/>
    <w:basedOn w:val="DefaultParagraphFont"/>
    <w:link w:val="BodyText3"/>
    <w:semiHidden/>
    <w:rsid w:val="00F256B8"/>
    <w:rPr>
      <w:szCs w:val="16"/>
    </w:rPr>
  </w:style>
  <w:style w:type="paragraph" w:customStyle="1" w:styleId="BodyTextBold">
    <w:name w:val="Body Text Bold"/>
    <w:basedOn w:val="BodyText"/>
    <w:qFormat/>
    <w:rsid w:val="007D1670"/>
    <w:pPr>
      <w:spacing w:before="60" w:after="60"/>
    </w:pPr>
    <w:rPr>
      <w:b/>
    </w:rPr>
  </w:style>
  <w:style w:type="table" w:styleId="ColorfulGrid">
    <w:name w:val="Colorful Grid"/>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character" w:customStyle="1" w:styleId="Bold">
    <w:name w:val="Bold"/>
    <w:uiPriority w:val="99"/>
    <w:semiHidden/>
    <w:rsid w:val="00F256B8"/>
    <w:rPr>
      <w:rFonts w:eastAsiaTheme="minorEastAsia"/>
      <w:b/>
      <w:i w:val="0"/>
      <w:strike w:val="0"/>
      <w:vertAlign w:val="baseline"/>
    </w:rPr>
  </w:style>
  <w:style w:type="character" w:customStyle="1" w:styleId="BoldAndItalics">
    <w:name w:val="Bold And Italics"/>
    <w:uiPriority w:val="99"/>
    <w:semiHidden/>
    <w:rsid w:val="00F256B8"/>
    <w:rPr>
      <w:rFonts w:eastAsiaTheme="minorEastAsia"/>
      <w:b/>
      <w:i/>
      <w:strike w:val="0"/>
      <w:vertAlign w:val="baseline"/>
    </w:rPr>
  </w:style>
  <w:style w:type="paragraph" w:styleId="Caption">
    <w:name w:val="caption"/>
    <w:basedOn w:val="Normal"/>
    <w:next w:val="BodyText"/>
    <w:unhideWhenUsed/>
    <w:rsid w:val="002076AE"/>
    <w:pPr>
      <w:keepNext/>
      <w:keepLines/>
      <w:tabs>
        <w:tab w:val="left" w:pos="1134"/>
      </w:tabs>
      <w:spacing w:before="60" w:after="120" w:line="240" w:lineRule="auto"/>
    </w:pPr>
    <w:rPr>
      <w:rFonts w:eastAsiaTheme="minorHAnsi" w:cstheme="minorBidi"/>
      <w:bCs/>
      <w:color w:val="00428B" w:themeColor="text2"/>
      <w:sz w:val="18"/>
      <w:lang w:eastAsia="fr-CA"/>
    </w:rPr>
  </w:style>
  <w:style w:type="table" w:styleId="ColorfulGrid-Accent1">
    <w:name w:val="Colorful Grid Accent 1"/>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B4D7FF" w:themeFill="accent1" w:themeFillTint="33"/>
    </w:tcPr>
    <w:tblStylePr w:type="firstRow">
      <w:rPr>
        <w:b/>
        <w:bCs/>
      </w:rPr>
      <w:tblPr/>
      <w:tcPr>
        <w:shd w:val="clear" w:color="auto" w:fill="6AB0FF" w:themeFill="accent1" w:themeFillTint="66"/>
      </w:tcPr>
    </w:tblStylePr>
    <w:tblStylePr w:type="lastRow">
      <w:rPr>
        <w:b/>
        <w:bCs/>
        <w:color w:val="231F20" w:themeColor="text1"/>
      </w:rPr>
      <w:tblPr/>
      <w:tcPr>
        <w:shd w:val="clear" w:color="auto" w:fill="6AB0FF" w:themeFill="accent1" w:themeFillTint="66"/>
      </w:tcPr>
    </w:tblStylePr>
    <w:tblStylePr w:type="firstCol">
      <w:rPr>
        <w:color w:val="FFFFFF" w:themeColor="background1"/>
      </w:rPr>
      <w:tblPr/>
      <w:tcPr>
        <w:shd w:val="clear" w:color="auto" w:fill="003168" w:themeFill="accent1" w:themeFillShade="BF"/>
      </w:tcPr>
    </w:tblStylePr>
    <w:tblStylePr w:type="lastCol">
      <w:rPr>
        <w:color w:val="FFFFFF" w:themeColor="background1"/>
      </w:rPr>
      <w:tblPr/>
      <w:tcPr>
        <w:shd w:val="clear" w:color="auto" w:fill="003168" w:themeFill="accent1" w:themeFillShade="BF"/>
      </w:tcPr>
    </w:tblStylePr>
    <w:tblStylePr w:type="band1Vert">
      <w:tblPr/>
      <w:tcPr>
        <w:shd w:val="clear" w:color="auto" w:fill="469DFF" w:themeFill="accent1" w:themeFillTint="7F"/>
      </w:tcPr>
    </w:tblStylePr>
    <w:tblStylePr w:type="band1Horz">
      <w:tblPr/>
      <w:tcPr>
        <w:shd w:val="clear" w:color="auto" w:fill="469DFF" w:themeFill="accent1" w:themeFillTint="7F"/>
      </w:tcPr>
    </w:tblStylePr>
  </w:style>
  <w:style w:type="character" w:styleId="FollowedHyperlink">
    <w:name w:val="FollowedHyperlink"/>
    <w:basedOn w:val="DefaultParagraphFont"/>
    <w:uiPriority w:val="99"/>
    <w:rsid w:val="00F256B8"/>
    <w:rPr>
      <w:color w:val="0092D7" w:themeColor="followedHyperlink"/>
      <w:u w:val="single"/>
    </w:rPr>
  </w:style>
  <w:style w:type="paragraph" w:styleId="Footer">
    <w:name w:val="footer"/>
    <w:basedOn w:val="Normal"/>
    <w:link w:val="FooterChar"/>
    <w:uiPriority w:val="99"/>
    <w:rsid w:val="002741AE"/>
    <w:pPr>
      <w:tabs>
        <w:tab w:val="center" w:pos="4320"/>
        <w:tab w:val="right" w:pos="8640"/>
      </w:tabs>
      <w:spacing w:line="240" w:lineRule="auto"/>
      <w:ind w:right="284"/>
    </w:pPr>
    <w:rPr>
      <w:rFonts w:eastAsia="Cambria" w:cstheme="minorBidi"/>
      <w:noProof/>
      <w:sz w:val="18"/>
      <w:lang w:eastAsia="en-US"/>
    </w:rPr>
  </w:style>
  <w:style w:type="character" w:customStyle="1" w:styleId="FooterChar">
    <w:name w:val="Footer Char"/>
    <w:basedOn w:val="DefaultParagraphFont"/>
    <w:link w:val="Footer"/>
    <w:uiPriority w:val="99"/>
    <w:rsid w:val="002741AE"/>
    <w:rPr>
      <w:rFonts w:eastAsia="Cambria" w:cstheme="minorBidi"/>
      <w:noProof/>
      <w:sz w:val="18"/>
      <w:lang w:eastAsia="en-US"/>
    </w:rPr>
  </w:style>
  <w:style w:type="numbering" w:customStyle="1" w:styleId="HangingList">
    <w:name w:val="HangingList"/>
    <w:uiPriority w:val="99"/>
    <w:rsid w:val="00F256B8"/>
    <w:pPr>
      <w:numPr>
        <w:numId w:val="1"/>
      </w:numPr>
    </w:pPr>
  </w:style>
  <w:style w:type="character" w:customStyle="1" w:styleId="Heading1Char">
    <w:name w:val="Heading 1 Char"/>
    <w:basedOn w:val="DefaultParagraphFont"/>
    <w:link w:val="Heading1"/>
    <w:rsid w:val="00DD6E31"/>
    <w:rPr>
      <w:rFonts w:asciiTheme="majorHAnsi" w:eastAsiaTheme="minorEastAsia" w:hAnsiTheme="majorHAnsi" w:cstheme="majorBidi"/>
      <w:b/>
      <w:bCs/>
      <w:color w:val="00428B"/>
      <w:sz w:val="24"/>
      <w:szCs w:val="32"/>
    </w:rPr>
  </w:style>
  <w:style w:type="character" w:customStyle="1" w:styleId="Heading2Char">
    <w:name w:val="Heading 2 Char"/>
    <w:basedOn w:val="DefaultParagraphFont"/>
    <w:link w:val="Heading2"/>
    <w:rsid w:val="00542CE9"/>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rsid w:val="00542CE9"/>
    <w:rPr>
      <w:rFonts w:asciiTheme="majorHAnsi" w:eastAsiaTheme="majorEastAsia" w:hAnsiTheme="majorHAnsi" w:cstheme="majorBidi"/>
      <w:b/>
      <w:bCs/>
    </w:rPr>
  </w:style>
  <w:style w:type="character" w:customStyle="1" w:styleId="Heading4Char">
    <w:name w:val="Heading 4 Char"/>
    <w:basedOn w:val="DefaultParagraphFont"/>
    <w:link w:val="Heading4"/>
    <w:rsid w:val="007619C4"/>
    <w:rPr>
      <w:rFonts w:asciiTheme="majorHAnsi" w:eastAsiaTheme="majorEastAsia" w:hAnsiTheme="majorHAnsi" w:cstheme="majorBidi"/>
      <w:b/>
      <w:bCs/>
      <w:i/>
      <w:iCs/>
      <w:color w:val="231F20" w:themeColor="text1"/>
    </w:rPr>
  </w:style>
  <w:style w:type="character" w:customStyle="1" w:styleId="Heading7Char">
    <w:name w:val="Heading 7 Char"/>
    <w:basedOn w:val="DefaultParagraphFont"/>
    <w:link w:val="Heading7"/>
    <w:semiHidden/>
    <w:rsid w:val="00F256B8"/>
    <w:rPr>
      <w:rFonts w:asciiTheme="majorHAnsi" w:eastAsiaTheme="majorEastAsia" w:hAnsiTheme="majorHAnsi" w:cstheme="majorBidi"/>
      <w:iCs/>
    </w:rPr>
  </w:style>
  <w:style w:type="character" w:customStyle="1" w:styleId="Heading8Char">
    <w:name w:val="Heading 8 Char"/>
    <w:basedOn w:val="DefaultParagraphFont"/>
    <w:link w:val="Heading8"/>
    <w:semiHidden/>
    <w:rsid w:val="006E50A4"/>
  </w:style>
  <w:style w:type="character" w:customStyle="1" w:styleId="Heading9Char">
    <w:name w:val="Heading 9 Char"/>
    <w:basedOn w:val="DefaultParagraphFont"/>
    <w:link w:val="Heading9"/>
    <w:semiHidden/>
    <w:rsid w:val="006E50A4"/>
  </w:style>
  <w:style w:type="paragraph" w:styleId="Header">
    <w:name w:val="header"/>
    <w:basedOn w:val="Normal"/>
    <w:link w:val="HeaderChar"/>
    <w:uiPriority w:val="7"/>
    <w:rsid w:val="007B37C0"/>
    <w:pPr>
      <w:tabs>
        <w:tab w:val="right" w:pos="9639"/>
      </w:tabs>
      <w:contextualSpacing/>
    </w:pPr>
    <w:rPr>
      <w:rFonts w:eastAsiaTheme="minorHAnsi" w:cstheme="minorBidi"/>
      <w:sz w:val="24"/>
      <w:lang w:eastAsia="fr-CA"/>
    </w:rPr>
  </w:style>
  <w:style w:type="character" w:customStyle="1" w:styleId="HeaderChar">
    <w:name w:val="Header Char"/>
    <w:basedOn w:val="DefaultParagraphFont"/>
    <w:link w:val="Header"/>
    <w:uiPriority w:val="7"/>
    <w:rsid w:val="007B37C0"/>
    <w:rPr>
      <w:rFonts w:eastAsiaTheme="minorHAnsi" w:cstheme="minorBidi"/>
      <w:sz w:val="24"/>
      <w:lang w:eastAsia="fr-CA"/>
    </w:rPr>
  </w:style>
  <w:style w:type="character" w:styleId="Hyperlink">
    <w:name w:val="Hyperlink"/>
    <w:basedOn w:val="DefaultParagraphFont"/>
    <w:uiPriority w:val="99"/>
    <w:unhideWhenUsed/>
    <w:rsid w:val="00F256B8"/>
    <w:rPr>
      <w:color w:val="00428B" w:themeColor="hyperlink"/>
      <w:u w:val="single"/>
    </w:rPr>
  </w:style>
  <w:style w:type="paragraph" w:customStyle="1" w:styleId="Image">
    <w:name w:val="Image"/>
    <w:basedOn w:val="Normal"/>
    <w:next w:val="BodyText"/>
    <w:uiPriority w:val="1"/>
    <w:semiHidden/>
    <w:rsid w:val="00F256B8"/>
    <w:pPr>
      <w:keepNext/>
      <w:spacing w:before="120" w:after="120"/>
    </w:pPr>
  </w:style>
  <w:style w:type="table" w:styleId="ColorfulGrid-Accent2">
    <w:name w:val="Colorful Grid Accent 2"/>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C4ECFF" w:themeFill="accent2" w:themeFillTint="33"/>
    </w:tcPr>
    <w:tblStylePr w:type="firstRow">
      <w:rPr>
        <w:b/>
        <w:bCs/>
      </w:rPr>
      <w:tblPr/>
      <w:tcPr>
        <w:shd w:val="clear" w:color="auto" w:fill="89D9FF" w:themeFill="accent2" w:themeFillTint="66"/>
      </w:tcPr>
    </w:tblStylePr>
    <w:tblStylePr w:type="lastRow">
      <w:rPr>
        <w:b/>
        <w:bCs/>
        <w:color w:val="231F20" w:themeColor="text1"/>
      </w:rPr>
      <w:tblPr/>
      <w:tcPr>
        <w:shd w:val="clear" w:color="auto" w:fill="89D9FF" w:themeFill="accent2" w:themeFillTint="66"/>
      </w:tcPr>
    </w:tblStylePr>
    <w:tblStylePr w:type="firstCol">
      <w:rPr>
        <w:color w:val="FFFFFF" w:themeColor="background1"/>
      </w:rPr>
      <w:tblPr/>
      <w:tcPr>
        <w:shd w:val="clear" w:color="auto" w:fill="006DA1" w:themeFill="accent2" w:themeFillShade="BF"/>
      </w:tcPr>
    </w:tblStylePr>
    <w:tblStylePr w:type="lastCol">
      <w:rPr>
        <w:color w:val="FFFFFF" w:themeColor="background1"/>
      </w:rPr>
      <w:tblPr/>
      <w:tcPr>
        <w:shd w:val="clear" w:color="auto" w:fill="006DA1" w:themeFill="accent2" w:themeFillShade="BF"/>
      </w:tcPr>
    </w:tblStylePr>
    <w:tblStylePr w:type="band1Vert">
      <w:tblPr/>
      <w:tcPr>
        <w:shd w:val="clear" w:color="auto" w:fill="6CCFFF" w:themeFill="accent2" w:themeFillTint="7F"/>
      </w:tcPr>
    </w:tblStylePr>
    <w:tblStylePr w:type="band1Horz">
      <w:tblPr/>
      <w:tcPr>
        <w:shd w:val="clear" w:color="auto" w:fill="6CCFFF" w:themeFill="accent2" w:themeFillTint="7F"/>
      </w:tcPr>
    </w:tblStylePr>
  </w:style>
  <w:style w:type="paragraph" w:styleId="ListBullet">
    <w:name w:val="List Bullet"/>
    <w:basedOn w:val="BodyText"/>
    <w:uiPriority w:val="99"/>
    <w:qFormat/>
    <w:rsid w:val="005420FD"/>
    <w:pPr>
      <w:numPr>
        <w:numId w:val="8"/>
      </w:numPr>
      <w:tabs>
        <w:tab w:val="clear" w:pos="2268"/>
        <w:tab w:val="clear" w:pos="4536"/>
        <w:tab w:val="clear" w:pos="6804"/>
        <w:tab w:val="clear" w:pos="9638"/>
      </w:tabs>
      <w:spacing w:before="60" w:after="120"/>
    </w:pPr>
  </w:style>
  <w:style w:type="paragraph" w:styleId="ListBullet2">
    <w:name w:val="List Bullet 2"/>
    <w:basedOn w:val="ListBullet"/>
    <w:qFormat/>
    <w:rsid w:val="00064D1E"/>
    <w:pPr>
      <w:numPr>
        <w:ilvl w:val="1"/>
      </w:numPr>
    </w:pPr>
  </w:style>
  <w:style w:type="paragraph" w:styleId="ListBullet3">
    <w:name w:val="List Bullet 3"/>
    <w:basedOn w:val="ListBullet2"/>
    <w:qFormat/>
    <w:rsid w:val="00F256B8"/>
    <w:pPr>
      <w:numPr>
        <w:ilvl w:val="2"/>
      </w:numPr>
    </w:pPr>
  </w:style>
  <w:style w:type="paragraph" w:styleId="ListBullet4">
    <w:name w:val="List Bullet 4"/>
    <w:basedOn w:val="Normal"/>
    <w:semiHidden/>
    <w:unhideWhenUsed/>
    <w:rsid w:val="00F256B8"/>
    <w:pPr>
      <w:contextualSpacing/>
    </w:pPr>
  </w:style>
  <w:style w:type="paragraph" w:styleId="ListBullet5">
    <w:name w:val="List Bullet 5"/>
    <w:basedOn w:val="Normal"/>
    <w:semiHidden/>
    <w:unhideWhenUsed/>
    <w:rsid w:val="00F256B8"/>
    <w:pPr>
      <w:contextualSpacing/>
    </w:pPr>
  </w:style>
  <w:style w:type="paragraph" w:styleId="ListContinue">
    <w:name w:val="List Continue"/>
    <w:basedOn w:val="Normal"/>
    <w:rsid w:val="00EF4F69"/>
    <w:pPr>
      <w:spacing w:before="120" w:after="120"/>
      <w:ind w:left="454"/>
    </w:pPr>
  </w:style>
  <w:style w:type="paragraph" w:styleId="ListContinue2">
    <w:name w:val="List Continue 2"/>
    <w:basedOn w:val="Normal"/>
    <w:rsid w:val="00EF4F69"/>
    <w:pPr>
      <w:spacing w:before="120" w:after="120"/>
      <w:ind w:left="907"/>
    </w:pPr>
  </w:style>
  <w:style w:type="paragraph" w:styleId="ListContinue3">
    <w:name w:val="List Continue 3"/>
    <w:basedOn w:val="Normal"/>
    <w:rsid w:val="00EF4F69"/>
    <w:pPr>
      <w:spacing w:before="120" w:after="120"/>
      <w:ind w:left="1361"/>
    </w:pPr>
  </w:style>
  <w:style w:type="paragraph" w:styleId="ListContinue4">
    <w:name w:val="List Continue 4"/>
    <w:basedOn w:val="Normal"/>
    <w:unhideWhenUsed/>
    <w:rsid w:val="00670A73"/>
    <w:pPr>
      <w:spacing w:before="120" w:after="120"/>
      <w:ind w:left="1814"/>
    </w:pPr>
  </w:style>
  <w:style w:type="paragraph" w:styleId="ListContinue5">
    <w:name w:val="List Continue 5"/>
    <w:basedOn w:val="Normal"/>
    <w:rsid w:val="00670A73"/>
    <w:pPr>
      <w:spacing w:before="120" w:after="120"/>
      <w:ind w:left="2268"/>
    </w:pPr>
  </w:style>
  <w:style w:type="paragraph" w:styleId="ListNumber">
    <w:name w:val="List Number"/>
    <w:basedOn w:val="BodyText"/>
    <w:unhideWhenUsed/>
    <w:qFormat/>
    <w:rsid w:val="005420FD"/>
    <w:pPr>
      <w:numPr>
        <w:numId w:val="2"/>
      </w:numPr>
      <w:tabs>
        <w:tab w:val="clear" w:pos="2268"/>
        <w:tab w:val="clear" w:pos="4536"/>
        <w:tab w:val="clear" w:pos="6804"/>
        <w:tab w:val="clear" w:pos="9638"/>
      </w:tabs>
      <w:spacing w:before="60" w:after="120"/>
    </w:pPr>
  </w:style>
  <w:style w:type="paragraph" w:styleId="ListNumber2">
    <w:name w:val="List Number 2"/>
    <w:basedOn w:val="ListNumber"/>
    <w:uiPriority w:val="9"/>
    <w:unhideWhenUsed/>
    <w:qFormat/>
    <w:rsid w:val="00F256B8"/>
    <w:pPr>
      <w:numPr>
        <w:ilvl w:val="1"/>
      </w:numPr>
    </w:pPr>
  </w:style>
  <w:style w:type="paragraph" w:styleId="ListNumber3">
    <w:name w:val="List Number 3"/>
    <w:basedOn w:val="ListNumber2"/>
    <w:uiPriority w:val="9"/>
    <w:unhideWhenUsed/>
    <w:qFormat/>
    <w:rsid w:val="00F256B8"/>
    <w:pPr>
      <w:numPr>
        <w:ilvl w:val="2"/>
      </w:numPr>
    </w:pPr>
  </w:style>
  <w:style w:type="paragraph" w:styleId="ListNumber4">
    <w:name w:val="List Number 4"/>
    <w:basedOn w:val="Normal"/>
    <w:unhideWhenUsed/>
    <w:rsid w:val="005420FD"/>
    <w:pPr>
      <w:numPr>
        <w:ilvl w:val="3"/>
        <w:numId w:val="2"/>
      </w:numPr>
      <w:spacing w:before="60" w:after="120"/>
      <w:ind w:left="1815"/>
    </w:pPr>
  </w:style>
  <w:style w:type="paragraph" w:styleId="ListNumber5">
    <w:name w:val="List Number 5"/>
    <w:basedOn w:val="Normal"/>
    <w:unhideWhenUsed/>
    <w:rsid w:val="005420FD"/>
    <w:pPr>
      <w:numPr>
        <w:ilvl w:val="4"/>
        <w:numId w:val="2"/>
      </w:numPr>
      <w:spacing w:before="60" w:after="120"/>
      <w:ind w:left="2268"/>
    </w:pPr>
  </w:style>
  <w:style w:type="character" w:customStyle="1" w:styleId="MyBoldItalicsUnderline">
    <w:name w:val="MyBoldItalicsUnderline"/>
    <w:uiPriority w:val="99"/>
    <w:semiHidden/>
    <w:rsid w:val="00F256B8"/>
    <w:rPr>
      <w:rFonts w:eastAsiaTheme="minorEastAsia"/>
      <w:b/>
      <w:i/>
      <w:strike w:val="0"/>
      <w:u w:val="single"/>
      <w:vertAlign w:val="baseline"/>
    </w:rPr>
  </w:style>
  <w:style w:type="character" w:customStyle="1" w:styleId="MyBoldUnderline">
    <w:name w:val="MyBoldUnderline"/>
    <w:uiPriority w:val="99"/>
    <w:semiHidden/>
    <w:rsid w:val="00F256B8"/>
    <w:rPr>
      <w:rFonts w:eastAsiaTheme="minorEastAsia"/>
      <w:b/>
      <w:i/>
      <w:strike w:val="0"/>
      <w:u w:val="single"/>
      <w:vertAlign w:val="baseline"/>
    </w:rPr>
  </w:style>
  <w:style w:type="character" w:customStyle="1" w:styleId="MyItalicsUnderline">
    <w:name w:val="MyItalicsUnderline"/>
    <w:uiPriority w:val="99"/>
    <w:semiHidden/>
    <w:rsid w:val="00F256B8"/>
    <w:rPr>
      <w:rFonts w:eastAsiaTheme="minorEastAsia"/>
      <w:b/>
      <w:i/>
      <w:strike w:val="0"/>
      <w:u w:val="single"/>
      <w:vertAlign w:val="baseline"/>
    </w:rPr>
  </w:style>
  <w:style w:type="numbering" w:customStyle="1" w:styleId="MyListNumbering">
    <w:name w:val="MyListNumbering"/>
    <w:uiPriority w:val="99"/>
    <w:rsid w:val="00F256B8"/>
    <w:pPr>
      <w:numPr>
        <w:numId w:val="3"/>
      </w:numPr>
    </w:pPr>
  </w:style>
  <w:style w:type="character" w:customStyle="1" w:styleId="MyStrikethrough">
    <w:name w:val="MyStrikethrough"/>
    <w:uiPriority w:val="99"/>
    <w:semiHidden/>
    <w:rsid w:val="00F256B8"/>
    <w:rPr>
      <w:rFonts w:eastAsiaTheme="minorEastAsia"/>
      <w:b w:val="0"/>
      <w:i w:val="0"/>
      <w:strike/>
      <w:dstrike w:val="0"/>
      <w:vertAlign w:val="baseline"/>
    </w:rPr>
  </w:style>
  <w:style w:type="character" w:customStyle="1" w:styleId="MySubscript">
    <w:name w:val="MySubscript"/>
    <w:uiPriority w:val="99"/>
    <w:semiHidden/>
    <w:rsid w:val="00F256B8"/>
    <w:rPr>
      <w:rFonts w:eastAsiaTheme="minorEastAsia"/>
      <w:b w:val="0"/>
      <w:i w:val="0"/>
      <w:strike w:val="0"/>
      <w:vertAlign w:val="subscript"/>
    </w:rPr>
  </w:style>
  <w:style w:type="character" w:customStyle="1" w:styleId="MySubscriptItalics">
    <w:name w:val="MySubscript&amp;Italics"/>
    <w:uiPriority w:val="99"/>
    <w:semiHidden/>
    <w:rsid w:val="00F256B8"/>
    <w:rPr>
      <w:rFonts w:eastAsiaTheme="minorEastAsia"/>
      <w:b w:val="0"/>
      <w:i/>
      <w:strike w:val="0"/>
      <w:vertAlign w:val="subscript"/>
    </w:rPr>
  </w:style>
  <w:style w:type="character" w:customStyle="1" w:styleId="MySuperscript">
    <w:name w:val="MySuperscript"/>
    <w:uiPriority w:val="99"/>
    <w:semiHidden/>
    <w:rsid w:val="00F256B8"/>
    <w:rPr>
      <w:rFonts w:eastAsiaTheme="minorEastAsia"/>
      <w:b w:val="0"/>
      <w:i w:val="0"/>
      <w:strike w:val="0"/>
      <w:vertAlign w:val="superscript"/>
    </w:rPr>
  </w:style>
  <w:style w:type="character" w:customStyle="1" w:styleId="MySuperscriptItalics">
    <w:name w:val="MySuperscript&amp;Italics"/>
    <w:uiPriority w:val="99"/>
    <w:semiHidden/>
    <w:rsid w:val="00F256B8"/>
    <w:rPr>
      <w:rFonts w:eastAsiaTheme="minorEastAsia"/>
      <w:b w:val="0"/>
      <w:i/>
      <w:strike w:val="0"/>
      <w:vertAlign w:val="superscript"/>
    </w:rPr>
  </w:style>
  <w:style w:type="character" w:customStyle="1" w:styleId="Heading5Char">
    <w:name w:val="Heading 5 Char"/>
    <w:basedOn w:val="DefaultParagraphFont"/>
    <w:link w:val="Heading5"/>
    <w:rsid w:val="007619C4"/>
    <w:rPr>
      <w:rFonts w:asciiTheme="majorHAnsi" w:eastAsiaTheme="majorEastAsia" w:hAnsiTheme="majorHAnsi" w:cstheme="majorBidi"/>
      <w:i/>
    </w:rPr>
  </w:style>
  <w:style w:type="character" w:customStyle="1" w:styleId="Heading6Char">
    <w:name w:val="Heading 6 Char"/>
    <w:basedOn w:val="DefaultParagraphFont"/>
    <w:link w:val="Heading6"/>
    <w:semiHidden/>
    <w:rsid w:val="00F256B8"/>
    <w:rPr>
      <w:rFonts w:asciiTheme="majorHAnsi" w:eastAsiaTheme="majorEastAsia" w:hAnsiTheme="majorHAnsi" w:cstheme="majorBidi"/>
      <w:iCs/>
      <w:szCs w:val="22"/>
      <w:lang w:eastAsia="en-US"/>
    </w:rPr>
  </w:style>
  <w:style w:type="paragraph" w:styleId="Revision">
    <w:name w:val="Revision"/>
    <w:hidden/>
    <w:uiPriority w:val="99"/>
    <w:semiHidden/>
    <w:rsid w:val="009E7348"/>
    <w:rPr>
      <w:rFonts w:ascii="Calibri" w:eastAsia="Calibri" w:hAnsi="Calibri"/>
      <w:lang w:eastAsia="en-US"/>
    </w:rPr>
  </w:style>
  <w:style w:type="character" w:customStyle="1" w:styleId="MyUnderline">
    <w:name w:val="MyUnderline"/>
    <w:uiPriority w:val="99"/>
    <w:semiHidden/>
    <w:rsid w:val="00F256B8"/>
    <w:rPr>
      <w:rFonts w:eastAsiaTheme="minorEastAsia"/>
      <w:b w:val="0"/>
      <w:i w:val="0"/>
      <w:strike w:val="0"/>
      <w:u w:val="single"/>
      <w:vertAlign w:val="baseline"/>
    </w:rPr>
  </w:style>
  <w:style w:type="character" w:customStyle="1" w:styleId="MyUnderlineStrikethrough">
    <w:name w:val="MyUnderline&amp;Strikethrough"/>
    <w:uiPriority w:val="99"/>
    <w:semiHidden/>
    <w:rsid w:val="00F256B8"/>
    <w:rPr>
      <w:rFonts w:eastAsiaTheme="minorEastAsia"/>
      <w:b w:val="0"/>
      <w:i w:val="0"/>
      <w:strike/>
      <w:dstrike w:val="0"/>
      <w:u w:val="single"/>
      <w:vertAlign w:val="baseline"/>
    </w:rPr>
  </w:style>
  <w:style w:type="paragraph" w:styleId="NoSpacing">
    <w:name w:val="No Spacing"/>
    <w:next w:val="BodyText"/>
    <w:rsid w:val="00F256B8"/>
  </w:style>
  <w:style w:type="paragraph" w:styleId="NormalWeb">
    <w:name w:val="Normal (Web)"/>
    <w:basedOn w:val="Normal"/>
    <w:uiPriority w:val="99"/>
    <w:semiHidden/>
    <w:rsid w:val="00F256B8"/>
    <w:rPr>
      <w:szCs w:val="24"/>
    </w:rPr>
  </w:style>
  <w:style w:type="paragraph" w:customStyle="1" w:styleId="Notes">
    <w:name w:val="Notes"/>
    <w:basedOn w:val="Normal"/>
    <w:next w:val="BodyText12ptAbove"/>
    <w:qFormat/>
    <w:rsid w:val="00410A54"/>
    <w:pPr>
      <w:spacing w:before="60" w:after="120" w:line="200" w:lineRule="atLeast"/>
      <w:contextualSpacing/>
    </w:pPr>
    <w:rPr>
      <w:rFonts w:cs="Arial"/>
      <w:sz w:val="16"/>
    </w:rPr>
  </w:style>
  <w:style w:type="paragraph" w:customStyle="1" w:styleId="NotesNumbered">
    <w:name w:val="Notes Numbered"/>
    <w:basedOn w:val="Normal"/>
    <w:qFormat/>
    <w:rsid w:val="00C777E5"/>
    <w:pPr>
      <w:numPr>
        <w:numId w:val="4"/>
      </w:numPr>
      <w:spacing w:before="60" w:after="240" w:line="200" w:lineRule="atLeast"/>
      <w:contextualSpacing/>
    </w:pPr>
    <w:rPr>
      <w:sz w:val="16"/>
      <w:lang w:eastAsia="fr-CA"/>
    </w:rPr>
  </w:style>
  <w:style w:type="character" w:styleId="PageNumber">
    <w:name w:val="page number"/>
    <w:basedOn w:val="DefaultParagraphFont"/>
    <w:semiHidden/>
    <w:unhideWhenUsed/>
    <w:rsid w:val="00F256B8"/>
    <w:rPr>
      <w:rFonts w:asciiTheme="minorHAnsi" w:hAnsiTheme="minorHAnsi"/>
      <w:color w:val="EFF5FB" w:themeColor="background2"/>
      <w:sz w:val="16"/>
    </w:rPr>
  </w:style>
  <w:style w:type="character" w:styleId="PlaceholderText">
    <w:name w:val="Placeholder Text"/>
    <w:basedOn w:val="DefaultParagraphFont"/>
    <w:uiPriority w:val="99"/>
    <w:rsid w:val="0024716E"/>
    <w:rPr>
      <w:color w:val="808080"/>
    </w:rPr>
  </w:style>
  <w:style w:type="paragraph" w:customStyle="1" w:styleId="Source">
    <w:name w:val="Source"/>
    <w:basedOn w:val="Normal"/>
    <w:next w:val="BodyText"/>
    <w:qFormat/>
    <w:rsid w:val="00410A54"/>
    <w:pPr>
      <w:tabs>
        <w:tab w:val="left" w:pos="851"/>
      </w:tabs>
      <w:spacing w:before="60" w:after="120" w:line="200" w:lineRule="atLeast"/>
      <w:ind w:left="851" w:hanging="851"/>
      <w:contextualSpacing/>
    </w:pPr>
    <w:rPr>
      <w:rFonts w:cs="Arial"/>
      <w:sz w:val="16"/>
      <w:lang w:eastAsia="fr-CA"/>
    </w:rPr>
  </w:style>
  <w:style w:type="table" w:customStyle="1" w:styleId="MWHighlightBox">
    <w:name w:val="MW Highlight Box"/>
    <w:basedOn w:val="TableNormal"/>
    <w:uiPriority w:val="99"/>
    <w:rsid w:val="00014A13"/>
    <w:pPr>
      <w:spacing w:line="240" w:lineRule="auto"/>
    </w:pPr>
    <w:tblPr>
      <w:tblCellMar>
        <w:top w:w="142" w:type="dxa"/>
        <w:left w:w="85" w:type="dxa"/>
        <w:bottom w:w="142" w:type="dxa"/>
        <w:right w:w="85" w:type="dxa"/>
      </w:tblCellMar>
    </w:tblPr>
    <w:tcPr>
      <w:shd w:val="clear" w:color="auto" w:fill="EFF5FB" w:themeFill="background2"/>
    </w:tcPr>
  </w:style>
  <w:style w:type="paragraph" w:styleId="Title">
    <w:name w:val="Title"/>
    <w:basedOn w:val="Normal"/>
    <w:next w:val="BodyText"/>
    <w:link w:val="TitleChar"/>
    <w:uiPriority w:val="1"/>
    <w:rsid w:val="00D77ADB"/>
    <w:pPr>
      <w:spacing w:before="480"/>
      <w:ind w:left="567" w:right="567"/>
      <w:contextualSpacing/>
    </w:pPr>
    <w:rPr>
      <w:rFonts w:asciiTheme="majorHAnsi" w:eastAsiaTheme="minorEastAsia" w:hAnsiTheme="majorHAnsi"/>
      <w:b/>
      <w:color w:val="FFFFFF"/>
      <w:sz w:val="40"/>
      <w:szCs w:val="48"/>
    </w:rPr>
  </w:style>
  <w:style w:type="character" w:customStyle="1" w:styleId="TitleChar">
    <w:name w:val="Title Char"/>
    <w:basedOn w:val="DefaultParagraphFont"/>
    <w:link w:val="Title"/>
    <w:uiPriority w:val="1"/>
    <w:rsid w:val="00D77ADB"/>
    <w:rPr>
      <w:rFonts w:asciiTheme="majorHAnsi" w:eastAsiaTheme="minorEastAsia" w:hAnsiTheme="majorHAnsi"/>
      <w:b/>
      <w:color w:val="FFFFFF"/>
      <w:sz w:val="40"/>
      <w:szCs w:val="48"/>
    </w:rPr>
  </w:style>
  <w:style w:type="paragraph" w:styleId="Subtitle">
    <w:name w:val="Subtitle"/>
    <w:basedOn w:val="Normal"/>
    <w:next w:val="BodyText"/>
    <w:link w:val="SubtitleChar"/>
    <w:uiPriority w:val="1"/>
    <w:rsid w:val="00C24AC4"/>
    <w:pPr>
      <w:ind w:left="567" w:right="2552"/>
    </w:pPr>
    <w:rPr>
      <w:color w:val="FFFFFF"/>
      <w:sz w:val="40"/>
    </w:rPr>
  </w:style>
  <w:style w:type="character" w:customStyle="1" w:styleId="SubtitleChar">
    <w:name w:val="Subtitle Char"/>
    <w:basedOn w:val="DefaultParagraphFont"/>
    <w:link w:val="Subtitle"/>
    <w:uiPriority w:val="1"/>
    <w:rsid w:val="00C24AC4"/>
    <w:rPr>
      <w:color w:val="FFFFFF"/>
      <w:sz w:val="40"/>
    </w:rPr>
  </w:style>
  <w:style w:type="table" w:styleId="TableGrid">
    <w:name w:val="Table Grid"/>
    <w:basedOn w:val="TableNormal"/>
    <w:uiPriority w:val="59"/>
    <w:rsid w:val="00735298"/>
    <w:pPr>
      <w:spacing w:before="60" w:after="60"/>
    </w:pPr>
    <w:tblPr>
      <w:tblStyleRowBandSize w:val="1"/>
      <w:tblBorders>
        <w:top w:val="single" w:sz="4" w:space="0" w:color="231F20" w:themeColor="text1"/>
        <w:left w:val="single" w:sz="4" w:space="0" w:color="231F20" w:themeColor="text1"/>
        <w:bottom w:val="single" w:sz="4" w:space="0" w:color="231F20" w:themeColor="text1"/>
        <w:right w:val="single" w:sz="4" w:space="0" w:color="231F20" w:themeColor="text1"/>
        <w:insideH w:val="single" w:sz="4" w:space="0" w:color="231F20" w:themeColor="text1"/>
        <w:insideV w:val="single" w:sz="4" w:space="0" w:color="231F20" w:themeColor="text1"/>
      </w:tblBorders>
      <w:tblCellMar>
        <w:top w:w="28" w:type="dxa"/>
        <w:left w:w="85" w:type="dxa"/>
        <w:bottom w:w="28" w:type="dxa"/>
        <w:right w:w="85" w:type="dxa"/>
      </w:tblCellMar>
    </w:tblPr>
    <w:tblStylePr w:type="firstRow">
      <w:pPr>
        <w:keepNext/>
        <w:wordWrap/>
      </w:pPr>
      <w:rPr>
        <w:b w:val="0"/>
        <w:color w:val="FFFFFF"/>
      </w:rPr>
      <w:tblPr/>
      <w:trPr>
        <w:tblHeader/>
      </w:trPr>
      <w:tcPr>
        <w:tcBorders>
          <w:top w:val="single" w:sz="4" w:space="0" w:color="231F20" w:themeColor="text1"/>
          <w:left w:val="single" w:sz="4" w:space="0" w:color="231F20" w:themeColor="text1"/>
          <w:bottom w:val="single" w:sz="4" w:space="0" w:color="00428B" w:themeColor="text2"/>
          <w:right w:val="single" w:sz="4" w:space="0" w:color="231F20" w:themeColor="text1"/>
          <w:insideH w:val="single" w:sz="4" w:space="0" w:color="231F20" w:themeColor="text1"/>
          <w:insideV w:val="single" w:sz="4" w:space="0" w:color="231F20" w:themeColor="text1"/>
          <w:tl2br w:val="nil"/>
          <w:tr2bl w:val="nil"/>
        </w:tcBorders>
        <w:shd w:val="clear" w:color="auto" w:fill="00428B" w:themeFill="text2"/>
      </w:tcPr>
    </w:tblStylePr>
    <w:tblStylePr w:type="band2Horz">
      <w:tblPr/>
      <w:tcPr>
        <w:shd w:val="clear" w:color="auto" w:fill="EFF5FB" w:themeFill="background2"/>
      </w:tcPr>
    </w:tblStylePr>
  </w:style>
  <w:style w:type="paragraph" w:styleId="TableofFigures">
    <w:name w:val="table of figures"/>
    <w:basedOn w:val="Normal"/>
    <w:next w:val="Normal"/>
    <w:uiPriority w:val="99"/>
    <w:semiHidden/>
    <w:rsid w:val="00400A71"/>
    <w:pPr>
      <w:tabs>
        <w:tab w:val="right" w:pos="1134"/>
        <w:tab w:val="right" w:leader="dot" w:pos="9582"/>
      </w:tabs>
      <w:spacing w:before="120" w:after="120" w:line="240" w:lineRule="auto"/>
      <w:ind w:right="737"/>
    </w:pPr>
    <w:rPr>
      <w:rFonts w:eastAsiaTheme="minorHAnsi" w:cstheme="minorBidi"/>
      <w:noProof/>
      <w:lang w:eastAsia="fr-CA"/>
    </w:rPr>
  </w:style>
  <w:style w:type="paragraph" w:customStyle="1" w:styleId="TableofFiguresHeading">
    <w:name w:val="Table of Figures Heading"/>
    <w:basedOn w:val="Normal"/>
    <w:uiPriority w:val="99"/>
    <w:rsid w:val="00F82E34"/>
    <w:pPr>
      <w:spacing w:after="240" w:line="240" w:lineRule="auto"/>
    </w:pPr>
    <w:rPr>
      <w:bCs/>
      <w:caps/>
      <w:color w:val="00428B" w:themeColor="text2"/>
      <w:szCs w:val="22"/>
    </w:rPr>
  </w:style>
  <w:style w:type="table" w:styleId="ColorfulGrid-Accent3">
    <w:name w:val="Colorful Grid Accent 3"/>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DAF2F7" w:themeFill="accent3" w:themeFillTint="33"/>
    </w:tcPr>
    <w:tblStylePr w:type="firstRow">
      <w:rPr>
        <w:b/>
        <w:bCs/>
      </w:rPr>
      <w:tblPr/>
      <w:tcPr>
        <w:shd w:val="clear" w:color="auto" w:fill="B5E6EF" w:themeFill="accent3" w:themeFillTint="66"/>
      </w:tcPr>
    </w:tblStylePr>
    <w:tblStylePr w:type="lastRow">
      <w:rPr>
        <w:b/>
        <w:bCs/>
        <w:color w:val="231F20" w:themeColor="text1"/>
      </w:rPr>
      <w:tblPr/>
      <w:tcPr>
        <w:shd w:val="clear" w:color="auto" w:fill="B5E6EF" w:themeFill="accent3" w:themeFillTint="66"/>
      </w:tcPr>
    </w:tblStylePr>
    <w:tblStylePr w:type="firstCol">
      <w:rPr>
        <w:color w:val="FFFFFF" w:themeColor="background1"/>
      </w:rPr>
      <w:tblPr/>
      <w:tcPr>
        <w:shd w:val="clear" w:color="auto" w:fill="269BAF" w:themeFill="accent3" w:themeFillShade="BF"/>
      </w:tcPr>
    </w:tblStylePr>
    <w:tblStylePr w:type="lastCol">
      <w:rPr>
        <w:color w:val="FFFFFF" w:themeColor="background1"/>
      </w:rPr>
      <w:tblPr/>
      <w:tcPr>
        <w:shd w:val="clear" w:color="auto" w:fill="269BAF" w:themeFill="accent3" w:themeFillShade="BF"/>
      </w:tcPr>
    </w:tblStylePr>
    <w:tblStylePr w:type="band1Vert">
      <w:tblPr/>
      <w:tcPr>
        <w:shd w:val="clear" w:color="auto" w:fill="A2E0EB" w:themeFill="accent3" w:themeFillTint="7F"/>
      </w:tcPr>
    </w:tblStylePr>
    <w:tblStylePr w:type="band1Horz">
      <w:tblPr/>
      <w:tcPr>
        <w:shd w:val="clear" w:color="auto" w:fill="A2E0EB" w:themeFill="accent3" w:themeFillTint="7F"/>
      </w:tcPr>
    </w:tblStylePr>
  </w:style>
  <w:style w:type="numbering" w:customStyle="1" w:styleId="TableBullets">
    <w:name w:val="TableBullets"/>
    <w:uiPriority w:val="99"/>
    <w:rsid w:val="00F256B8"/>
    <w:pPr>
      <w:numPr>
        <w:numId w:val="5"/>
      </w:numPr>
    </w:pPr>
  </w:style>
  <w:style w:type="numbering" w:customStyle="1" w:styleId="TableFootnotes">
    <w:name w:val="TableFootnotes"/>
    <w:uiPriority w:val="99"/>
    <w:rsid w:val="00F256B8"/>
    <w:pPr>
      <w:numPr>
        <w:numId w:val="6"/>
      </w:numPr>
    </w:pPr>
  </w:style>
  <w:style w:type="numbering" w:customStyle="1" w:styleId="TableNumbering">
    <w:name w:val="TableNumbering"/>
    <w:uiPriority w:val="99"/>
    <w:rsid w:val="00F256B8"/>
    <w:pPr>
      <w:numPr>
        <w:numId w:val="7"/>
      </w:numPr>
    </w:pPr>
  </w:style>
  <w:style w:type="paragraph" w:styleId="TOC1">
    <w:name w:val="toc 1"/>
    <w:basedOn w:val="Normal"/>
    <w:next w:val="Normal"/>
    <w:autoRedefine/>
    <w:uiPriority w:val="39"/>
    <w:rsid w:val="001A2247"/>
    <w:pPr>
      <w:tabs>
        <w:tab w:val="right" w:leader="dot" w:pos="9581"/>
      </w:tabs>
      <w:spacing w:before="240" w:after="120"/>
      <w:ind w:left="567" w:right="567" w:hanging="567"/>
    </w:pPr>
    <w:rPr>
      <w:rFonts w:asciiTheme="majorHAnsi" w:eastAsiaTheme="minorHAnsi" w:hAnsiTheme="majorHAnsi" w:cstheme="minorBidi"/>
      <w:b/>
      <w:noProof/>
      <w:color w:val="00428B" w:themeColor="text2"/>
      <w:lang w:eastAsia="en-US"/>
    </w:rPr>
  </w:style>
  <w:style w:type="paragraph" w:styleId="TOC2">
    <w:name w:val="toc 2"/>
    <w:basedOn w:val="Normal"/>
    <w:next w:val="Normal"/>
    <w:autoRedefine/>
    <w:uiPriority w:val="39"/>
    <w:rsid w:val="001A2247"/>
    <w:pPr>
      <w:tabs>
        <w:tab w:val="right" w:leader="dot" w:pos="9581"/>
      </w:tabs>
      <w:spacing w:before="120" w:after="120"/>
      <w:ind w:left="567" w:right="567" w:hanging="567"/>
    </w:pPr>
    <w:rPr>
      <w:rFonts w:eastAsiaTheme="minorHAnsi" w:cstheme="minorBidi"/>
      <w:noProof/>
      <w:lang w:eastAsia="fr-CA"/>
    </w:rPr>
  </w:style>
  <w:style w:type="paragraph" w:styleId="TOC3">
    <w:name w:val="toc 3"/>
    <w:basedOn w:val="Normal"/>
    <w:next w:val="Normal"/>
    <w:autoRedefine/>
    <w:uiPriority w:val="39"/>
    <w:rsid w:val="001A2247"/>
    <w:pPr>
      <w:tabs>
        <w:tab w:val="right" w:leader="dot" w:pos="9581"/>
      </w:tabs>
      <w:spacing w:before="120" w:after="120"/>
      <w:ind w:left="1418" w:right="567" w:hanging="851"/>
    </w:pPr>
    <w:rPr>
      <w:rFonts w:eastAsiaTheme="minorHAnsi" w:cstheme="minorBidi"/>
      <w:noProof/>
      <w:sz w:val="18"/>
      <w:szCs w:val="18"/>
      <w:lang w:eastAsia="fr-CA"/>
    </w:rPr>
  </w:style>
  <w:style w:type="paragraph" w:styleId="TOC5">
    <w:name w:val="toc 5"/>
    <w:basedOn w:val="Normal"/>
    <w:next w:val="Normal"/>
    <w:autoRedefine/>
    <w:uiPriority w:val="39"/>
    <w:semiHidden/>
    <w:rsid w:val="00BC75F7"/>
    <w:pPr>
      <w:numPr>
        <w:ilvl w:val="4"/>
      </w:numPr>
      <w:tabs>
        <w:tab w:val="right" w:leader="dot" w:pos="9628"/>
      </w:tabs>
    </w:pPr>
    <w:rPr>
      <w:b/>
      <w:noProof/>
      <w:color w:val="0092D7" w:themeColor="accent2"/>
      <w:sz w:val="24"/>
      <w:szCs w:val="28"/>
    </w:rPr>
  </w:style>
  <w:style w:type="paragraph" w:styleId="TOC4">
    <w:name w:val="toc 4"/>
    <w:basedOn w:val="Normal"/>
    <w:next w:val="Normal"/>
    <w:autoRedefine/>
    <w:semiHidden/>
    <w:rsid w:val="005A16A6"/>
    <w:pPr>
      <w:numPr>
        <w:ilvl w:val="3"/>
      </w:numPr>
      <w:ind w:left="85"/>
    </w:pPr>
    <w:rPr>
      <w:sz w:val="22"/>
    </w:rPr>
  </w:style>
  <w:style w:type="paragraph" w:styleId="TOCHeading">
    <w:name w:val="TOC Heading"/>
    <w:next w:val="Normal"/>
    <w:uiPriority w:val="39"/>
    <w:rsid w:val="00D5763B"/>
    <w:pPr>
      <w:pageBreakBefore/>
      <w:spacing w:after="840"/>
    </w:pPr>
    <w:rPr>
      <w:rFonts w:asciiTheme="majorHAnsi" w:eastAsiaTheme="majorEastAsia" w:hAnsiTheme="majorHAnsi" w:cstheme="majorBidi"/>
      <w:b/>
      <w:bCs/>
      <w:color w:val="00428B" w:themeColor="text2"/>
      <w:sz w:val="24"/>
      <w:szCs w:val="28"/>
    </w:rPr>
  </w:style>
  <w:style w:type="paragraph" w:styleId="Date">
    <w:name w:val="Date"/>
    <w:basedOn w:val="Normal"/>
    <w:link w:val="DateChar"/>
    <w:semiHidden/>
    <w:rsid w:val="00C24AC4"/>
    <w:pPr>
      <w:spacing w:before="480" w:after="480"/>
      <w:ind w:left="567" w:right="567"/>
    </w:pPr>
    <w:rPr>
      <w:noProof/>
      <w:color w:val="FFFFFF"/>
      <w:sz w:val="40"/>
    </w:rPr>
  </w:style>
  <w:style w:type="character" w:customStyle="1" w:styleId="DateChar">
    <w:name w:val="Date Char"/>
    <w:basedOn w:val="DefaultParagraphFont"/>
    <w:link w:val="Date"/>
    <w:semiHidden/>
    <w:rsid w:val="00E20314"/>
    <w:rPr>
      <w:noProof/>
      <w:color w:val="FFFFFF"/>
      <w:sz w:val="40"/>
    </w:rPr>
  </w:style>
  <w:style w:type="paragraph" w:styleId="Salutation">
    <w:name w:val="Salutation"/>
    <w:basedOn w:val="Normal"/>
    <w:next w:val="Normal"/>
    <w:link w:val="SalutationChar"/>
    <w:uiPriority w:val="1"/>
    <w:semiHidden/>
    <w:rsid w:val="00F82E34"/>
    <w:pPr>
      <w:spacing w:before="540" w:after="230"/>
    </w:pPr>
  </w:style>
  <w:style w:type="character" w:customStyle="1" w:styleId="SalutationChar">
    <w:name w:val="Salutation Char"/>
    <w:basedOn w:val="DefaultParagraphFont"/>
    <w:link w:val="Salutation"/>
    <w:uiPriority w:val="1"/>
    <w:semiHidden/>
    <w:rsid w:val="00542CE9"/>
  </w:style>
  <w:style w:type="paragraph" w:customStyle="1" w:styleId="PageNumberRight">
    <w:name w:val="Page Number Right"/>
    <w:basedOn w:val="Footer"/>
    <w:next w:val="Footer"/>
    <w:uiPriority w:val="99"/>
    <w:semiHidden/>
    <w:rsid w:val="00FA0662"/>
    <w:pPr>
      <w:framePr w:w="850" w:h="567" w:wrap="around" w:vAnchor="page" w:hAnchor="margin" w:xAlign="right" w:yAlign="bottom"/>
      <w:spacing w:after="552"/>
    </w:pPr>
  </w:style>
  <w:style w:type="paragraph" w:styleId="Quote">
    <w:name w:val="Quote"/>
    <w:basedOn w:val="Normal"/>
    <w:link w:val="QuoteChar"/>
    <w:rsid w:val="000B4796"/>
    <w:pPr>
      <w:spacing w:before="240" w:after="240"/>
      <w:ind w:left="357" w:right="357"/>
      <w:jc w:val="center"/>
    </w:pPr>
    <w:rPr>
      <w:i/>
      <w:iCs/>
    </w:rPr>
  </w:style>
  <w:style w:type="character" w:customStyle="1" w:styleId="QuoteChar">
    <w:name w:val="Quote Char"/>
    <w:basedOn w:val="DefaultParagraphFont"/>
    <w:link w:val="Quote"/>
    <w:rsid w:val="0074491D"/>
    <w:rPr>
      <w:i/>
      <w:iCs/>
    </w:rPr>
  </w:style>
  <w:style w:type="paragraph" w:customStyle="1" w:styleId="TableText">
    <w:name w:val="Table Text"/>
    <w:basedOn w:val="Normal"/>
    <w:link w:val="TableTextChar"/>
    <w:qFormat/>
    <w:rsid w:val="002076AE"/>
    <w:pPr>
      <w:spacing w:before="60" w:after="60"/>
    </w:pPr>
  </w:style>
  <w:style w:type="paragraph" w:customStyle="1" w:styleId="TableHeading">
    <w:name w:val="Table Heading"/>
    <w:basedOn w:val="TableText"/>
    <w:qFormat/>
    <w:rsid w:val="002076AE"/>
    <w:rPr>
      <w:b/>
      <w:color w:val="FFFFFF"/>
    </w:rPr>
  </w:style>
  <w:style w:type="table" w:styleId="ColorfulGrid-Accent4">
    <w:name w:val="Colorful Grid Accent 4"/>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E4F8CA" w:themeFill="accent4" w:themeFillTint="33"/>
    </w:tcPr>
    <w:tblStylePr w:type="firstRow">
      <w:rPr>
        <w:b/>
        <w:bCs/>
      </w:rPr>
      <w:tblPr/>
      <w:tcPr>
        <w:shd w:val="clear" w:color="auto" w:fill="C9F195" w:themeFill="accent4" w:themeFillTint="66"/>
      </w:tcPr>
    </w:tblStylePr>
    <w:tblStylePr w:type="lastRow">
      <w:rPr>
        <w:b/>
        <w:bCs/>
        <w:color w:val="231F20" w:themeColor="text1"/>
      </w:rPr>
      <w:tblPr/>
      <w:tcPr>
        <w:shd w:val="clear" w:color="auto" w:fill="C9F195" w:themeFill="accent4" w:themeFillTint="66"/>
      </w:tcPr>
    </w:tblStylePr>
    <w:tblStylePr w:type="firstCol">
      <w:rPr>
        <w:color w:val="FFFFFF" w:themeColor="background1"/>
      </w:rPr>
      <w:tblPr/>
      <w:tcPr>
        <w:shd w:val="clear" w:color="auto" w:fill="578B12" w:themeFill="accent4" w:themeFillShade="BF"/>
      </w:tcPr>
    </w:tblStylePr>
    <w:tblStylePr w:type="lastCol">
      <w:rPr>
        <w:color w:val="FFFFFF" w:themeColor="background1"/>
      </w:rPr>
      <w:tblPr/>
      <w:tcPr>
        <w:shd w:val="clear" w:color="auto" w:fill="578B12" w:themeFill="accent4" w:themeFillShade="BF"/>
      </w:tcPr>
    </w:tblStylePr>
    <w:tblStylePr w:type="band1Vert">
      <w:tblPr/>
      <w:tcPr>
        <w:shd w:val="clear" w:color="auto" w:fill="BCED7B" w:themeFill="accent4" w:themeFillTint="7F"/>
      </w:tcPr>
    </w:tblStylePr>
    <w:tblStylePr w:type="band1Horz">
      <w:tblPr/>
      <w:tcPr>
        <w:shd w:val="clear" w:color="auto" w:fill="BCED7B" w:themeFill="accent4" w:themeFillTint="7F"/>
      </w:tcPr>
    </w:tblStylePr>
  </w:style>
  <w:style w:type="table" w:styleId="ColorfulGrid-Accent5">
    <w:name w:val="Colorful Grid Accent 5"/>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FAFFC3" w:themeFill="accent5" w:themeFillTint="33"/>
    </w:tcPr>
    <w:tblStylePr w:type="firstRow">
      <w:rPr>
        <w:b/>
        <w:bCs/>
      </w:rPr>
      <w:tblPr/>
      <w:tcPr>
        <w:shd w:val="clear" w:color="auto" w:fill="F5FF87" w:themeFill="accent5" w:themeFillTint="66"/>
      </w:tcPr>
    </w:tblStylePr>
    <w:tblStylePr w:type="lastRow">
      <w:rPr>
        <w:b/>
        <w:bCs/>
        <w:color w:val="231F20" w:themeColor="text1"/>
      </w:rPr>
      <w:tblPr/>
      <w:tcPr>
        <w:shd w:val="clear" w:color="auto" w:fill="F5FF87" w:themeFill="accent5" w:themeFillTint="66"/>
      </w:tcPr>
    </w:tblStylePr>
    <w:tblStylePr w:type="firstCol">
      <w:rPr>
        <w:color w:val="FFFFFF" w:themeColor="background1"/>
      </w:rPr>
      <w:tblPr/>
      <w:tcPr>
        <w:shd w:val="clear" w:color="auto" w:fill="909E00" w:themeFill="accent5" w:themeFillShade="BF"/>
      </w:tcPr>
    </w:tblStylePr>
    <w:tblStylePr w:type="lastCol">
      <w:rPr>
        <w:color w:val="FFFFFF" w:themeColor="background1"/>
      </w:rPr>
      <w:tblPr/>
      <w:tcPr>
        <w:shd w:val="clear" w:color="auto" w:fill="909E00" w:themeFill="accent5" w:themeFillShade="BF"/>
      </w:tcPr>
    </w:tblStylePr>
    <w:tblStylePr w:type="band1Vert">
      <w:tblPr/>
      <w:tcPr>
        <w:shd w:val="clear" w:color="auto" w:fill="F2FF6A" w:themeFill="accent5" w:themeFillTint="7F"/>
      </w:tcPr>
    </w:tblStylePr>
    <w:tblStylePr w:type="band1Horz">
      <w:tblPr/>
      <w:tcPr>
        <w:shd w:val="clear" w:color="auto" w:fill="F2FF6A" w:themeFill="accent5" w:themeFillTint="7F"/>
      </w:tcPr>
    </w:tblStylePr>
  </w:style>
  <w:style w:type="table" w:styleId="ColorfulGrid-Accent6">
    <w:name w:val="Colorful Grid Accent 6"/>
    <w:basedOn w:val="TableNormal"/>
    <w:uiPriority w:val="73"/>
    <w:semiHidden/>
    <w:rsid w:val="00815342"/>
    <w:pPr>
      <w:spacing w:line="240" w:lineRule="auto"/>
    </w:pPr>
    <w:tblPr>
      <w:tblStyleRowBandSize w:val="1"/>
      <w:tblStyleColBandSize w:val="1"/>
      <w:tblBorders>
        <w:insideH w:val="single" w:sz="4" w:space="0" w:color="FFFFFF" w:themeColor="background1"/>
      </w:tblBorders>
    </w:tblPr>
    <w:tcPr>
      <w:shd w:val="clear" w:color="auto" w:fill="FFEFC9" w:themeFill="accent6" w:themeFillTint="33"/>
    </w:tcPr>
    <w:tblStylePr w:type="firstRow">
      <w:rPr>
        <w:b/>
        <w:bCs/>
      </w:rPr>
      <w:tblPr/>
      <w:tcPr>
        <w:shd w:val="clear" w:color="auto" w:fill="FFDF93" w:themeFill="accent6" w:themeFillTint="66"/>
      </w:tcPr>
    </w:tblStylePr>
    <w:tblStylePr w:type="lastRow">
      <w:rPr>
        <w:b/>
        <w:bCs/>
        <w:color w:val="231F20" w:themeColor="text1"/>
      </w:rPr>
      <w:tblPr/>
      <w:tcPr>
        <w:shd w:val="clear" w:color="auto" w:fill="FFDF93" w:themeFill="accent6" w:themeFillTint="66"/>
      </w:tcPr>
    </w:tblStylePr>
    <w:tblStylePr w:type="firstCol">
      <w:rPr>
        <w:color w:val="FFFFFF" w:themeColor="background1"/>
      </w:rPr>
      <w:tblPr/>
      <w:tcPr>
        <w:shd w:val="clear" w:color="auto" w:fill="B37F00" w:themeFill="accent6" w:themeFillShade="BF"/>
      </w:tcPr>
    </w:tblStylePr>
    <w:tblStylePr w:type="lastCol">
      <w:rPr>
        <w:color w:val="FFFFFF" w:themeColor="background1"/>
      </w:rPr>
      <w:tblPr/>
      <w:tcPr>
        <w:shd w:val="clear" w:color="auto" w:fill="B37F00" w:themeFill="accent6" w:themeFillShade="BF"/>
      </w:tcPr>
    </w:tblStylePr>
    <w:tblStylePr w:type="band1Vert">
      <w:tblPr/>
      <w:tcPr>
        <w:shd w:val="clear" w:color="auto" w:fill="FFD778" w:themeFill="accent6" w:themeFillTint="7F"/>
      </w:tcPr>
    </w:tblStylePr>
    <w:tblStylePr w:type="band1Horz">
      <w:tblPr/>
      <w:tcPr>
        <w:shd w:val="clear" w:color="auto" w:fill="FFD778" w:themeFill="accent6" w:themeFillTint="7F"/>
      </w:tcPr>
    </w:tblStylePr>
  </w:style>
  <w:style w:type="paragraph" w:customStyle="1" w:styleId="MWAddress">
    <w:name w:val="MW Address"/>
    <w:basedOn w:val="Normal"/>
    <w:semiHidden/>
    <w:qFormat/>
    <w:rsid w:val="00AF276B"/>
    <w:pPr>
      <w:spacing w:before="160" w:line="200" w:lineRule="exact"/>
      <w:contextualSpacing/>
    </w:pPr>
    <w:rPr>
      <w:color w:val="808080"/>
      <w:sz w:val="12"/>
    </w:rPr>
  </w:style>
  <w:style w:type="table" w:styleId="ColorfulList">
    <w:name w:val="Colorful List"/>
    <w:basedOn w:val="TableNormal"/>
    <w:uiPriority w:val="72"/>
    <w:semiHidden/>
    <w:rsid w:val="00815342"/>
    <w:pPr>
      <w:spacing w:line="240" w:lineRule="auto"/>
    </w:pPr>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sz="12" w:space="0" w:color="FFFFFF" w:themeColor="background1"/>
        </w:tcBorders>
        <w:shd w:val="clear" w:color="auto" w:fill="0074AC" w:themeFill="accent2" w:themeFillShade="CC"/>
      </w:tcPr>
    </w:tblStylePr>
    <w:tblStylePr w:type="lastRow">
      <w:rPr>
        <w:b/>
        <w:bCs/>
        <w:color w:val="0074AC"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ColorfulList-Accent1">
    <w:name w:val="Colorful List Accent 1"/>
    <w:basedOn w:val="TableNormal"/>
    <w:uiPriority w:val="72"/>
    <w:semiHidden/>
    <w:rsid w:val="00815342"/>
    <w:pPr>
      <w:spacing w:line="240" w:lineRule="auto"/>
    </w:pPr>
    <w:tblPr>
      <w:tblStyleRowBandSize w:val="1"/>
      <w:tblStyleColBandSize w:val="1"/>
    </w:tblPr>
    <w:tcPr>
      <w:shd w:val="clear" w:color="auto" w:fill="DAEBFF" w:themeFill="accent1" w:themeFillTint="19"/>
    </w:tcPr>
    <w:tblStylePr w:type="firstRow">
      <w:rPr>
        <w:b/>
        <w:bCs/>
        <w:color w:val="FFFFFF" w:themeColor="background1"/>
      </w:rPr>
      <w:tblPr/>
      <w:tcPr>
        <w:tcBorders>
          <w:bottom w:val="single" w:sz="12" w:space="0" w:color="FFFFFF" w:themeColor="background1"/>
        </w:tcBorders>
        <w:shd w:val="clear" w:color="auto" w:fill="0074AC" w:themeFill="accent2" w:themeFillShade="CC"/>
      </w:tcPr>
    </w:tblStylePr>
    <w:tblStylePr w:type="lastRow">
      <w:rPr>
        <w:b/>
        <w:bCs/>
        <w:color w:val="0074AC"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EFF" w:themeFill="accent1" w:themeFillTint="3F"/>
      </w:tcPr>
    </w:tblStylePr>
    <w:tblStylePr w:type="band1Horz">
      <w:tblPr/>
      <w:tcPr>
        <w:shd w:val="clear" w:color="auto" w:fill="B4D7FF" w:themeFill="accent1" w:themeFillTint="33"/>
      </w:tcPr>
    </w:tblStylePr>
  </w:style>
  <w:style w:type="table" w:styleId="ColorfulList-Accent2">
    <w:name w:val="Colorful List Accent 2"/>
    <w:basedOn w:val="TableNormal"/>
    <w:uiPriority w:val="72"/>
    <w:semiHidden/>
    <w:rsid w:val="00815342"/>
    <w:pPr>
      <w:spacing w:line="240" w:lineRule="auto"/>
    </w:pPr>
    <w:tblPr>
      <w:tblStyleRowBandSize w:val="1"/>
      <w:tblStyleColBandSize w:val="1"/>
    </w:tblPr>
    <w:tcPr>
      <w:shd w:val="clear" w:color="auto" w:fill="E2F5FF" w:themeFill="accent2" w:themeFillTint="19"/>
    </w:tcPr>
    <w:tblStylePr w:type="firstRow">
      <w:rPr>
        <w:b/>
        <w:bCs/>
        <w:color w:val="FFFFFF" w:themeColor="background1"/>
      </w:rPr>
      <w:tblPr/>
      <w:tcPr>
        <w:tcBorders>
          <w:bottom w:val="single" w:sz="12" w:space="0" w:color="FFFFFF" w:themeColor="background1"/>
        </w:tcBorders>
        <w:shd w:val="clear" w:color="auto" w:fill="0074AC" w:themeFill="accent2" w:themeFillShade="CC"/>
      </w:tcPr>
    </w:tblStylePr>
    <w:tblStylePr w:type="lastRow">
      <w:rPr>
        <w:b/>
        <w:bCs/>
        <w:color w:val="0074AC"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7FF" w:themeFill="accent2" w:themeFillTint="3F"/>
      </w:tcPr>
    </w:tblStylePr>
    <w:tblStylePr w:type="band1Horz">
      <w:tblPr/>
      <w:tcPr>
        <w:shd w:val="clear" w:color="auto" w:fill="C4ECFF" w:themeFill="accent2" w:themeFillTint="33"/>
      </w:tcPr>
    </w:tblStylePr>
  </w:style>
  <w:style w:type="table" w:styleId="ColorfulList-Accent3">
    <w:name w:val="Colorful List Accent 3"/>
    <w:basedOn w:val="TableNormal"/>
    <w:uiPriority w:val="72"/>
    <w:semiHidden/>
    <w:rsid w:val="00815342"/>
    <w:pPr>
      <w:spacing w:line="240" w:lineRule="auto"/>
    </w:pPr>
    <w:tblPr>
      <w:tblStyleRowBandSize w:val="1"/>
      <w:tblStyleColBandSize w:val="1"/>
    </w:tblPr>
    <w:tcPr>
      <w:shd w:val="clear" w:color="auto" w:fill="ECF9FB" w:themeFill="accent3" w:themeFillTint="19"/>
    </w:tcPr>
    <w:tblStylePr w:type="firstRow">
      <w:rPr>
        <w:b/>
        <w:bCs/>
        <w:color w:val="FFFFFF" w:themeColor="background1"/>
      </w:rPr>
      <w:tblPr/>
      <w:tcPr>
        <w:tcBorders>
          <w:bottom w:val="single" w:sz="12" w:space="0" w:color="FFFFFF" w:themeColor="background1"/>
        </w:tcBorders>
        <w:shd w:val="clear" w:color="auto" w:fill="5D9514" w:themeFill="accent4" w:themeFillShade="CC"/>
      </w:tcPr>
    </w:tblStylePr>
    <w:tblStylePr w:type="lastRow">
      <w:rPr>
        <w:b/>
        <w:bCs/>
        <w:color w:val="5D9514" w:themeColor="accent4"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EFF5" w:themeFill="accent3" w:themeFillTint="3F"/>
      </w:tcPr>
    </w:tblStylePr>
    <w:tblStylePr w:type="band1Horz">
      <w:tblPr/>
      <w:tcPr>
        <w:shd w:val="clear" w:color="auto" w:fill="DAF2F7" w:themeFill="accent3" w:themeFillTint="33"/>
      </w:tcPr>
    </w:tblStylePr>
  </w:style>
  <w:style w:type="table" w:styleId="ColorfulList-Accent4">
    <w:name w:val="Colorful List Accent 4"/>
    <w:basedOn w:val="TableNormal"/>
    <w:uiPriority w:val="72"/>
    <w:semiHidden/>
    <w:rsid w:val="00815342"/>
    <w:pPr>
      <w:spacing w:line="240" w:lineRule="auto"/>
    </w:pPr>
    <w:tblPr>
      <w:tblStyleRowBandSize w:val="1"/>
      <w:tblStyleColBandSize w:val="1"/>
    </w:tblPr>
    <w:tcPr>
      <w:shd w:val="clear" w:color="auto" w:fill="F1FBE5" w:themeFill="accent4" w:themeFillTint="19"/>
    </w:tcPr>
    <w:tblStylePr w:type="firstRow">
      <w:rPr>
        <w:b/>
        <w:bCs/>
        <w:color w:val="FFFFFF" w:themeColor="background1"/>
      </w:rPr>
      <w:tblPr/>
      <w:tcPr>
        <w:tcBorders>
          <w:bottom w:val="single" w:sz="12" w:space="0" w:color="FFFFFF" w:themeColor="background1"/>
        </w:tcBorders>
        <w:shd w:val="clear" w:color="auto" w:fill="28A6BB" w:themeFill="accent3" w:themeFillShade="CC"/>
      </w:tcPr>
    </w:tblStylePr>
    <w:tblStylePr w:type="lastRow">
      <w:rPr>
        <w:b/>
        <w:bCs/>
        <w:color w:val="28A6BB" w:themeColor="accent3"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F6BE" w:themeFill="accent4" w:themeFillTint="3F"/>
      </w:tcPr>
    </w:tblStylePr>
    <w:tblStylePr w:type="band1Horz">
      <w:tblPr/>
      <w:tcPr>
        <w:shd w:val="clear" w:color="auto" w:fill="E4F8CA" w:themeFill="accent4" w:themeFillTint="33"/>
      </w:tcPr>
    </w:tblStylePr>
  </w:style>
  <w:style w:type="table" w:styleId="ColorfulList-Accent5">
    <w:name w:val="Colorful List Accent 5"/>
    <w:basedOn w:val="TableNormal"/>
    <w:uiPriority w:val="72"/>
    <w:semiHidden/>
    <w:rsid w:val="00815342"/>
    <w:pPr>
      <w:spacing w:line="240" w:lineRule="auto"/>
    </w:pPr>
    <w:tblPr>
      <w:tblStyleRowBandSize w:val="1"/>
      <w:tblStyleColBandSize w:val="1"/>
    </w:tblPr>
    <w:tcPr>
      <w:shd w:val="clear" w:color="auto" w:fill="FCFFE1" w:themeFill="accent5" w:themeFillTint="19"/>
    </w:tcPr>
    <w:tblStylePr w:type="firstRow">
      <w:rPr>
        <w:b/>
        <w:bCs/>
        <w:color w:val="FFFFFF" w:themeColor="background1"/>
      </w:rPr>
      <w:tblPr/>
      <w:tcPr>
        <w:tcBorders>
          <w:bottom w:val="single" w:sz="12" w:space="0" w:color="FFFFFF" w:themeColor="background1"/>
        </w:tcBorders>
        <w:shd w:val="clear" w:color="auto" w:fill="C08800" w:themeFill="accent6" w:themeFillShade="CC"/>
      </w:tcPr>
    </w:tblStylePr>
    <w:tblStylePr w:type="lastRow">
      <w:rPr>
        <w:b/>
        <w:bCs/>
        <w:color w:val="C08800" w:themeColor="accent6"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FB5" w:themeFill="accent5" w:themeFillTint="3F"/>
      </w:tcPr>
    </w:tblStylePr>
    <w:tblStylePr w:type="band1Horz">
      <w:tblPr/>
      <w:tcPr>
        <w:shd w:val="clear" w:color="auto" w:fill="FAFFC3" w:themeFill="accent5" w:themeFillTint="33"/>
      </w:tcPr>
    </w:tblStylePr>
  </w:style>
  <w:style w:type="table" w:styleId="ColorfulList-Accent6">
    <w:name w:val="Colorful List Accent 6"/>
    <w:basedOn w:val="TableNormal"/>
    <w:uiPriority w:val="72"/>
    <w:semiHidden/>
    <w:rsid w:val="00815342"/>
    <w:pPr>
      <w:spacing w:line="240" w:lineRule="auto"/>
    </w:pPr>
    <w:tblPr>
      <w:tblStyleRowBandSize w:val="1"/>
      <w:tblStyleColBandSize w:val="1"/>
    </w:tblPr>
    <w:tcPr>
      <w:shd w:val="clear" w:color="auto" w:fill="FFF7E4" w:themeFill="accent6" w:themeFillTint="19"/>
    </w:tcPr>
    <w:tblStylePr w:type="firstRow">
      <w:rPr>
        <w:b/>
        <w:bCs/>
        <w:color w:val="FFFFFF" w:themeColor="background1"/>
      </w:rPr>
      <w:tblPr/>
      <w:tcPr>
        <w:tcBorders>
          <w:bottom w:val="single" w:sz="12" w:space="0" w:color="FFFFFF" w:themeColor="background1"/>
        </w:tcBorders>
        <w:shd w:val="clear" w:color="auto" w:fill="9AA800" w:themeFill="accent5" w:themeFillShade="CC"/>
      </w:tcPr>
    </w:tblStylePr>
    <w:tblStylePr w:type="lastRow">
      <w:rPr>
        <w:b/>
        <w:bCs/>
        <w:color w:val="9AA800" w:themeColor="accent5"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BBC" w:themeFill="accent6" w:themeFillTint="3F"/>
      </w:tcPr>
    </w:tblStylePr>
    <w:tblStylePr w:type="band1Horz">
      <w:tblPr/>
      <w:tcPr>
        <w:shd w:val="clear" w:color="auto" w:fill="FFEFC9" w:themeFill="accent6" w:themeFillTint="33"/>
      </w:tcPr>
    </w:tblStylePr>
  </w:style>
  <w:style w:type="table" w:styleId="ColorfulShading">
    <w:name w:val="Colorful Shading"/>
    <w:basedOn w:val="TableNormal"/>
    <w:uiPriority w:val="71"/>
    <w:semiHidden/>
    <w:rsid w:val="00815342"/>
    <w:pPr>
      <w:spacing w:line="240" w:lineRule="auto"/>
    </w:pPr>
    <w:tblPr>
      <w:tblStyleRowBandSize w:val="1"/>
      <w:tblStyleColBandSize w:val="1"/>
      <w:tblBorders>
        <w:top w:val="single" w:sz="24" w:space="0" w:color="0092D7" w:themeColor="accent2"/>
        <w:left w:val="single" w:sz="4" w:space="0" w:color="231F20" w:themeColor="text1"/>
        <w:bottom w:val="single" w:sz="4" w:space="0" w:color="231F20" w:themeColor="text1"/>
        <w:right w:val="single" w:sz="4" w:space="0" w:color="231F20" w:themeColor="text1"/>
        <w:insideH w:val="single" w:sz="4" w:space="0" w:color="FFFFFF" w:themeColor="background1"/>
        <w:insideV w:val="single" w:sz="4" w:space="0" w:color="FFFFFF" w:themeColor="background1"/>
      </w:tblBorders>
    </w:tblPr>
    <w:tcPr>
      <w:shd w:val="clear" w:color="auto" w:fill="EAE7E8" w:themeFill="text1" w:themeFillTint="19"/>
    </w:tcPr>
    <w:tblStylePr w:type="firstRow">
      <w:rPr>
        <w:b/>
        <w:bCs/>
      </w:rPr>
      <w:tblPr/>
      <w:tcPr>
        <w:tcBorders>
          <w:top w:val="nil"/>
          <w:left w:val="nil"/>
          <w:bottom w:val="single" w:sz="24" w:space="0" w:color="0092D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sz="4" w:space="0" w:color="141213" w:themeColor="text1" w:themeShade="99"/>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ColorfulShading-Accent1">
    <w:name w:val="Colorful Shading Accent 1"/>
    <w:basedOn w:val="TableNormal"/>
    <w:uiPriority w:val="71"/>
    <w:semiHidden/>
    <w:rsid w:val="00815342"/>
    <w:pPr>
      <w:spacing w:line="240" w:lineRule="auto"/>
    </w:pPr>
    <w:tblPr>
      <w:tblStyleRowBandSize w:val="1"/>
      <w:tblStyleColBandSize w:val="1"/>
      <w:tblBorders>
        <w:top w:val="single" w:sz="24" w:space="0" w:color="0092D7" w:themeColor="accent2"/>
        <w:left w:val="single" w:sz="4" w:space="0" w:color="00428B" w:themeColor="accent1"/>
        <w:bottom w:val="single" w:sz="4" w:space="0" w:color="00428B" w:themeColor="accent1"/>
        <w:right w:val="single" w:sz="4" w:space="0" w:color="00428B" w:themeColor="accent1"/>
        <w:insideH w:val="single" w:sz="4" w:space="0" w:color="FFFFFF" w:themeColor="background1"/>
        <w:insideV w:val="single" w:sz="4" w:space="0" w:color="FFFFFF" w:themeColor="background1"/>
      </w:tblBorders>
    </w:tblPr>
    <w:tcPr>
      <w:shd w:val="clear" w:color="auto" w:fill="DAEBFF" w:themeFill="accent1" w:themeFillTint="19"/>
    </w:tcPr>
    <w:tblStylePr w:type="firstRow">
      <w:rPr>
        <w:b/>
        <w:bCs/>
      </w:rPr>
      <w:tblPr/>
      <w:tcPr>
        <w:tcBorders>
          <w:top w:val="nil"/>
          <w:left w:val="nil"/>
          <w:bottom w:val="single" w:sz="24" w:space="0" w:color="0092D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753" w:themeFill="accent1" w:themeFillShade="99"/>
      </w:tcPr>
    </w:tblStylePr>
    <w:tblStylePr w:type="firstCol">
      <w:rPr>
        <w:color w:val="FFFFFF" w:themeColor="background1"/>
      </w:rPr>
      <w:tblPr/>
      <w:tcPr>
        <w:tcBorders>
          <w:top w:val="nil"/>
          <w:left w:val="nil"/>
          <w:bottom w:val="nil"/>
          <w:right w:val="nil"/>
          <w:insideH w:val="single" w:sz="4" w:space="0" w:color="002753" w:themeColor="accent1" w:themeShade="99"/>
          <w:insideV w:val="nil"/>
        </w:tcBorders>
        <w:shd w:val="clear" w:color="auto" w:fill="0027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2753" w:themeFill="accent1" w:themeFillShade="99"/>
      </w:tcPr>
    </w:tblStylePr>
    <w:tblStylePr w:type="band1Vert">
      <w:tblPr/>
      <w:tcPr>
        <w:shd w:val="clear" w:color="auto" w:fill="6AB0FF" w:themeFill="accent1" w:themeFillTint="66"/>
      </w:tcPr>
    </w:tblStylePr>
    <w:tblStylePr w:type="band1Horz">
      <w:tblPr/>
      <w:tcPr>
        <w:shd w:val="clear" w:color="auto" w:fill="469DFF" w:themeFill="accent1" w:themeFillTint="7F"/>
      </w:tcPr>
    </w:tblStylePr>
    <w:tblStylePr w:type="neCell">
      <w:rPr>
        <w:color w:val="231F20" w:themeColor="text1"/>
      </w:rPr>
    </w:tblStylePr>
    <w:tblStylePr w:type="nwCell">
      <w:rPr>
        <w:color w:val="231F20" w:themeColor="text1"/>
      </w:rPr>
    </w:tblStylePr>
  </w:style>
  <w:style w:type="table" w:styleId="ColorfulShading-Accent2">
    <w:name w:val="Colorful Shading Accent 2"/>
    <w:basedOn w:val="TableNormal"/>
    <w:uiPriority w:val="71"/>
    <w:semiHidden/>
    <w:rsid w:val="00815342"/>
    <w:pPr>
      <w:spacing w:line="240" w:lineRule="auto"/>
    </w:pPr>
    <w:tblPr>
      <w:tblStyleRowBandSize w:val="1"/>
      <w:tblStyleColBandSize w:val="1"/>
      <w:tblBorders>
        <w:top w:val="single" w:sz="24" w:space="0" w:color="0092D7" w:themeColor="accent2"/>
        <w:left w:val="single" w:sz="4" w:space="0" w:color="0092D7" w:themeColor="accent2"/>
        <w:bottom w:val="single" w:sz="4" w:space="0" w:color="0092D7" w:themeColor="accent2"/>
        <w:right w:val="single" w:sz="4" w:space="0" w:color="0092D7" w:themeColor="accent2"/>
        <w:insideH w:val="single" w:sz="4" w:space="0" w:color="FFFFFF" w:themeColor="background1"/>
        <w:insideV w:val="single" w:sz="4" w:space="0" w:color="FFFFFF" w:themeColor="background1"/>
      </w:tblBorders>
    </w:tblPr>
    <w:tcPr>
      <w:shd w:val="clear" w:color="auto" w:fill="E2F5FF" w:themeFill="accent2" w:themeFillTint="19"/>
    </w:tcPr>
    <w:tblStylePr w:type="firstRow">
      <w:rPr>
        <w:b/>
        <w:bCs/>
      </w:rPr>
      <w:tblPr/>
      <w:tcPr>
        <w:tcBorders>
          <w:top w:val="nil"/>
          <w:left w:val="nil"/>
          <w:bottom w:val="single" w:sz="24" w:space="0" w:color="0092D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781" w:themeFill="accent2" w:themeFillShade="99"/>
      </w:tcPr>
    </w:tblStylePr>
    <w:tblStylePr w:type="firstCol">
      <w:rPr>
        <w:color w:val="FFFFFF" w:themeColor="background1"/>
      </w:rPr>
      <w:tblPr/>
      <w:tcPr>
        <w:tcBorders>
          <w:top w:val="nil"/>
          <w:left w:val="nil"/>
          <w:bottom w:val="nil"/>
          <w:right w:val="nil"/>
          <w:insideH w:val="single" w:sz="4" w:space="0" w:color="005781" w:themeColor="accent2" w:themeShade="99"/>
          <w:insideV w:val="nil"/>
        </w:tcBorders>
        <w:shd w:val="clear" w:color="auto" w:fill="00578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781" w:themeFill="accent2" w:themeFillShade="99"/>
      </w:tcPr>
    </w:tblStylePr>
    <w:tblStylePr w:type="band1Vert">
      <w:tblPr/>
      <w:tcPr>
        <w:shd w:val="clear" w:color="auto" w:fill="89D9FF" w:themeFill="accent2" w:themeFillTint="66"/>
      </w:tcPr>
    </w:tblStylePr>
    <w:tblStylePr w:type="band1Horz">
      <w:tblPr/>
      <w:tcPr>
        <w:shd w:val="clear" w:color="auto" w:fill="6CCFFF" w:themeFill="accent2" w:themeFillTint="7F"/>
      </w:tcPr>
    </w:tblStylePr>
    <w:tblStylePr w:type="neCell">
      <w:rPr>
        <w:color w:val="231F20" w:themeColor="text1"/>
      </w:rPr>
    </w:tblStylePr>
    <w:tblStylePr w:type="nwCell">
      <w:rPr>
        <w:color w:val="231F20" w:themeColor="text1"/>
      </w:rPr>
    </w:tblStylePr>
  </w:style>
  <w:style w:type="table" w:styleId="ColorfulShading-Accent3">
    <w:name w:val="Colorful Shading Accent 3"/>
    <w:basedOn w:val="TableNormal"/>
    <w:uiPriority w:val="71"/>
    <w:semiHidden/>
    <w:rsid w:val="00815342"/>
    <w:pPr>
      <w:spacing w:line="240" w:lineRule="auto"/>
    </w:pPr>
    <w:tblPr>
      <w:tblStyleRowBandSize w:val="1"/>
      <w:tblStyleColBandSize w:val="1"/>
      <w:tblBorders>
        <w:top w:val="single" w:sz="24" w:space="0" w:color="75BB19" w:themeColor="accent4"/>
        <w:left w:val="single" w:sz="4" w:space="0" w:color="46C2D7" w:themeColor="accent3"/>
        <w:bottom w:val="single" w:sz="4" w:space="0" w:color="46C2D7" w:themeColor="accent3"/>
        <w:right w:val="single" w:sz="4" w:space="0" w:color="46C2D7" w:themeColor="accent3"/>
        <w:insideH w:val="single" w:sz="4" w:space="0" w:color="FFFFFF" w:themeColor="background1"/>
        <w:insideV w:val="single" w:sz="4" w:space="0" w:color="FFFFFF" w:themeColor="background1"/>
      </w:tblBorders>
    </w:tblPr>
    <w:tcPr>
      <w:shd w:val="clear" w:color="auto" w:fill="ECF9FB" w:themeFill="accent3" w:themeFillTint="19"/>
    </w:tcPr>
    <w:tblStylePr w:type="firstRow">
      <w:rPr>
        <w:b/>
        <w:bCs/>
      </w:rPr>
      <w:tblPr/>
      <w:tcPr>
        <w:tcBorders>
          <w:top w:val="nil"/>
          <w:left w:val="nil"/>
          <w:bottom w:val="single" w:sz="24" w:space="0" w:color="75BB1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7C8C" w:themeFill="accent3" w:themeFillShade="99"/>
      </w:tcPr>
    </w:tblStylePr>
    <w:tblStylePr w:type="firstCol">
      <w:rPr>
        <w:color w:val="FFFFFF" w:themeColor="background1"/>
      </w:rPr>
      <w:tblPr/>
      <w:tcPr>
        <w:tcBorders>
          <w:top w:val="nil"/>
          <w:left w:val="nil"/>
          <w:bottom w:val="nil"/>
          <w:right w:val="nil"/>
          <w:insideH w:val="single" w:sz="4" w:space="0" w:color="1E7C8C" w:themeColor="accent3" w:themeShade="99"/>
          <w:insideV w:val="nil"/>
        </w:tcBorders>
        <w:shd w:val="clear" w:color="auto" w:fill="1E7C8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E7C8C" w:themeFill="accent3" w:themeFillShade="99"/>
      </w:tcPr>
    </w:tblStylePr>
    <w:tblStylePr w:type="band1Vert">
      <w:tblPr/>
      <w:tcPr>
        <w:shd w:val="clear" w:color="auto" w:fill="B5E6EF" w:themeFill="accent3" w:themeFillTint="66"/>
      </w:tcPr>
    </w:tblStylePr>
    <w:tblStylePr w:type="band1Horz">
      <w:tblPr/>
      <w:tcPr>
        <w:shd w:val="clear" w:color="auto" w:fill="A2E0EB" w:themeFill="accent3" w:themeFillTint="7F"/>
      </w:tcPr>
    </w:tblStylePr>
  </w:style>
  <w:style w:type="table" w:styleId="ColorfulShading-Accent4">
    <w:name w:val="Colorful Shading Accent 4"/>
    <w:basedOn w:val="TableNormal"/>
    <w:uiPriority w:val="71"/>
    <w:semiHidden/>
    <w:rsid w:val="00815342"/>
    <w:pPr>
      <w:spacing w:line="240" w:lineRule="auto"/>
    </w:pPr>
    <w:tblPr>
      <w:tblStyleRowBandSize w:val="1"/>
      <w:tblStyleColBandSize w:val="1"/>
      <w:tblBorders>
        <w:top w:val="single" w:sz="24" w:space="0" w:color="46C2D7" w:themeColor="accent3"/>
        <w:left w:val="single" w:sz="4" w:space="0" w:color="75BB19" w:themeColor="accent4"/>
        <w:bottom w:val="single" w:sz="4" w:space="0" w:color="75BB19" w:themeColor="accent4"/>
        <w:right w:val="single" w:sz="4" w:space="0" w:color="75BB19" w:themeColor="accent4"/>
        <w:insideH w:val="single" w:sz="4" w:space="0" w:color="FFFFFF" w:themeColor="background1"/>
        <w:insideV w:val="single" w:sz="4" w:space="0" w:color="FFFFFF" w:themeColor="background1"/>
      </w:tblBorders>
    </w:tblPr>
    <w:tcPr>
      <w:shd w:val="clear" w:color="auto" w:fill="F1FBE5" w:themeFill="accent4" w:themeFillTint="19"/>
    </w:tcPr>
    <w:tblStylePr w:type="firstRow">
      <w:rPr>
        <w:b/>
        <w:bCs/>
      </w:rPr>
      <w:tblPr/>
      <w:tcPr>
        <w:tcBorders>
          <w:top w:val="nil"/>
          <w:left w:val="nil"/>
          <w:bottom w:val="single" w:sz="24" w:space="0" w:color="46C2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700F" w:themeFill="accent4" w:themeFillShade="99"/>
      </w:tcPr>
    </w:tblStylePr>
    <w:tblStylePr w:type="firstCol">
      <w:rPr>
        <w:color w:val="FFFFFF" w:themeColor="background1"/>
      </w:rPr>
      <w:tblPr/>
      <w:tcPr>
        <w:tcBorders>
          <w:top w:val="nil"/>
          <w:left w:val="nil"/>
          <w:bottom w:val="nil"/>
          <w:right w:val="nil"/>
          <w:insideH w:val="single" w:sz="4" w:space="0" w:color="45700F" w:themeColor="accent4" w:themeShade="99"/>
          <w:insideV w:val="nil"/>
        </w:tcBorders>
        <w:shd w:val="clear" w:color="auto" w:fill="45700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5700F" w:themeFill="accent4" w:themeFillShade="99"/>
      </w:tcPr>
    </w:tblStylePr>
    <w:tblStylePr w:type="band1Vert">
      <w:tblPr/>
      <w:tcPr>
        <w:shd w:val="clear" w:color="auto" w:fill="C9F195" w:themeFill="accent4" w:themeFillTint="66"/>
      </w:tcPr>
    </w:tblStylePr>
    <w:tblStylePr w:type="band1Horz">
      <w:tblPr/>
      <w:tcPr>
        <w:shd w:val="clear" w:color="auto" w:fill="BCED7B" w:themeFill="accent4" w:themeFillTint="7F"/>
      </w:tcPr>
    </w:tblStylePr>
    <w:tblStylePr w:type="neCell">
      <w:rPr>
        <w:color w:val="231F20" w:themeColor="text1"/>
      </w:rPr>
    </w:tblStylePr>
    <w:tblStylePr w:type="nwCell">
      <w:rPr>
        <w:color w:val="231F20" w:themeColor="text1"/>
      </w:rPr>
    </w:tblStylePr>
  </w:style>
  <w:style w:type="table" w:styleId="ColorfulShading-Accent5">
    <w:name w:val="Colorful Shading Accent 5"/>
    <w:basedOn w:val="TableNormal"/>
    <w:uiPriority w:val="71"/>
    <w:semiHidden/>
    <w:rsid w:val="00815342"/>
    <w:pPr>
      <w:spacing w:line="240" w:lineRule="auto"/>
    </w:pPr>
    <w:tblPr>
      <w:tblStyleRowBandSize w:val="1"/>
      <w:tblStyleColBandSize w:val="1"/>
      <w:tblBorders>
        <w:top w:val="single" w:sz="24" w:space="0" w:color="F0AB00" w:themeColor="accent6"/>
        <w:left w:val="single" w:sz="4" w:space="0" w:color="C2D300" w:themeColor="accent5"/>
        <w:bottom w:val="single" w:sz="4" w:space="0" w:color="C2D300" w:themeColor="accent5"/>
        <w:right w:val="single" w:sz="4" w:space="0" w:color="C2D300" w:themeColor="accent5"/>
        <w:insideH w:val="single" w:sz="4" w:space="0" w:color="FFFFFF" w:themeColor="background1"/>
        <w:insideV w:val="single" w:sz="4" w:space="0" w:color="FFFFFF" w:themeColor="background1"/>
      </w:tblBorders>
    </w:tblPr>
    <w:tcPr>
      <w:shd w:val="clear" w:color="auto" w:fill="FCFFE1" w:themeFill="accent5" w:themeFillTint="19"/>
    </w:tcPr>
    <w:tblStylePr w:type="firstRow">
      <w:rPr>
        <w:b/>
        <w:bCs/>
      </w:rPr>
      <w:tblPr/>
      <w:tcPr>
        <w:tcBorders>
          <w:top w:val="nil"/>
          <w:left w:val="nil"/>
          <w:bottom w:val="single" w:sz="24" w:space="0" w:color="F0AB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7E00" w:themeFill="accent5" w:themeFillShade="99"/>
      </w:tcPr>
    </w:tblStylePr>
    <w:tblStylePr w:type="firstCol">
      <w:rPr>
        <w:color w:val="FFFFFF" w:themeColor="background1"/>
      </w:rPr>
      <w:tblPr/>
      <w:tcPr>
        <w:tcBorders>
          <w:top w:val="nil"/>
          <w:left w:val="nil"/>
          <w:bottom w:val="nil"/>
          <w:right w:val="nil"/>
          <w:insideH w:val="single" w:sz="4" w:space="0" w:color="737E00" w:themeColor="accent5" w:themeShade="99"/>
          <w:insideV w:val="nil"/>
        </w:tcBorders>
        <w:shd w:val="clear" w:color="auto" w:fill="737E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37E00" w:themeFill="accent5" w:themeFillShade="99"/>
      </w:tcPr>
    </w:tblStylePr>
    <w:tblStylePr w:type="band1Vert">
      <w:tblPr/>
      <w:tcPr>
        <w:shd w:val="clear" w:color="auto" w:fill="F5FF87" w:themeFill="accent5" w:themeFillTint="66"/>
      </w:tcPr>
    </w:tblStylePr>
    <w:tblStylePr w:type="band1Horz">
      <w:tblPr/>
      <w:tcPr>
        <w:shd w:val="clear" w:color="auto" w:fill="F2FF6A" w:themeFill="accent5" w:themeFillTint="7F"/>
      </w:tcPr>
    </w:tblStylePr>
    <w:tblStylePr w:type="neCell">
      <w:rPr>
        <w:color w:val="231F20" w:themeColor="text1"/>
      </w:rPr>
    </w:tblStylePr>
    <w:tblStylePr w:type="nwCell">
      <w:rPr>
        <w:color w:val="231F20" w:themeColor="text1"/>
      </w:rPr>
    </w:tblStylePr>
  </w:style>
  <w:style w:type="table" w:styleId="ColorfulShading-Accent6">
    <w:name w:val="Colorful Shading Accent 6"/>
    <w:basedOn w:val="TableNormal"/>
    <w:uiPriority w:val="71"/>
    <w:semiHidden/>
    <w:rsid w:val="00815342"/>
    <w:pPr>
      <w:spacing w:line="240" w:lineRule="auto"/>
    </w:pPr>
    <w:tblPr>
      <w:tblStyleRowBandSize w:val="1"/>
      <w:tblStyleColBandSize w:val="1"/>
      <w:tblBorders>
        <w:top w:val="single" w:sz="24" w:space="0" w:color="C2D300" w:themeColor="accent5"/>
        <w:left w:val="single" w:sz="4" w:space="0" w:color="F0AB00" w:themeColor="accent6"/>
        <w:bottom w:val="single" w:sz="4" w:space="0" w:color="F0AB00" w:themeColor="accent6"/>
        <w:right w:val="single" w:sz="4" w:space="0" w:color="F0AB00" w:themeColor="accent6"/>
        <w:insideH w:val="single" w:sz="4" w:space="0" w:color="FFFFFF" w:themeColor="background1"/>
        <w:insideV w:val="single" w:sz="4" w:space="0" w:color="FFFFFF" w:themeColor="background1"/>
      </w:tblBorders>
    </w:tblPr>
    <w:tcPr>
      <w:shd w:val="clear" w:color="auto" w:fill="FFF7E4" w:themeFill="accent6" w:themeFillTint="19"/>
    </w:tcPr>
    <w:tblStylePr w:type="firstRow">
      <w:rPr>
        <w:b/>
        <w:bCs/>
      </w:rPr>
      <w:tblPr/>
      <w:tcPr>
        <w:tcBorders>
          <w:top w:val="nil"/>
          <w:left w:val="nil"/>
          <w:bottom w:val="single" w:sz="24" w:space="0" w:color="C2D3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06600" w:themeFill="accent6" w:themeFillShade="99"/>
      </w:tcPr>
    </w:tblStylePr>
    <w:tblStylePr w:type="firstCol">
      <w:rPr>
        <w:color w:val="FFFFFF" w:themeColor="background1"/>
      </w:rPr>
      <w:tblPr/>
      <w:tcPr>
        <w:tcBorders>
          <w:top w:val="nil"/>
          <w:left w:val="nil"/>
          <w:bottom w:val="nil"/>
          <w:right w:val="nil"/>
          <w:insideH w:val="single" w:sz="4" w:space="0" w:color="906600" w:themeColor="accent6" w:themeShade="99"/>
          <w:insideV w:val="nil"/>
        </w:tcBorders>
        <w:shd w:val="clear" w:color="auto" w:fill="9066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06600" w:themeFill="accent6" w:themeFillShade="99"/>
      </w:tcPr>
    </w:tblStylePr>
    <w:tblStylePr w:type="band1Vert">
      <w:tblPr/>
      <w:tcPr>
        <w:shd w:val="clear" w:color="auto" w:fill="FFDF93" w:themeFill="accent6" w:themeFillTint="66"/>
      </w:tcPr>
    </w:tblStylePr>
    <w:tblStylePr w:type="band1Horz">
      <w:tblPr/>
      <w:tcPr>
        <w:shd w:val="clear" w:color="auto" w:fill="FFD778" w:themeFill="accent6" w:themeFillTint="7F"/>
      </w:tcPr>
    </w:tblStylePr>
    <w:tblStylePr w:type="neCell">
      <w:rPr>
        <w:color w:val="231F20" w:themeColor="text1"/>
      </w:rPr>
    </w:tblStylePr>
    <w:tblStylePr w:type="nwCell">
      <w:rPr>
        <w:color w:val="231F20" w:themeColor="text1"/>
      </w:rPr>
    </w:tblStylePr>
  </w:style>
  <w:style w:type="table" w:styleId="DarkList">
    <w:name w:val="Dark List"/>
    <w:basedOn w:val="TableNormal"/>
    <w:uiPriority w:val="70"/>
    <w:semiHidden/>
    <w:rsid w:val="00815342"/>
    <w:pPr>
      <w:spacing w:line="240" w:lineRule="auto"/>
    </w:pPr>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DarkList-Accent1">
    <w:name w:val="Dark List Accent 1"/>
    <w:basedOn w:val="TableNormal"/>
    <w:uiPriority w:val="70"/>
    <w:semiHidden/>
    <w:rsid w:val="00815342"/>
    <w:pPr>
      <w:spacing w:line="240" w:lineRule="auto"/>
    </w:pPr>
    <w:rPr>
      <w:color w:val="FFFFFF" w:themeColor="background1"/>
    </w:rPr>
    <w:tblPr>
      <w:tblStyleRowBandSize w:val="1"/>
      <w:tblStyleColBandSize w:val="1"/>
    </w:tblPr>
    <w:tcPr>
      <w:shd w:val="clear" w:color="auto" w:fill="00428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020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3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3168" w:themeFill="accent1" w:themeFillShade="BF"/>
      </w:tcPr>
    </w:tblStylePr>
    <w:tblStylePr w:type="band1Vert">
      <w:tblPr/>
      <w:tcPr>
        <w:tcBorders>
          <w:top w:val="nil"/>
          <w:left w:val="nil"/>
          <w:bottom w:val="nil"/>
          <w:right w:val="nil"/>
          <w:insideH w:val="nil"/>
          <w:insideV w:val="nil"/>
        </w:tcBorders>
        <w:shd w:val="clear" w:color="auto" w:fill="003168" w:themeFill="accent1" w:themeFillShade="BF"/>
      </w:tcPr>
    </w:tblStylePr>
    <w:tblStylePr w:type="band1Horz">
      <w:tblPr/>
      <w:tcPr>
        <w:tcBorders>
          <w:top w:val="nil"/>
          <w:left w:val="nil"/>
          <w:bottom w:val="nil"/>
          <w:right w:val="nil"/>
          <w:insideH w:val="nil"/>
          <w:insideV w:val="nil"/>
        </w:tcBorders>
        <w:shd w:val="clear" w:color="auto" w:fill="003168" w:themeFill="accent1" w:themeFillShade="BF"/>
      </w:tcPr>
    </w:tblStylePr>
  </w:style>
  <w:style w:type="table" w:styleId="DarkList-Accent2">
    <w:name w:val="Dark List Accent 2"/>
    <w:basedOn w:val="TableNormal"/>
    <w:uiPriority w:val="70"/>
    <w:semiHidden/>
    <w:rsid w:val="00815342"/>
    <w:pPr>
      <w:spacing w:line="240" w:lineRule="auto"/>
    </w:pPr>
    <w:rPr>
      <w:color w:val="FFFFFF" w:themeColor="background1"/>
    </w:rPr>
    <w:tblPr>
      <w:tblStyleRowBandSize w:val="1"/>
      <w:tblStyleColBandSize w:val="1"/>
    </w:tblPr>
    <w:tcPr>
      <w:shd w:val="clear" w:color="auto" w:fill="0092D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0486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6DA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6DA1" w:themeFill="accent2" w:themeFillShade="BF"/>
      </w:tcPr>
    </w:tblStylePr>
    <w:tblStylePr w:type="band1Vert">
      <w:tblPr/>
      <w:tcPr>
        <w:tcBorders>
          <w:top w:val="nil"/>
          <w:left w:val="nil"/>
          <w:bottom w:val="nil"/>
          <w:right w:val="nil"/>
          <w:insideH w:val="nil"/>
          <w:insideV w:val="nil"/>
        </w:tcBorders>
        <w:shd w:val="clear" w:color="auto" w:fill="006DA1" w:themeFill="accent2" w:themeFillShade="BF"/>
      </w:tcPr>
    </w:tblStylePr>
    <w:tblStylePr w:type="band1Horz">
      <w:tblPr/>
      <w:tcPr>
        <w:tcBorders>
          <w:top w:val="nil"/>
          <w:left w:val="nil"/>
          <w:bottom w:val="nil"/>
          <w:right w:val="nil"/>
          <w:insideH w:val="nil"/>
          <w:insideV w:val="nil"/>
        </w:tcBorders>
        <w:shd w:val="clear" w:color="auto" w:fill="006DA1" w:themeFill="accent2" w:themeFillShade="BF"/>
      </w:tcPr>
    </w:tblStylePr>
  </w:style>
  <w:style w:type="table" w:styleId="DarkList-Accent3">
    <w:name w:val="Dark List Accent 3"/>
    <w:basedOn w:val="TableNormal"/>
    <w:uiPriority w:val="70"/>
    <w:semiHidden/>
    <w:rsid w:val="00815342"/>
    <w:pPr>
      <w:spacing w:line="240" w:lineRule="auto"/>
    </w:pPr>
    <w:rPr>
      <w:color w:val="FFFFFF" w:themeColor="background1"/>
    </w:rPr>
    <w:tblPr>
      <w:tblStyleRowBandSize w:val="1"/>
      <w:tblStyleColBandSize w:val="1"/>
    </w:tblPr>
    <w:tcPr>
      <w:shd w:val="clear" w:color="auto" w:fill="46C2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9677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69BA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69BAF" w:themeFill="accent3" w:themeFillShade="BF"/>
      </w:tcPr>
    </w:tblStylePr>
    <w:tblStylePr w:type="band1Vert">
      <w:tblPr/>
      <w:tcPr>
        <w:tcBorders>
          <w:top w:val="nil"/>
          <w:left w:val="nil"/>
          <w:bottom w:val="nil"/>
          <w:right w:val="nil"/>
          <w:insideH w:val="nil"/>
          <w:insideV w:val="nil"/>
        </w:tcBorders>
        <w:shd w:val="clear" w:color="auto" w:fill="269BAF" w:themeFill="accent3" w:themeFillShade="BF"/>
      </w:tcPr>
    </w:tblStylePr>
    <w:tblStylePr w:type="band1Horz">
      <w:tblPr/>
      <w:tcPr>
        <w:tcBorders>
          <w:top w:val="nil"/>
          <w:left w:val="nil"/>
          <w:bottom w:val="nil"/>
          <w:right w:val="nil"/>
          <w:insideH w:val="nil"/>
          <w:insideV w:val="nil"/>
        </w:tcBorders>
        <w:shd w:val="clear" w:color="auto" w:fill="269BAF" w:themeFill="accent3" w:themeFillShade="BF"/>
      </w:tcPr>
    </w:tblStylePr>
  </w:style>
  <w:style w:type="table" w:styleId="DarkList-Accent4">
    <w:name w:val="Dark List Accent 4"/>
    <w:basedOn w:val="TableNormal"/>
    <w:uiPriority w:val="70"/>
    <w:semiHidden/>
    <w:rsid w:val="00815342"/>
    <w:pPr>
      <w:spacing w:line="240" w:lineRule="auto"/>
    </w:pPr>
    <w:rPr>
      <w:color w:val="FFFFFF" w:themeColor="background1"/>
    </w:rPr>
    <w:tblPr>
      <w:tblStyleRowBandSize w:val="1"/>
      <w:tblStyleColBandSize w:val="1"/>
    </w:tblPr>
    <w:tcPr>
      <w:shd w:val="clear" w:color="auto" w:fill="75BB1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395C0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78B1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78B12" w:themeFill="accent4" w:themeFillShade="BF"/>
      </w:tcPr>
    </w:tblStylePr>
    <w:tblStylePr w:type="band1Vert">
      <w:tblPr/>
      <w:tcPr>
        <w:tcBorders>
          <w:top w:val="nil"/>
          <w:left w:val="nil"/>
          <w:bottom w:val="nil"/>
          <w:right w:val="nil"/>
          <w:insideH w:val="nil"/>
          <w:insideV w:val="nil"/>
        </w:tcBorders>
        <w:shd w:val="clear" w:color="auto" w:fill="578B12" w:themeFill="accent4" w:themeFillShade="BF"/>
      </w:tcPr>
    </w:tblStylePr>
    <w:tblStylePr w:type="band1Horz">
      <w:tblPr/>
      <w:tcPr>
        <w:tcBorders>
          <w:top w:val="nil"/>
          <w:left w:val="nil"/>
          <w:bottom w:val="nil"/>
          <w:right w:val="nil"/>
          <w:insideH w:val="nil"/>
          <w:insideV w:val="nil"/>
        </w:tcBorders>
        <w:shd w:val="clear" w:color="auto" w:fill="578B12" w:themeFill="accent4" w:themeFillShade="BF"/>
      </w:tcPr>
    </w:tblStylePr>
  </w:style>
  <w:style w:type="table" w:styleId="DarkList-Accent5">
    <w:name w:val="Dark List Accent 5"/>
    <w:basedOn w:val="TableNormal"/>
    <w:uiPriority w:val="70"/>
    <w:semiHidden/>
    <w:rsid w:val="00815342"/>
    <w:pPr>
      <w:spacing w:line="240" w:lineRule="auto"/>
    </w:pPr>
    <w:rPr>
      <w:color w:val="FFFFFF" w:themeColor="background1"/>
    </w:rPr>
    <w:tblPr>
      <w:tblStyleRowBandSize w:val="1"/>
      <w:tblStyleColBandSize w:val="1"/>
    </w:tblPr>
    <w:tcPr>
      <w:shd w:val="clear" w:color="auto" w:fill="C2D3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6069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09E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09E00" w:themeFill="accent5" w:themeFillShade="BF"/>
      </w:tcPr>
    </w:tblStylePr>
    <w:tblStylePr w:type="band1Vert">
      <w:tblPr/>
      <w:tcPr>
        <w:tcBorders>
          <w:top w:val="nil"/>
          <w:left w:val="nil"/>
          <w:bottom w:val="nil"/>
          <w:right w:val="nil"/>
          <w:insideH w:val="nil"/>
          <w:insideV w:val="nil"/>
        </w:tcBorders>
        <w:shd w:val="clear" w:color="auto" w:fill="909E00" w:themeFill="accent5" w:themeFillShade="BF"/>
      </w:tcPr>
    </w:tblStylePr>
    <w:tblStylePr w:type="band1Horz">
      <w:tblPr/>
      <w:tcPr>
        <w:tcBorders>
          <w:top w:val="nil"/>
          <w:left w:val="nil"/>
          <w:bottom w:val="nil"/>
          <w:right w:val="nil"/>
          <w:insideH w:val="nil"/>
          <w:insideV w:val="nil"/>
        </w:tcBorders>
        <w:shd w:val="clear" w:color="auto" w:fill="909E00" w:themeFill="accent5" w:themeFillShade="BF"/>
      </w:tcPr>
    </w:tblStylePr>
  </w:style>
  <w:style w:type="table" w:styleId="DarkList-Accent6">
    <w:name w:val="Dark List Accent 6"/>
    <w:basedOn w:val="TableNormal"/>
    <w:uiPriority w:val="70"/>
    <w:semiHidden/>
    <w:rsid w:val="00815342"/>
    <w:pPr>
      <w:spacing w:line="240" w:lineRule="auto"/>
    </w:pPr>
    <w:rPr>
      <w:color w:val="FFFFFF" w:themeColor="background1"/>
    </w:rPr>
    <w:tblPr>
      <w:tblStyleRowBandSize w:val="1"/>
      <w:tblStyleColBandSize w:val="1"/>
    </w:tblPr>
    <w:tcPr>
      <w:shd w:val="clear" w:color="auto" w:fill="F0AB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7754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37F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37F00" w:themeFill="accent6" w:themeFillShade="BF"/>
      </w:tcPr>
    </w:tblStylePr>
    <w:tblStylePr w:type="band1Vert">
      <w:tblPr/>
      <w:tcPr>
        <w:tcBorders>
          <w:top w:val="nil"/>
          <w:left w:val="nil"/>
          <w:bottom w:val="nil"/>
          <w:right w:val="nil"/>
          <w:insideH w:val="nil"/>
          <w:insideV w:val="nil"/>
        </w:tcBorders>
        <w:shd w:val="clear" w:color="auto" w:fill="B37F00" w:themeFill="accent6" w:themeFillShade="BF"/>
      </w:tcPr>
    </w:tblStylePr>
    <w:tblStylePr w:type="band1Horz">
      <w:tblPr/>
      <w:tcPr>
        <w:tcBorders>
          <w:top w:val="nil"/>
          <w:left w:val="nil"/>
          <w:bottom w:val="nil"/>
          <w:right w:val="nil"/>
          <w:insideH w:val="nil"/>
          <w:insideV w:val="nil"/>
        </w:tcBorders>
        <w:shd w:val="clear" w:color="auto" w:fill="B37F00" w:themeFill="accent6" w:themeFillShade="BF"/>
      </w:tcPr>
    </w:tblStylePr>
  </w:style>
  <w:style w:type="table" w:customStyle="1" w:styleId="GridTable1Light1">
    <w:name w:val="Grid Table 1 Light1"/>
    <w:basedOn w:val="TableNormal"/>
    <w:uiPriority w:val="46"/>
    <w:semiHidden/>
    <w:rsid w:val="00815342"/>
    <w:pPr>
      <w:spacing w:line="240" w:lineRule="auto"/>
    </w:pPr>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semiHidden/>
    <w:rsid w:val="00815342"/>
    <w:pPr>
      <w:spacing w:line="240" w:lineRule="auto"/>
    </w:pPr>
    <w:tblPr>
      <w:tblStyleRowBandSize w:val="1"/>
      <w:tblStyleColBandSize w:val="1"/>
      <w:tblBorders>
        <w:top w:val="single" w:sz="4" w:space="0" w:color="6AB0FF" w:themeColor="accent1" w:themeTint="66"/>
        <w:left w:val="single" w:sz="4" w:space="0" w:color="6AB0FF" w:themeColor="accent1" w:themeTint="66"/>
        <w:bottom w:val="single" w:sz="4" w:space="0" w:color="6AB0FF" w:themeColor="accent1" w:themeTint="66"/>
        <w:right w:val="single" w:sz="4" w:space="0" w:color="6AB0FF" w:themeColor="accent1" w:themeTint="66"/>
        <w:insideH w:val="single" w:sz="4" w:space="0" w:color="6AB0FF" w:themeColor="accent1" w:themeTint="66"/>
        <w:insideV w:val="single" w:sz="4" w:space="0" w:color="6AB0FF" w:themeColor="accent1" w:themeTint="66"/>
      </w:tblBorders>
    </w:tblPr>
    <w:tblStylePr w:type="firstRow">
      <w:rPr>
        <w:b/>
        <w:bCs/>
      </w:rPr>
      <w:tblPr/>
      <w:tcPr>
        <w:tcBorders>
          <w:bottom w:val="single" w:sz="12" w:space="0" w:color="2089FF" w:themeColor="accent1" w:themeTint="99"/>
        </w:tcBorders>
      </w:tcPr>
    </w:tblStylePr>
    <w:tblStylePr w:type="lastRow">
      <w:rPr>
        <w:b/>
        <w:bCs/>
      </w:rPr>
      <w:tblPr/>
      <w:tcPr>
        <w:tcBorders>
          <w:top w:val="double" w:sz="2" w:space="0" w:color="2089FF"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semiHidden/>
    <w:rsid w:val="00815342"/>
    <w:pPr>
      <w:spacing w:line="240" w:lineRule="auto"/>
    </w:pPr>
    <w:tblPr>
      <w:tblStyleRowBandSize w:val="1"/>
      <w:tblStyleColBandSize w:val="1"/>
      <w:tblBorders>
        <w:top w:val="single" w:sz="4" w:space="0" w:color="89D9FF" w:themeColor="accent2" w:themeTint="66"/>
        <w:left w:val="single" w:sz="4" w:space="0" w:color="89D9FF" w:themeColor="accent2" w:themeTint="66"/>
        <w:bottom w:val="single" w:sz="4" w:space="0" w:color="89D9FF" w:themeColor="accent2" w:themeTint="66"/>
        <w:right w:val="single" w:sz="4" w:space="0" w:color="89D9FF" w:themeColor="accent2" w:themeTint="66"/>
        <w:insideH w:val="single" w:sz="4" w:space="0" w:color="89D9FF" w:themeColor="accent2" w:themeTint="66"/>
        <w:insideV w:val="single" w:sz="4" w:space="0" w:color="89D9FF" w:themeColor="accent2" w:themeTint="66"/>
      </w:tblBorders>
    </w:tblPr>
    <w:tblStylePr w:type="firstRow">
      <w:rPr>
        <w:b/>
        <w:bCs/>
      </w:rPr>
      <w:tblPr/>
      <w:tcPr>
        <w:tcBorders>
          <w:bottom w:val="single" w:sz="12" w:space="0" w:color="4EC6FF" w:themeColor="accent2" w:themeTint="99"/>
        </w:tcBorders>
      </w:tcPr>
    </w:tblStylePr>
    <w:tblStylePr w:type="lastRow">
      <w:rPr>
        <w:b/>
        <w:bCs/>
      </w:rPr>
      <w:tblPr/>
      <w:tcPr>
        <w:tcBorders>
          <w:top w:val="double" w:sz="2" w:space="0" w:color="4EC6FF"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semiHidden/>
    <w:rsid w:val="00815342"/>
    <w:pPr>
      <w:spacing w:line="240" w:lineRule="auto"/>
    </w:pPr>
    <w:tblPr>
      <w:tblStyleRowBandSize w:val="1"/>
      <w:tblStyleColBandSize w:val="1"/>
      <w:tblBorders>
        <w:top w:val="single" w:sz="4" w:space="0" w:color="B5E6EF" w:themeColor="accent3" w:themeTint="66"/>
        <w:left w:val="single" w:sz="4" w:space="0" w:color="B5E6EF" w:themeColor="accent3" w:themeTint="66"/>
        <w:bottom w:val="single" w:sz="4" w:space="0" w:color="B5E6EF" w:themeColor="accent3" w:themeTint="66"/>
        <w:right w:val="single" w:sz="4" w:space="0" w:color="B5E6EF" w:themeColor="accent3" w:themeTint="66"/>
        <w:insideH w:val="single" w:sz="4" w:space="0" w:color="B5E6EF" w:themeColor="accent3" w:themeTint="66"/>
        <w:insideV w:val="single" w:sz="4" w:space="0" w:color="B5E6EF" w:themeColor="accent3" w:themeTint="66"/>
      </w:tblBorders>
    </w:tblPr>
    <w:tblStylePr w:type="firstRow">
      <w:rPr>
        <w:b/>
        <w:bCs/>
      </w:rPr>
      <w:tblPr/>
      <w:tcPr>
        <w:tcBorders>
          <w:bottom w:val="single" w:sz="12" w:space="0" w:color="90DAE7" w:themeColor="accent3" w:themeTint="99"/>
        </w:tcBorders>
      </w:tcPr>
    </w:tblStylePr>
    <w:tblStylePr w:type="lastRow">
      <w:rPr>
        <w:b/>
        <w:bCs/>
      </w:rPr>
      <w:tblPr/>
      <w:tcPr>
        <w:tcBorders>
          <w:top w:val="double" w:sz="2" w:space="0" w:color="90DAE7"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semiHidden/>
    <w:rsid w:val="00815342"/>
    <w:pPr>
      <w:spacing w:line="240" w:lineRule="auto"/>
    </w:pPr>
    <w:tblPr>
      <w:tblStyleRowBandSize w:val="1"/>
      <w:tblStyleColBandSize w:val="1"/>
      <w:tblBorders>
        <w:top w:val="single" w:sz="4" w:space="0" w:color="C9F195" w:themeColor="accent4" w:themeTint="66"/>
        <w:left w:val="single" w:sz="4" w:space="0" w:color="C9F195" w:themeColor="accent4" w:themeTint="66"/>
        <w:bottom w:val="single" w:sz="4" w:space="0" w:color="C9F195" w:themeColor="accent4" w:themeTint="66"/>
        <w:right w:val="single" w:sz="4" w:space="0" w:color="C9F195" w:themeColor="accent4" w:themeTint="66"/>
        <w:insideH w:val="single" w:sz="4" w:space="0" w:color="C9F195" w:themeColor="accent4" w:themeTint="66"/>
        <w:insideV w:val="single" w:sz="4" w:space="0" w:color="C9F195" w:themeColor="accent4" w:themeTint="66"/>
      </w:tblBorders>
    </w:tblPr>
    <w:tblStylePr w:type="firstRow">
      <w:rPr>
        <w:b/>
        <w:bCs/>
      </w:rPr>
      <w:tblPr/>
      <w:tcPr>
        <w:tcBorders>
          <w:bottom w:val="single" w:sz="12" w:space="0" w:color="AEEA61" w:themeColor="accent4" w:themeTint="99"/>
        </w:tcBorders>
      </w:tcPr>
    </w:tblStylePr>
    <w:tblStylePr w:type="lastRow">
      <w:rPr>
        <w:b/>
        <w:bCs/>
      </w:rPr>
      <w:tblPr/>
      <w:tcPr>
        <w:tcBorders>
          <w:top w:val="double" w:sz="2" w:space="0" w:color="AEEA61"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semiHidden/>
    <w:rsid w:val="00815342"/>
    <w:pPr>
      <w:spacing w:line="240" w:lineRule="auto"/>
    </w:pPr>
    <w:tblPr>
      <w:tblStyleRowBandSize w:val="1"/>
      <w:tblStyleColBandSize w:val="1"/>
      <w:tblBorders>
        <w:top w:val="single" w:sz="4" w:space="0" w:color="F5FF87" w:themeColor="accent5" w:themeTint="66"/>
        <w:left w:val="single" w:sz="4" w:space="0" w:color="F5FF87" w:themeColor="accent5" w:themeTint="66"/>
        <w:bottom w:val="single" w:sz="4" w:space="0" w:color="F5FF87" w:themeColor="accent5" w:themeTint="66"/>
        <w:right w:val="single" w:sz="4" w:space="0" w:color="F5FF87" w:themeColor="accent5" w:themeTint="66"/>
        <w:insideH w:val="single" w:sz="4" w:space="0" w:color="F5FF87" w:themeColor="accent5" w:themeTint="66"/>
        <w:insideV w:val="single" w:sz="4" w:space="0" w:color="F5FF87" w:themeColor="accent5" w:themeTint="66"/>
      </w:tblBorders>
    </w:tblPr>
    <w:tblStylePr w:type="firstRow">
      <w:rPr>
        <w:b/>
        <w:bCs/>
      </w:rPr>
      <w:tblPr/>
      <w:tcPr>
        <w:tcBorders>
          <w:bottom w:val="single" w:sz="12" w:space="0" w:color="F0FF4B" w:themeColor="accent5" w:themeTint="99"/>
        </w:tcBorders>
      </w:tcPr>
    </w:tblStylePr>
    <w:tblStylePr w:type="lastRow">
      <w:rPr>
        <w:b/>
        <w:bCs/>
      </w:rPr>
      <w:tblPr/>
      <w:tcPr>
        <w:tcBorders>
          <w:top w:val="double" w:sz="2" w:space="0" w:color="F0FF4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semiHidden/>
    <w:rsid w:val="00815342"/>
    <w:pPr>
      <w:spacing w:line="240" w:lineRule="auto"/>
    </w:pPr>
    <w:tblPr>
      <w:tblStyleRowBandSize w:val="1"/>
      <w:tblStyleColBandSize w:val="1"/>
      <w:tblBorders>
        <w:top w:val="single" w:sz="4" w:space="0" w:color="FFDF93" w:themeColor="accent6" w:themeTint="66"/>
        <w:left w:val="single" w:sz="4" w:space="0" w:color="FFDF93" w:themeColor="accent6" w:themeTint="66"/>
        <w:bottom w:val="single" w:sz="4" w:space="0" w:color="FFDF93" w:themeColor="accent6" w:themeTint="66"/>
        <w:right w:val="single" w:sz="4" w:space="0" w:color="FFDF93" w:themeColor="accent6" w:themeTint="66"/>
        <w:insideH w:val="single" w:sz="4" w:space="0" w:color="FFDF93" w:themeColor="accent6" w:themeTint="66"/>
        <w:insideV w:val="single" w:sz="4" w:space="0" w:color="FFDF93" w:themeColor="accent6" w:themeTint="66"/>
      </w:tblBorders>
    </w:tblPr>
    <w:tblStylePr w:type="firstRow">
      <w:rPr>
        <w:b/>
        <w:bCs/>
      </w:rPr>
      <w:tblPr/>
      <w:tcPr>
        <w:tcBorders>
          <w:bottom w:val="single" w:sz="12" w:space="0" w:color="FFCF5D" w:themeColor="accent6" w:themeTint="99"/>
        </w:tcBorders>
      </w:tcPr>
    </w:tblStylePr>
    <w:tblStylePr w:type="lastRow">
      <w:rPr>
        <w:b/>
        <w:bCs/>
      </w:rPr>
      <w:tblPr/>
      <w:tcPr>
        <w:tcBorders>
          <w:top w:val="double" w:sz="2" w:space="0" w:color="FFCF5D"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semiHidden/>
    <w:rsid w:val="00815342"/>
    <w:pPr>
      <w:spacing w:line="240" w:lineRule="auto"/>
    </w:pPr>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2-Accent11">
    <w:name w:val="Grid Table 2 - Accent 11"/>
    <w:basedOn w:val="TableNormal"/>
    <w:uiPriority w:val="47"/>
    <w:semiHidden/>
    <w:rsid w:val="00815342"/>
    <w:pPr>
      <w:spacing w:line="240" w:lineRule="auto"/>
    </w:pPr>
    <w:tblPr>
      <w:tblStyleRowBandSize w:val="1"/>
      <w:tblStyleColBandSize w:val="1"/>
      <w:tblBorders>
        <w:top w:val="single" w:sz="2" w:space="0" w:color="2089FF" w:themeColor="accent1" w:themeTint="99"/>
        <w:bottom w:val="single" w:sz="2" w:space="0" w:color="2089FF" w:themeColor="accent1" w:themeTint="99"/>
        <w:insideH w:val="single" w:sz="2" w:space="0" w:color="2089FF" w:themeColor="accent1" w:themeTint="99"/>
        <w:insideV w:val="single" w:sz="2" w:space="0" w:color="2089FF" w:themeColor="accent1" w:themeTint="99"/>
      </w:tblBorders>
    </w:tblPr>
    <w:tblStylePr w:type="firstRow">
      <w:rPr>
        <w:b/>
        <w:bCs/>
      </w:rPr>
      <w:tblPr/>
      <w:tcPr>
        <w:tcBorders>
          <w:top w:val="nil"/>
          <w:bottom w:val="single" w:sz="12" w:space="0" w:color="2089FF" w:themeColor="accent1" w:themeTint="99"/>
          <w:insideH w:val="nil"/>
          <w:insideV w:val="nil"/>
        </w:tcBorders>
        <w:shd w:val="clear" w:color="auto" w:fill="FFFFFF" w:themeFill="background1"/>
      </w:tcPr>
    </w:tblStylePr>
    <w:tblStylePr w:type="lastRow">
      <w:rPr>
        <w:b/>
        <w:bCs/>
      </w:rPr>
      <w:tblPr/>
      <w:tcPr>
        <w:tcBorders>
          <w:top w:val="double" w:sz="2" w:space="0" w:color="2089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GridTable2-Accent21">
    <w:name w:val="Grid Table 2 - Accent 21"/>
    <w:basedOn w:val="TableNormal"/>
    <w:uiPriority w:val="47"/>
    <w:semiHidden/>
    <w:rsid w:val="00815342"/>
    <w:pPr>
      <w:spacing w:line="240" w:lineRule="auto"/>
    </w:pPr>
    <w:tblPr>
      <w:tblStyleRowBandSize w:val="1"/>
      <w:tblStyleColBandSize w:val="1"/>
      <w:tblBorders>
        <w:top w:val="single" w:sz="2" w:space="0" w:color="4EC6FF" w:themeColor="accent2" w:themeTint="99"/>
        <w:bottom w:val="single" w:sz="2" w:space="0" w:color="4EC6FF" w:themeColor="accent2" w:themeTint="99"/>
        <w:insideH w:val="single" w:sz="2" w:space="0" w:color="4EC6FF" w:themeColor="accent2" w:themeTint="99"/>
        <w:insideV w:val="single" w:sz="2" w:space="0" w:color="4EC6FF" w:themeColor="accent2" w:themeTint="99"/>
      </w:tblBorders>
    </w:tblPr>
    <w:tblStylePr w:type="firstRow">
      <w:rPr>
        <w:b/>
        <w:bCs/>
      </w:rPr>
      <w:tblPr/>
      <w:tcPr>
        <w:tcBorders>
          <w:top w:val="nil"/>
          <w:bottom w:val="single" w:sz="12" w:space="0" w:color="4EC6FF" w:themeColor="accent2" w:themeTint="99"/>
          <w:insideH w:val="nil"/>
          <w:insideV w:val="nil"/>
        </w:tcBorders>
        <w:shd w:val="clear" w:color="auto" w:fill="FFFFFF" w:themeFill="background1"/>
      </w:tcPr>
    </w:tblStylePr>
    <w:tblStylePr w:type="lastRow">
      <w:rPr>
        <w:b/>
        <w:bCs/>
      </w:rPr>
      <w:tblPr/>
      <w:tcPr>
        <w:tcBorders>
          <w:top w:val="double" w:sz="2" w:space="0" w:color="4EC6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GridTable2-Accent31">
    <w:name w:val="Grid Table 2 - Accent 31"/>
    <w:basedOn w:val="TableNormal"/>
    <w:uiPriority w:val="47"/>
    <w:semiHidden/>
    <w:rsid w:val="00815342"/>
    <w:pPr>
      <w:spacing w:line="240" w:lineRule="auto"/>
    </w:pPr>
    <w:tblPr>
      <w:tblStyleRowBandSize w:val="1"/>
      <w:tblStyleColBandSize w:val="1"/>
      <w:tblBorders>
        <w:top w:val="single" w:sz="2" w:space="0" w:color="90DAE7" w:themeColor="accent3" w:themeTint="99"/>
        <w:bottom w:val="single" w:sz="2" w:space="0" w:color="90DAE7" w:themeColor="accent3" w:themeTint="99"/>
        <w:insideH w:val="single" w:sz="2" w:space="0" w:color="90DAE7" w:themeColor="accent3" w:themeTint="99"/>
        <w:insideV w:val="single" w:sz="2" w:space="0" w:color="90DAE7" w:themeColor="accent3" w:themeTint="99"/>
      </w:tblBorders>
    </w:tblPr>
    <w:tblStylePr w:type="firstRow">
      <w:rPr>
        <w:b/>
        <w:bCs/>
      </w:rPr>
      <w:tblPr/>
      <w:tcPr>
        <w:tcBorders>
          <w:top w:val="nil"/>
          <w:bottom w:val="single" w:sz="12" w:space="0" w:color="90DAE7" w:themeColor="accent3" w:themeTint="99"/>
          <w:insideH w:val="nil"/>
          <w:insideV w:val="nil"/>
        </w:tcBorders>
        <w:shd w:val="clear" w:color="auto" w:fill="FFFFFF" w:themeFill="background1"/>
      </w:tcPr>
    </w:tblStylePr>
    <w:tblStylePr w:type="lastRow">
      <w:rPr>
        <w:b/>
        <w:bCs/>
      </w:rPr>
      <w:tblPr/>
      <w:tcPr>
        <w:tcBorders>
          <w:top w:val="double" w:sz="2" w:space="0" w:color="90DAE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GridTable2-Accent41">
    <w:name w:val="Grid Table 2 - Accent 41"/>
    <w:basedOn w:val="TableNormal"/>
    <w:uiPriority w:val="47"/>
    <w:semiHidden/>
    <w:rsid w:val="00815342"/>
    <w:pPr>
      <w:spacing w:line="240" w:lineRule="auto"/>
    </w:pPr>
    <w:tblPr>
      <w:tblStyleRowBandSize w:val="1"/>
      <w:tblStyleColBandSize w:val="1"/>
      <w:tblBorders>
        <w:top w:val="single" w:sz="2" w:space="0" w:color="AEEA61" w:themeColor="accent4" w:themeTint="99"/>
        <w:bottom w:val="single" w:sz="2" w:space="0" w:color="AEEA61" w:themeColor="accent4" w:themeTint="99"/>
        <w:insideH w:val="single" w:sz="2" w:space="0" w:color="AEEA61" w:themeColor="accent4" w:themeTint="99"/>
        <w:insideV w:val="single" w:sz="2" w:space="0" w:color="AEEA61" w:themeColor="accent4" w:themeTint="99"/>
      </w:tblBorders>
    </w:tblPr>
    <w:tblStylePr w:type="firstRow">
      <w:rPr>
        <w:b/>
        <w:bCs/>
      </w:rPr>
      <w:tblPr/>
      <w:tcPr>
        <w:tcBorders>
          <w:top w:val="nil"/>
          <w:bottom w:val="single" w:sz="12" w:space="0" w:color="AEEA61" w:themeColor="accent4" w:themeTint="99"/>
          <w:insideH w:val="nil"/>
          <w:insideV w:val="nil"/>
        </w:tcBorders>
        <w:shd w:val="clear" w:color="auto" w:fill="FFFFFF" w:themeFill="background1"/>
      </w:tcPr>
    </w:tblStylePr>
    <w:tblStylePr w:type="lastRow">
      <w:rPr>
        <w:b/>
        <w:bCs/>
      </w:rPr>
      <w:tblPr/>
      <w:tcPr>
        <w:tcBorders>
          <w:top w:val="double" w:sz="2" w:space="0" w:color="AEEA6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GridTable2-Accent51">
    <w:name w:val="Grid Table 2 - Accent 51"/>
    <w:basedOn w:val="TableNormal"/>
    <w:uiPriority w:val="47"/>
    <w:semiHidden/>
    <w:rsid w:val="00815342"/>
    <w:pPr>
      <w:spacing w:line="240" w:lineRule="auto"/>
    </w:pPr>
    <w:tblPr>
      <w:tblStyleRowBandSize w:val="1"/>
      <w:tblStyleColBandSize w:val="1"/>
      <w:tblBorders>
        <w:top w:val="single" w:sz="2" w:space="0" w:color="F0FF4B" w:themeColor="accent5" w:themeTint="99"/>
        <w:bottom w:val="single" w:sz="2" w:space="0" w:color="F0FF4B" w:themeColor="accent5" w:themeTint="99"/>
        <w:insideH w:val="single" w:sz="2" w:space="0" w:color="F0FF4B" w:themeColor="accent5" w:themeTint="99"/>
        <w:insideV w:val="single" w:sz="2" w:space="0" w:color="F0FF4B" w:themeColor="accent5" w:themeTint="99"/>
      </w:tblBorders>
    </w:tblPr>
    <w:tblStylePr w:type="firstRow">
      <w:rPr>
        <w:b/>
        <w:bCs/>
      </w:rPr>
      <w:tblPr/>
      <w:tcPr>
        <w:tcBorders>
          <w:top w:val="nil"/>
          <w:bottom w:val="single" w:sz="12" w:space="0" w:color="F0FF4B" w:themeColor="accent5" w:themeTint="99"/>
          <w:insideH w:val="nil"/>
          <w:insideV w:val="nil"/>
        </w:tcBorders>
        <w:shd w:val="clear" w:color="auto" w:fill="FFFFFF" w:themeFill="background1"/>
      </w:tcPr>
    </w:tblStylePr>
    <w:tblStylePr w:type="lastRow">
      <w:rPr>
        <w:b/>
        <w:bCs/>
      </w:rPr>
      <w:tblPr/>
      <w:tcPr>
        <w:tcBorders>
          <w:top w:val="double" w:sz="2" w:space="0" w:color="F0FF4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GridTable2-Accent61">
    <w:name w:val="Grid Table 2 - Accent 61"/>
    <w:basedOn w:val="TableNormal"/>
    <w:uiPriority w:val="47"/>
    <w:semiHidden/>
    <w:rsid w:val="00815342"/>
    <w:pPr>
      <w:spacing w:line="240" w:lineRule="auto"/>
    </w:pPr>
    <w:tblPr>
      <w:tblStyleRowBandSize w:val="1"/>
      <w:tblStyleColBandSize w:val="1"/>
      <w:tblBorders>
        <w:top w:val="single" w:sz="2" w:space="0" w:color="FFCF5D" w:themeColor="accent6" w:themeTint="99"/>
        <w:bottom w:val="single" w:sz="2" w:space="0" w:color="FFCF5D" w:themeColor="accent6" w:themeTint="99"/>
        <w:insideH w:val="single" w:sz="2" w:space="0" w:color="FFCF5D" w:themeColor="accent6" w:themeTint="99"/>
        <w:insideV w:val="single" w:sz="2" w:space="0" w:color="FFCF5D" w:themeColor="accent6" w:themeTint="99"/>
      </w:tblBorders>
    </w:tblPr>
    <w:tblStylePr w:type="firstRow">
      <w:rPr>
        <w:b/>
        <w:bCs/>
      </w:rPr>
      <w:tblPr/>
      <w:tcPr>
        <w:tcBorders>
          <w:top w:val="nil"/>
          <w:bottom w:val="single" w:sz="12" w:space="0" w:color="FFCF5D" w:themeColor="accent6" w:themeTint="99"/>
          <w:insideH w:val="nil"/>
          <w:insideV w:val="nil"/>
        </w:tcBorders>
        <w:shd w:val="clear" w:color="auto" w:fill="FFFFFF" w:themeFill="background1"/>
      </w:tcPr>
    </w:tblStylePr>
    <w:tblStylePr w:type="lastRow">
      <w:rPr>
        <w:b/>
        <w:bCs/>
      </w:rPr>
      <w:tblPr/>
      <w:tcPr>
        <w:tcBorders>
          <w:top w:val="double" w:sz="2" w:space="0" w:color="FFCF5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GridTable31">
    <w:name w:val="Grid Table 31"/>
    <w:basedOn w:val="TableNormal"/>
    <w:uiPriority w:val="48"/>
    <w:semiHidden/>
    <w:rsid w:val="00815342"/>
    <w:pPr>
      <w:spacing w:line="240" w:lineRule="auto"/>
    </w:p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3-Accent11">
    <w:name w:val="Grid Table 3 - Accent 11"/>
    <w:basedOn w:val="TableNormal"/>
    <w:uiPriority w:val="48"/>
    <w:semiHidden/>
    <w:rsid w:val="00815342"/>
    <w:pPr>
      <w:spacing w:line="240" w:lineRule="auto"/>
    </w:pPr>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insideV w:val="single" w:sz="4" w:space="0" w:color="2089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7FF" w:themeFill="accent1" w:themeFillTint="33"/>
      </w:tcPr>
    </w:tblStylePr>
    <w:tblStylePr w:type="band1Horz">
      <w:tblPr/>
      <w:tcPr>
        <w:shd w:val="clear" w:color="auto" w:fill="B4D7FF" w:themeFill="accent1" w:themeFillTint="33"/>
      </w:tcPr>
    </w:tblStylePr>
    <w:tblStylePr w:type="neCell">
      <w:tblPr/>
      <w:tcPr>
        <w:tcBorders>
          <w:bottom w:val="single" w:sz="4" w:space="0" w:color="2089FF" w:themeColor="accent1" w:themeTint="99"/>
        </w:tcBorders>
      </w:tcPr>
    </w:tblStylePr>
    <w:tblStylePr w:type="nwCell">
      <w:tblPr/>
      <w:tcPr>
        <w:tcBorders>
          <w:bottom w:val="single" w:sz="4" w:space="0" w:color="2089FF" w:themeColor="accent1" w:themeTint="99"/>
        </w:tcBorders>
      </w:tcPr>
    </w:tblStylePr>
    <w:tblStylePr w:type="seCell">
      <w:tblPr/>
      <w:tcPr>
        <w:tcBorders>
          <w:top w:val="single" w:sz="4" w:space="0" w:color="2089FF" w:themeColor="accent1" w:themeTint="99"/>
        </w:tcBorders>
      </w:tcPr>
    </w:tblStylePr>
    <w:tblStylePr w:type="swCell">
      <w:tblPr/>
      <w:tcPr>
        <w:tcBorders>
          <w:top w:val="single" w:sz="4" w:space="0" w:color="2089FF" w:themeColor="accent1" w:themeTint="99"/>
        </w:tcBorders>
      </w:tcPr>
    </w:tblStylePr>
  </w:style>
  <w:style w:type="table" w:customStyle="1" w:styleId="GridTable3-Accent21">
    <w:name w:val="Grid Table 3 - Accent 21"/>
    <w:basedOn w:val="TableNormal"/>
    <w:uiPriority w:val="48"/>
    <w:semiHidden/>
    <w:rsid w:val="00815342"/>
    <w:pPr>
      <w:spacing w:line="240" w:lineRule="auto"/>
    </w:pPr>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insideV w:val="single" w:sz="4" w:space="0" w:color="4EC6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ECFF" w:themeFill="accent2" w:themeFillTint="33"/>
      </w:tcPr>
    </w:tblStylePr>
    <w:tblStylePr w:type="band1Horz">
      <w:tblPr/>
      <w:tcPr>
        <w:shd w:val="clear" w:color="auto" w:fill="C4ECFF" w:themeFill="accent2" w:themeFillTint="33"/>
      </w:tcPr>
    </w:tblStylePr>
    <w:tblStylePr w:type="neCell">
      <w:tblPr/>
      <w:tcPr>
        <w:tcBorders>
          <w:bottom w:val="single" w:sz="4" w:space="0" w:color="4EC6FF" w:themeColor="accent2" w:themeTint="99"/>
        </w:tcBorders>
      </w:tcPr>
    </w:tblStylePr>
    <w:tblStylePr w:type="nwCell">
      <w:tblPr/>
      <w:tcPr>
        <w:tcBorders>
          <w:bottom w:val="single" w:sz="4" w:space="0" w:color="4EC6FF" w:themeColor="accent2" w:themeTint="99"/>
        </w:tcBorders>
      </w:tcPr>
    </w:tblStylePr>
    <w:tblStylePr w:type="seCell">
      <w:tblPr/>
      <w:tcPr>
        <w:tcBorders>
          <w:top w:val="single" w:sz="4" w:space="0" w:color="4EC6FF" w:themeColor="accent2" w:themeTint="99"/>
        </w:tcBorders>
      </w:tcPr>
    </w:tblStylePr>
    <w:tblStylePr w:type="swCell">
      <w:tblPr/>
      <w:tcPr>
        <w:tcBorders>
          <w:top w:val="single" w:sz="4" w:space="0" w:color="4EC6FF" w:themeColor="accent2" w:themeTint="99"/>
        </w:tcBorders>
      </w:tcPr>
    </w:tblStylePr>
  </w:style>
  <w:style w:type="table" w:customStyle="1" w:styleId="GridTable3-Accent31">
    <w:name w:val="Grid Table 3 - Accent 31"/>
    <w:basedOn w:val="TableNormal"/>
    <w:uiPriority w:val="48"/>
    <w:semiHidden/>
    <w:rsid w:val="00815342"/>
    <w:pPr>
      <w:spacing w:line="240" w:lineRule="auto"/>
    </w:pPr>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insideV w:val="single" w:sz="4" w:space="0" w:color="90DA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F2F7" w:themeFill="accent3" w:themeFillTint="33"/>
      </w:tcPr>
    </w:tblStylePr>
    <w:tblStylePr w:type="band1Horz">
      <w:tblPr/>
      <w:tcPr>
        <w:shd w:val="clear" w:color="auto" w:fill="DAF2F7" w:themeFill="accent3" w:themeFillTint="33"/>
      </w:tcPr>
    </w:tblStylePr>
    <w:tblStylePr w:type="neCell">
      <w:tblPr/>
      <w:tcPr>
        <w:tcBorders>
          <w:bottom w:val="single" w:sz="4" w:space="0" w:color="90DAE7" w:themeColor="accent3" w:themeTint="99"/>
        </w:tcBorders>
      </w:tcPr>
    </w:tblStylePr>
    <w:tblStylePr w:type="nwCell">
      <w:tblPr/>
      <w:tcPr>
        <w:tcBorders>
          <w:bottom w:val="single" w:sz="4" w:space="0" w:color="90DAE7" w:themeColor="accent3" w:themeTint="99"/>
        </w:tcBorders>
      </w:tcPr>
    </w:tblStylePr>
    <w:tblStylePr w:type="seCell">
      <w:tblPr/>
      <w:tcPr>
        <w:tcBorders>
          <w:top w:val="single" w:sz="4" w:space="0" w:color="90DAE7" w:themeColor="accent3" w:themeTint="99"/>
        </w:tcBorders>
      </w:tcPr>
    </w:tblStylePr>
    <w:tblStylePr w:type="swCell">
      <w:tblPr/>
      <w:tcPr>
        <w:tcBorders>
          <w:top w:val="single" w:sz="4" w:space="0" w:color="90DAE7" w:themeColor="accent3" w:themeTint="99"/>
        </w:tcBorders>
      </w:tcPr>
    </w:tblStylePr>
  </w:style>
  <w:style w:type="table" w:customStyle="1" w:styleId="GridTable3-Accent41">
    <w:name w:val="Grid Table 3 - Accent 41"/>
    <w:basedOn w:val="TableNormal"/>
    <w:uiPriority w:val="48"/>
    <w:semiHidden/>
    <w:rsid w:val="00815342"/>
    <w:pPr>
      <w:spacing w:line="240" w:lineRule="auto"/>
    </w:pPr>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insideV w:val="single" w:sz="4" w:space="0" w:color="AEEA6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8CA" w:themeFill="accent4" w:themeFillTint="33"/>
      </w:tcPr>
    </w:tblStylePr>
    <w:tblStylePr w:type="band1Horz">
      <w:tblPr/>
      <w:tcPr>
        <w:shd w:val="clear" w:color="auto" w:fill="E4F8CA" w:themeFill="accent4" w:themeFillTint="33"/>
      </w:tcPr>
    </w:tblStylePr>
    <w:tblStylePr w:type="neCell">
      <w:tblPr/>
      <w:tcPr>
        <w:tcBorders>
          <w:bottom w:val="single" w:sz="4" w:space="0" w:color="AEEA61" w:themeColor="accent4" w:themeTint="99"/>
        </w:tcBorders>
      </w:tcPr>
    </w:tblStylePr>
    <w:tblStylePr w:type="nwCell">
      <w:tblPr/>
      <w:tcPr>
        <w:tcBorders>
          <w:bottom w:val="single" w:sz="4" w:space="0" w:color="AEEA61" w:themeColor="accent4" w:themeTint="99"/>
        </w:tcBorders>
      </w:tcPr>
    </w:tblStylePr>
    <w:tblStylePr w:type="seCell">
      <w:tblPr/>
      <w:tcPr>
        <w:tcBorders>
          <w:top w:val="single" w:sz="4" w:space="0" w:color="AEEA61" w:themeColor="accent4" w:themeTint="99"/>
        </w:tcBorders>
      </w:tcPr>
    </w:tblStylePr>
    <w:tblStylePr w:type="swCell">
      <w:tblPr/>
      <w:tcPr>
        <w:tcBorders>
          <w:top w:val="single" w:sz="4" w:space="0" w:color="AEEA61" w:themeColor="accent4" w:themeTint="99"/>
        </w:tcBorders>
      </w:tcPr>
    </w:tblStylePr>
  </w:style>
  <w:style w:type="table" w:customStyle="1" w:styleId="GridTable3-Accent51">
    <w:name w:val="Grid Table 3 - Accent 51"/>
    <w:basedOn w:val="TableNormal"/>
    <w:uiPriority w:val="48"/>
    <w:semiHidden/>
    <w:rsid w:val="00815342"/>
    <w:pPr>
      <w:spacing w:line="240" w:lineRule="auto"/>
    </w:pPr>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insideV w:val="single" w:sz="4" w:space="0" w:color="F0FF4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FC3" w:themeFill="accent5" w:themeFillTint="33"/>
      </w:tcPr>
    </w:tblStylePr>
    <w:tblStylePr w:type="band1Horz">
      <w:tblPr/>
      <w:tcPr>
        <w:shd w:val="clear" w:color="auto" w:fill="FAFFC3" w:themeFill="accent5" w:themeFillTint="33"/>
      </w:tcPr>
    </w:tblStylePr>
    <w:tblStylePr w:type="neCell">
      <w:tblPr/>
      <w:tcPr>
        <w:tcBorders>
          <w:bottom w:val="single" w:sz="4" w:space="0" w:color="F0FF4B" w:themeColor="accent5" w:themeTint="99"/>
        </w:tcBorders>
      </w:tcPr>
    </w:tblStylePr>
    <w:tblStylePr w:type="nwCell">
      <w:tblPr/>
      <w:tcPr>
        <w:tcBorders>
          <w:bottom w:val="single" w:sz="4" w:space="0" w:color="F0FF4B" w:themeColor="accent5" w:themeTint="99"/>
        </w:tcBorders>
      </w:tcPr>
    </w:tblStylePr>
    <w:tblStylePr w:type="seCell">
      <w:tblPr/>
      <w:tcPr>
        <w:tcBorders>
          <w:top w:val="single" w:sz="4" w:space="0" w:color="F0FF4B" w:themeColor="accent5" w:themeTint="99"/>
        </w:tcBorders>
      </w:tcPr>
    </w:tblStylePr>
    <w:tblStylePr w:type="swCell">
      <w:tblPr/>
      <w:tcPr>
        <w:tcBorders>
          <w:top w:val="single" w:sz="4" w:space="0" w:color="F0FF4B" w:themeColor="accent5" w:themeTint="99"/>
        </w:tcBorders>
      </w:tcPr>
    </w:tblStylePr>
  </w:style>
  <w:style w:type="table" w:customStyle="1" w:styleId="GridTable3-Accent61">
    <w:name w:val="Grid Table 3 - Accent 61"/>
    <w:basedOn w:val="TableNormal"/>
    <w:uiPriority w:val="48"/>
    <w:semiHidden/>
    <w:rsid w:val="00815342"/>
    <w:pPr>
      <w:spacing w:line="240" w:lineRule="auto"/>
    </w:pPr>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insideV w:val="single" w:sz="4" w:space="0" w:color="FFCF5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FC9" w:themeFill="accent6" w:themeFillTint="33"/>
      </w:tcPr>
    </w:tblStylePr>
    <w:tblStylePr w:type="band1Horz">
      <w:tblPr/>
      <w:tcPr>
        <w:shd w:val="clear" w:color="auto" w:fill="FFEFC9" w:themeFill="accent6" w:themeFillTint="33"/>
      </w:tcPr>
    </w:tblStylePr>
    <w:tblStylePr w:type="neCell">
      <w:tblPr/>
      <w:tcPr>
        <w:tcBorders>
          <w:bottom w:val="single" w:sz="4" w:space="0" w:color="FFCF5D" w:themeColor="accent6" w:themeTint="99"/>
        </w:tcBorders>
      </w:tcPr>
    </w:tblStylePr>
    <w:tblStylePr w:type="nwCell">
      <w:tblPr/>
      <w:tcPr>
        <w:tcBorders>
          <w:bottom w:val="single" w:sz="4" w:space="0" w:color="FFCF5D" w:themeColor="accent6" w:themeTint="99"/>
        </w:tcBorders>
      </w:tcPr>
    </w:tblStylePr>
    <w:tblStylePr w:type="seCell">
      <w:tblPr/>
      <w:tcPr>
        <w:tcBorders>
          <w:top w:val="single" w:sz="4" w:space="0" w:color="FFCF5D" w:themeColor="accent6" w:themeTint="99"/>
        </w:tcBorders>
      </w:tcPr>
    </w:tblStylePr>
    <w:tblStylePr w:type="swCell">
      <w:tblPr/>
      <w:tcPr>
        <w:tcBorders>
          <w:top w:val="single" w:sz="4" w:space="0" w:color="FFCF5D" w:themeColor="accent6" w:themeTint="99"/>
        </w:tcBorders>
      </w:tcPr>
    </w:tblStylePr>
  </w:style>
  <w:style w:type="table" w:customStyle="1" w:styleId="GridTable41">
    <w:name w:val="Grid Table 41"/>
    <w:basedOn w:val="TableNormal"/>
    <w:uiPriority w:val="49"/>
    <w:semiHidden/>
    <w:rsid w:val="00815342"/>
    <w:pPr>
      <w:spacing w:line="240" w:lineRule="auto"/>
    </w:p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4-Accent11">
    <w:name w:val="Grid Table 4 - Accent 11"/>
    <w:basedOn w:val="TableNormal"/>
    <w:uiPriority w:val="49"/>
    <w:semiHidden/>
    <w:rsid w:val="00815342"/>
    <w:pPr>
      <w:spacing w:line="240" w:lineRule="auto"/>
    </w:pPr>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insideV w:val="single" w:sz="4" w:space="0" w:color="2089FF" w:themeColor="accent1" w:themeTint="99"/>
      </w:tblBorders>
    </w:tblPr>
    <w:tblStylePr w:type="firstRow">
      <w:rPr>
        <w:b/>
        <w:bCs/>
        <w:color w:val="FFFFFF" w:themeColor="background1"/>
      </w:rPr>
      <w:tblPr/>
      <w:tcPr>
        <w:tcBorders>
          <w:top w:val="single" w:sz="4" w:space="0" w:color="00428B" w:themeColor="accent1"/>
          <w:left w:val="single" w:sz="4" w:space="0" w:color="00428B" w:themeColor="accent1"/>
          <w:bottom w:val="single" w:sz="4" w:space="0" w:color="00428B" w:themeColor="accent1"/>
          <w:right w:val="single" w:sz="4" w:space="0" w:color="00428B" w:themeColor="accent1"/>
          <w:insideH w:val="nil"/>
          <w:insideV w:val="nil"/>
        </w:tcBorders>
        <w:shd w:val="clear" w:color="auto" w:fill="00428B" w:themeFill="accent1"/>
      </w:tcPr>
    </w:tblStylePr>
    <w:tblStylePr w:type="lastRow">
      <w:rPr>
        <w:b/>
        <w:bCs/>
      </w:rPr>
      <w:tblPr/>
      <w:tcPr>
        <w:tcBorders>
          <w:top w:val="double" w:sz="4" w:space="0" w:color="00428B" w:themeColor="accent1"/>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GridTable4-Accent21">
    <w:name w:val="Grid Table 4 - Accent 21"/>
    <w:basedOn w:val="TableNormal"/>
    <w:uiPriority w:val="49"/>
    <w:semiHidden/>
    <w:rsid w:val="00815342"/>
    <w:pPr>
      <w:spacing w:line="240" w:lineRule="auto"/>
    </w:pPr>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insideV w:val="single" w:sz="4" w:space="0" w:color="4EC6FF" w:themeColor="accent2" w:themeTint="99"/>
      </w:tblBorders>
    </w:tblPr>
    <w:tblStylePr w:type="firstRow">
      <w:rPr>
        <w:b/>
        <w:bCs/>
        <w:color w:val="FFFFFF" w:themeColor="background1"/>
      </w:rPr>
      <w:tblPr/>
      <w:tcPr>
        <w:tcBorders>
          <w:top w:val="single" w:sz="4" w:space="0" w:color="0092D7" w:themeColor="accent2"/>
          <w:left w:val="single" w:sz="4" w:space="0" w:color="0092D7" w:themeColor="accent2"/>
          <w:bottom w:val="single" w:sz="4" w:space="0" w:color="0092D7" w:themeColor="accent2"/>
          <w:right w:val="single" w:sz="4" w:space="0" w:color="0092D7" w:themeColor="accent2"/>
          <w:insideH w:val="nil"/>
          <w:insideV w:val="nil"/>
        </w:tcBorders>
        <w:shd w:val="clear" w:color="auto" w:fill="0092D7" w:themeFill="accent2"/>
      </w:tcPr>
    </w:tblStylePr>
    <w:tblStylePr w:type="lastRow">
      <w:rPr>
        <w:b/>
        <w:bCs/>
      </w:rPr>
      <w:tblPr/>
      <w:tcPr>
        <w:tcBorders>
          <w:top w:val="double" w:sz="4" w:space="0" w:color="0092D7" w:themeColor="accent2"/>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GridTable4-Accent31">
    <w:name w:val="Grid Table 4 - Accent 31"/>
    <w:basedOn w:val="TableNormal"/>
    <w:uiPriority w:val="49"/>
    <w:semiHidden/>
    <w:rsid w:val="00815342"/>
    <w:pPr>
      <w:spacing w:line="240" w:lineRule="auto"/>
    </w:pPr>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insideV w:val="single" w:sz="4" w:space="0" w:color="90DAE7" w:themeColor="accent3" w:themeTint="99"/>
      </w:tblBorders>
    </w:tblPr>
    <w:tblStylePr w:type="firstRow">
      <w:rPr>
        <w:b/>
        <w:bCs/>
        <w:color w:val="FFFFFF" w:themeColor="background1"/>
      </w:rPr>
      <w:tblPr/>
      <w:tcPr>
        <w:tcBorders>
          <w:top w:val="single" w:sz="4" w:space="0" w:color="46C2D7" w:themeColor="accent3"/>
          <w:left w:val="single" w:sz="4" w:space="0" w:color="46C2D7" w:themeColor="accent3"/>
          <w:bottom w:val="single" w:sz="4" w:space="0" w:color="46C2D7" w:themeColor="accent3"/>
          <w:right w:val="single" w:sz="4" w:space="0" w:color="46C2D7" w:themeColor="accent3"/>
          <w:insideH w:val="nil"/>
          <w:insideV w:val="nil"/>
        </w:tcBorders>
        <w:shd w:val="clear" w:color="auto" w:fill="46C2D7" w:themeFill="accent3"/>
      </w:tcPr>
    </w:tblStylePr>
    <w:tblStylePr w:type="lastRow">
      <w:rPr>
        <w:b/>
        <w:bCs/>
      </w:rPr>
      <w:tblPr/>
      <w:tcPr>
        <w:tcBorders>
          <w:top w:val="double" w:sz="4" w:space="0" w:color="46C2D7" w:themeColor="accent3"/>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GridTable4-Accent41">
    <w:name w:val="Grid Table 4 - Accent 41"/>
    <w:basedOn w:val="TableNormal"/>
    <w:uiPriority w:val="49"/>
    <w:semiHidden/>
    <w:rsid w:val="00815342"/>
    <w:pPr>
      <w:spacing w:line="240" w:lineRule="auto"/>
    </w:pPr>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insideV w:val="single" w:sz="4" w:space="0" w:color="AEEA61" w:themeColor="accent4" w:themeTint="99"/>
      </w:tblBorders>
    </w:tblPr>
    <w:tblStylePr w:type="firstRow">
      <w:rPr>
        <w:b/>
        <w:bCs/>
        <w:color w:val="FFFFFF" w:themeColor="background1"/>
      </w:rPr>
      <w:tblPr/>
      <w:tcPr>
        <w:tcBorders>
          <w:top w:val="single" w:sz="4" w:space="0" w:color="75BB19" w:themeColor="accent4"/>
          <w:left w:val="single" w:sz="4" w:space="0" w:color="75BB19" w:themeColor="accent4"/>
          <w:bottom w:val="single" w:sz="4" w:space="0" w:color="75BB19" w:themeColor="accent4"/>
          <w:right w:val="single" w:sz="4" w:space="0" w:color="75BB19" w:themeColor="accent4"/>
          <w:insideH w:val="nil"/>
          <w:insideV w:val="nil"/>
        </w:tcBorders>
        <w:shd w:val="clear" w:color="auto" w:fill="75BB19" w:themeFill="accent4"/>
      </w:tcPr>
    </w:tblStylePr>
    <w:tblStylePr w:type="lastRow">
      <w:rPr>
        <w:b/>
        <w:bCs/>
      </w:rPr>
      <w:tblPr/>
      <w:tcPr>
        <w:tcBorders>
          <w:top w:val="double" w:sz="4" w:space="0" w:color="75BB19" w:themeColor="accent4"/>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GridTable4-Accent51">
    <w:name w:val="Grid Table 4 - Accent 51"/>
    <w:basedOn w:val="TableNormal"/>
    <w:uiPriority w:val="49"/>
    <w:semiHidden/>
    <w:rsid w:val="00815342"/>
    <w:pPr>
      <w:spacing w:line="240" w:lineRule="auto"/>
    </w:pPr>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insideV w:val="single" w:sz="4" w:space="0" w:color="F0FF4B" w:themeColor="accent5" w:themeTint="99"/>
      </w:tblBorders>
    </w:tblPr>
    <w:tblStylePr w:type="firstRow">
      <w:rPr>
        <w:b/>
        <w:bCs/>
        <w:color w:val="FFFFFF" w:themeColor="background1"/>
      </w:rPr>
      <w:tblPr/>
      <w:tcPr>
        <w:tcBorders>
          <w:top w:val="single" w:sz="4" w:space="0" w:color="C2D300" w:themeColor="accent5"/>
          <w:left w:val="single" w:sz="4" w:space="0" w:color="C2D300" w:themeColor="accent5"/>
          <w:bottom w:val="single" w:sz="4" w:space="0" w:color="C2D300" w:themeColor="accent5"/>
          <w:right w:val="single" w:sz="4" w:space="0" w:color="C2D300" w:themeColor="accent5"/>
          <w:insideH w:val="nil"/>
          <w:insideV w:val="nil"/>
        </w:tcBorders>
        <w:shd w:val="clear" w:color="auto" w:fill="C2D300" w:themeFill="accent5"/>
      </w:tcPr>
    </w:tblStylePr>
    <w:tblStylePr w:type="lastRow">
      <w:rPr>
        <w:b/>
        <w:bCs/>
      </w:rPr>
      <w:tblPr/>
      <w:tcPr>
        <w:tcBorders>
          <w:top w:val="double" w:sz="4" w:space="0" w:color="C2D300" w:themeColor="accent5"/>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GridTable4-Accent61">
    <w:name w:val="Grid Table 4 - Accent 61"/>
    <w:basedOn w:val="TableNormal"/>
    <w:uiPriority w:val="49"/>
    <w:semiHidden/>
    <w:rsid w:val="00815342"/>
    <w:pPr>
      <w:spacing w:line="240" w:lineRule="auto"/>
    </w:pPr>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insideV w:val="single" w:sz="4" w:space="0" w:color="FFCF5D" w:themeColor="accent6" w:themeTint="99"/>
      </w:tblBorders>
    </w:tblPr>
    <w:tblStylePr w:type="firstRow">
      <w:rPr>
        <w:b/>
        <w:bCs/>
        <w:color w:val="FFFFFF" w:themeColor="background1"/>
      </w:rPr>
      <w:tblPr/>
      <w:tcPr>
        <w:tcBorders>
          <w:top w:val="single" w:sz="4" w:space="0" w:color="F0AB00" w:themeColor="accent6"/>
          <w:left w:val="single" w:sz="4" w:space="0" w:color="F0AB00" w:themeColor="accent6"/>
          <w:bottom w:val="single" w:sz="4" w:space="0" w:color="F0AB00" w:themeColor="accent6"/>
          <w:right w:val="single" w:sz="4" w:space="0" w:color="F0AB00" w:themeColor="accent6"/>
          <w:insideH w:val="nil"/>
          <w:insideV w:val="nil"/>
        </w:tcBorders>
        <w:shd w:val="clear" w:color="auto" w:fill="F0AB00" w:themeFill="accent6"/>
      </w:tcPr>
    </w:tblStylePr>
    <w:tblStylePr w:type="lastRow">
      <w:rPr>
        <w:b/>
        <w:bCs/>
      </w:rPr>
      <w:tblPr/>
      <w:tcPr>
        <w:tcBorders>
          <w:top w:val="double" w:sz="4" w:space="0" w:color="F0AB00" w:themeColor="accent6"/>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GridTable5Dark1">
    <w:name w:val="Grid Table 5 Dark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customStyle="1" w:styleId="GridTable5Dark-Accent11">
    <w:name w:val="Grid Table 5 Dark - Accent 1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4D7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28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28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28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28B" w:themeFill="accent1"/>
      </w:tcPr>
    </w:tblStylePr>
    <w:tblStylePr w:type="band1Vert">
      <w:tblPr/>
      <w:tcPr>
        <w:shd w:val="clear" w:color="auto" w:fill="6AB0FF" w:themeFill="accent1" w:themeFillTint="66"/>
      </w:tcPr>
    </w:tblStylePr>
    <w:tblStylePr w:type="band1Horz">
      <w:tblPr/>
      <w:tcPr>
        <w:shd w:val="clear" w:color="auto" w:fill="6AB0FF" w:themeFill="accent1" w:themeFillTint="66"/>
      </w:tcPr>
    </w:tblStylePr>
  </w:style>
  <w:style w:type="table" w:customStyle="1" w:styleId="GridTable5Dark-Accent21">
    <w:name w:val="Grid Table 5 Dark - Accent 2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4EC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2D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2D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2D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2D7" w:themeFill="accent2"/>
      </w:tcPr>
    </w:tblStylePr>
    <w:tblStylePr w:type="band1Vert">
      <w:tblPr/>
      <w:tcPr>
        <w:shd w:val="clear" w:color="auto" w:fill="89D9FF" w:themeFill="accent2" w:themeFillTint="66"/>
      </w:tcPr>
    </w:tblStylePr>
    <w:tblStylePr w:type="band1Horz">
      <w:tblPr/>
      <w:tcPr>
        <w:shd w:val="clear" w:color="auto" w:fill="89D9FF" w:themeFill="accent2" w:themeFillTint="66"/>
      </w:tcPr>
    </w:tblStylePr>
  </w:style>
  <w:style w:type="table" w:customStyle="1" w:styleId="GridTable5Dark-Accent31">
    <w:name w:val="Grid Table 5 Dark - Accent 3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F2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6C2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6C2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6C2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6C2D7" w:themeFill="accent3"/>
      </w:tcPr>
    </w:tblStylePr>
    <w:tblStylePr w:type="band1Vert">
      <w:tblPr/>
      <w:tcPr>
        <w:shd w:val="clear" w:color="auto" w:fill="B5E6EF" w:themeFill="accent3" w:themeFillTint="66"/>
      </w:tcPr>
    </w:tblStylePr>
    <w:tblStylePr w:type="band1Horz">
      <w:tblPr/>
      <w:tcPr>
        <w:shd w:val="clear" w:color="auto" w:fill="B5E6EF" w:themeFill="accent3" w:themeFillTint="66"/>
      </w:tcPr>
    </w:tblStylePr>
  </w:style>
  <w:style w:type="table" w:customStyle="1" w:styleId="GridTable5Dark-Accent41">
    <w:name w:val="Grid Table 5 Dark - Accent 4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F8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B1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B1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B1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B19" w:themeFill="accent4"/>
      </w:tcPr>
    </w:tblStylePr>
    <w:tblStylePr w:type="band1Vert">
      <w:tblPr/>
      <w:tcPr>
        <w:shd w:val="clear" w:color="auto" w:fill="C9F195" w:themeFill="accent4" w:themeFillTint="66"/>
      </w:tcPr>
    </w:tblStylePr>
    <w:tblStylePr w:type="band1Horz">
      <w:tblPr/>
      <w:tcPr>
        <w:shd w:val="clear" w:color="auto" w:fill="C9F195" w:themeFill="accent4" w:themeFillTint="66"/>
      </w:tcPr>
    </w:tblStylePr>
  </w:style>
  <w:style w:type="table" w:customStyle="1" w:styleId="GridTable5Dark-Accent51">
    <w:name w:val="Grid Table 5 Dark - Accent 5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FC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2D3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2D3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2D3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2D300" w:themeFill="accent5"/>
      </w:tcPr>
    </w:tblStylePr>
    <w:tblStylePr w:type="band1Vert">
      <w:tblPr/>
      <w:tcPr>
        <w:shd w:val="clear" w:color="auto" w:fill="F5FF87" w:themeFill="accent5" w:themeFillTint="66"/>
      </w:tcPr>
    </w:tblStylePr>
    <w:tblStylePr w:type="band1Horz">
      <w:tblPr/>
      <w:tcPr>
        <w:shd w:val="clear" w:color="auto" w:fill="F5FF87" w:themeFill="accent5" w:themeFillTint="66"/>
      </w:tcPr>
    </w:tblStylePr>
  </w:style>
  <w:style w:type="table" w:customStyle="1" w:styleId="GridTable5Dark-Accent61">
    <w:name w:val="Grid Table 5 Dark - Accent 61"/>
    <w:basedOn w:val="TableNormal"/>
    <w:uiPriority w:val="50"/>
    <w:semiHidden/>
    <w:rsid w:val="0081534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FC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AB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AB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AB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AB00" w:themeFill="accent6"/>
      </w:tcPr>
    </w:tblStylePr>
    <w:tblStylePr w:type="band1Vert">
      <w:tblPr/>
      <w:tcPr>
        <w:shd w:val="clear" w:color="auto" w:fill="FFDF93" w:themeFill="accent6" w:themeFillTint="66"/>
      </w:tcPr>
    </w:tblStylePr>
    <w:tblStylePr w:type="band1Horz">
      <w:tblPr/>
      <w:tcPr>
        <w:shd w:val="clear" w:color="auto" w:fill="FFDF93" w:themeFill="accent6" w:themeFillTint="66"/>
      </w:tcPr>
    </w:tblStylePr>
  </w:style>
  <w:style w:type="table" w:customStyle="1" w:styleId="GridTable6Colorful1">
    <w:name w:val="Grid Table 6 Colorful1"/>
    <w:basedOn w:val="TableNormal"/>
    <w:uiPriority w:val="51"/>
    <w:semiHidden/>
    <w:rsid w:val="00815342"/>
    <w:pPr>
      <w:spacing w:line="240" w:lineRule="auto"/>
    </w:p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6Colorful-Accent11">
    <w:name w:val="Grid Table 6 Colorful - Accent 11"/>
    <w:basedOn w:val="TableNormal"/>
    <w:uiPriority w:val="51"/>
    <w:semiHidden/>
    <w:rsid w:val="00815342"/>
    <w:pPr>
      <w:spacing w:line="240" w:lineRule="auto"/>
    </w:pPr>
    <w:rPr>
      <w:color w:val="003168" w:themeColor="accent1" w:themeShade="BF"/>
    </w:rPr>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insideV w:val="single" w:sz="4" w:space="0" w:color="2089FF" w:themeColor="accent1" w:themeTint="99"/>
      </w:tblBorders>
    </w:tblPr>
    <w:tblStylePr w:type="firstRow">
      <w:rPr>
        <w:b/>
        <w:bCs/>
      </w:rPr>
      <w:tblPr/>
      <w:tcPr>
        <w:tcBorders>
          <w:bottom w:val="single" w:sz="12" w:space="0" w:color="2089FF" w:themeColor="accent1" w:themeTint="99"/>
        </w:tcBorders>
      </w:tcPr>
    </w:tblStylePr>
    <w:tblStylePr w:type="lastRow">
      <w:rPr>
        <w:b/>
        <w:bCs/>
      </w:rPr>
      <w:tblPr/>
      <w:tcPr>
        <w:tcBorders>
          <w:top w:val="double" w:sz="4" w:space="0" w:color="2089FF" w:themeColor="accent1" w:themeTint="99"/>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GridTable6Colorful-Accent21">
    <w:name w:val="Grid Table 6 Colorful - Accent 21"/>
    <w:basedOn w:val="TableNormal"/>
    <w:uiPriority w:val="51"/>
    <w:semiHidden/>
    <w:rsid w:val="00815342"/>
    <w:pPr>
      <w:spacing w:line="240" w:lineRule="auto"/>
    </w:pPr>
    <w:rPr>
      <w:color w:val="006DA1" w:themeColor="accent2" w:themeShade="BF"/>
    </w:rPr>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insideV w:val="single" w:sz="4" w:space="0" w:color="4EC6FF" w:themeColor="accent2" w:themeTint="99"/>
      </w:tblBorders>
    </w:tblPr>
    <w:tblStylePr w:type="firstRow">
      <w:rPr>
        <w:b/>
        <w:bCs/>
      </w:rPr>
      <w:tblPr/>
      <w:tcPr>
        <w:tcBorders>
          <w:bottom w:val="single" w:sz="12" w:space="0" w:color="4EC6FF" w:themeColor="accent2" w:themeTint="99"/>
        </w:tcBorders>
      </w:tcPr>
    </w:tblStylePr>
    <w:tblStylePr w:type="lastRow">
      <w:rPr>
        <w:b/>
        <w:bCs/>
      </w:rPr>
      <w:tblPr/>
      <w:tcPr>
        <w:tcBorders>
          <w:top w:val="double" w:sz="4" w:space="0" w:color="4EC6FF" w:themeColor="accent2" w:themeTint="99"/>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GridTable6Colorful-Accent31">
    <w:name w:val="Grid Table 6 Colorful - Accent 31"/>
    <w:basedOn w:val="TableNormal"/>
    <w:uiPriority w:val="51"/>
    <w:semiHidden/>
    <w:rsid w:val="00815342"/>
    <w:pPr>
      <w:spacing w:line="240" w:lineRule="auto"/>
    </w:pPr>
    <w:rPr>
      <w:color w:val="269BAF" w:themeColor="accent3" w:themeShade="BF"/>
    </w:rPr>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insideV w:val="single" w:sz="4" w:space="0" w:color="90DAE7" w:themeColor="accent3" w:themeTint="99"/>
      </w:tblBorders>
    </w:tblPr>
    <w:tblStylePr w:type="firstRow">
      <w:rPr>
        <w:b/>
        <w:bCs/>
      </w:rPr>
      <w:tblPr/>
      <w:tcPr>
        <w:tcBorders>
          <w:bottom w:val="single" w:sz="12" w:space="0" w:color="90DAE7" w:themeColor="accent3" w:themeTint="99"/>
        </w:tcBorders>
      </w:tcPr>
    </w:tblStylePr>
    <w:tblStylePr w:type="lastRow">
      <w:rPr>
        <w:b/>
        <w:bCs/>
      </w:rPr>
      <w:tblPr/>
      <w:tcPr>
        <w:tcBorders>
          <w:top w:val="double" w:sz="4" w:space="0" w:color="90DAE7" w:themeColor="accent3" w:themeTint="99"/>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GridTable6Colorful-Accent41">
    <w:name w:val="Grid Table 6 Colorful - Accent 41"/>
    <w:basedOn w:val="TableNormal"/>
    <w:uiPriority w:val="51"/>
    <w:semiHidden/>
    <w:rsid w:val="00815342"/>
    <w:pPr>
      <w:spacing w:line="240" w:lineRule="auto"/>
    </w:pPr>
    <w:rPr>
      <w:color w:val="578B12" w:themeColor="accent4" w:themeShade="BF"/>
    </w:rPr>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insideV w:val="single" w:sz="4" w:space="0" w:color="AEEA61" w:themeColor="accent4" w:themeTint="99"/>
      </w:tblBorders>
    </w:tblPr>
    <w:tblStylePr w:type="firstRow">
      <w:rPr>
        <w:b/>
        <w:bCs/>
      </w:rPr>
      <w:tblPr/>
      <w:tcPr>
        <w:tcBorders>
          <w:bottom w:val="single" w:sz="12" w:space="0" w:color="AEEA61" w:themeColor="accent4" w:themeTint="99"/>
        </w:tcBorders>
      </w:tcPr>
    </w:tblStylePr>
    <w:tblStylePr w:type="lastRow">
      <w:rPr>
        <w:b/>
        <w:bCs/>
      </w:rPr>
      <w:tblPr/>
      <w:tcPr>
        <w:tcBorders>
          <w:top w:val="double" w:sz="4" w:space="0" w:color="AEEA61" w:themeColor="accent4" w:themeTint="99"/>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GridTable6Colorful-Accent51">
    <w:name w:val="Grid Table 6 Colorful - Accent 51"/>
    <w:basedOn w:val="TableNormal"/>
    <w:uiPriority w:val="51"/>
    <w:semiHidden/>
    <w:rsid w:val="00815342"/>
    <w:pPr>
      <w:spacing w:line="240" w:lineRule="auto"/>
    </w:pPr>
    <w:rPr>
      <w:color w:val="909E00" w:themeColor="accent5" w:themeShade="BF"/>
    </w:rPr>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insideV w:val="single" w:sz="4" w:space="0" w:color="F0FF4B" w:themeColor="accent5" w:themeTint="99"/>
      </w:tblBorders>
    </w:tblPr>
    <w:tblStylePr w:type="firstRow">
      <w:rPr>
        <w:b/>
        <w:bCs/>
      </w:rPr>
      <w:tblPr/>
      <w:tcPr>
        <w:tcBorders>
          <w:bottom w:val="single" w:sz="12" w:space="0" w:color="F0FF4B" w:themeColor="accent5" w:themeTint="99"/>
        </w:tcBorders>
      </w:tcPr>
    </w:tblStylePr>
    <w:tblStylePr w:type="lastRow">
      <w:rPr>
        <w:b/>
        <w:bCs/>
      </w:rPr>
      <w:tblPr/>
      <w:tcPr>
        <w:tcBorders>
          <w:top w:val="double" w:sz="4" w:space="0" w:color="F0FF4B" w:themeColor="accent5" w:themeTint="99"/>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GridTable6Colorful-Accent61">
    <w:name w:val="Grid Table 6 Colorful - Accent 61"/>
    <w:basedOn w:val="TableNormal"/>
    <w:uiPriority w:val="51"/>
    <w:semiHidden/>
    <w:rsid w:val="00815342"/>
    <w:pPr>
      <w:spacing w:line="240" w:lineRule="auto"/>
    </w:pPr>
    <w:rPr>
      <w:color w:val="B37F00" w:themeColor="accent6" w:themeShade="BF"/>
    </w:rPr>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insideV w:val="single" w:sz="4" w:space="0" w:color="FFCF5D" w:themeColor="accent6" w:themeTint="99"/>
      </w:tblBorders>
    </w:tblPr>
    <w:tblStylePr w:type="firstRow">
      <w:rPr>
        <w:b/>
        <w:bCs/>
      </w:rPr>
      <w:tblPr/>
      <w:tcPr>
        <w:tcBorders>
          <w:bottom w:val="single" w:sz="12" w:space="0" w:color="FFCF5D" w:themeColor="accent6" w:themeTint="99"/>
        </w:tcBorders>
      </w:tcPr>
    </w:tblStylePr>
    <w:tblStylePr w:type="lastRow">
      <w:rPr>
        <w:b/>
        <w:bCs/>
      </w:rPr>
      <w:tblPr/>
      <w:tcPr>
        <w:tcBorders>
          <w:top w:val="double" w:sz="4" w:space="0" w:color="FFCF5D" w:themeColor="accent6" w:themeTint="99"/>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GridTable7Colorful1">
    <w:name w:val="Grid Table 7 Colorful1"/>
    <w:basedOn w:val="TableNormal"/>
    <w:uiPriority w:val="52"/>
    <w:semiHidden/>
    <w:rsid w:val="00815342"/>
    <w:pPr>
      <w:spacing w:line="240" w:lineRule="auto"/>
    </w:p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7Colorful-Accent11">
    <w:name w:val="Grid Table 7 Colorful - Accent 11"/>
    <w:basedOn w:val="TableNormal"/>
    <w:uiPriority w:val="52"/>
    <w:semiHidden/>
    <w:rsid w:val="00815342"/>
    <w:pPr>
      <w:spacing w:line="240" w:lineRule="auto"/>
    </w:pPr>
    <w:rPr>
      <w:color w:val="003168" w:themeColor="accent1" w:themeShade="BF"/>
    </w:rPr>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insideV w:val="single" w:sz="4" w:space="0" w:color="2089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7FF" w:themeFill="accent1" w:themeFillTint="33"/>
      </w:tcPr>
    </w:tblStylePr>
    <w:tblStylePr w:type="band1Horz">
      <w:tblPr/>
      <w:tcPr>
        <w:shd w:val="clear" w:color="auto" w:fill="B4D7FF" w:themeFill="accent1" w:themeFillTint="33"/>
      </w:tcPr>
    </w:tblStylePr>
    <w:tblStylePr w:type="neCell">
      <w:tblPr/>
      <w:tcPr>
        <w:tcBorders>
          <w:bottom w:val="single" w:sz="4" w:space="0" w:color="2089FF" w:themeColor="accent1" w:themeTint="99"/>
        </w:tcBorders>
      </w:tcPr>
    </w:tblStylePr>
    <w:tblStylePr w:type="nwCell">
      <w:tblPr/>
      <w:tcPr>
        <w:tcBorders>
          <w:bottom w:val="single" w:sz="4" w:space="0" w:color="2089FF" w:themeColor="accent1" w:themeTint="99"/>
        </w:tcBorders>
      </w:tcPr>
    </w:tblStylePr>
    <w:tblStylePr w:type="seCell">
      <w:tblPr/>
      <w:tcPr>
        <w:tcBorders>
          <w:top w:val="single" w:sz="4" w:space="0" w:color="2089FF" w:themeColor="accent1" w:themeTint="99"/>
        </w:tcBorders>
      </w:tcPr>
    </w:tblStylePr>
    <w:tblStylePr w:type="swCell">
      <w:tblPr/>
      <w:tcPr>
        <w:tcBorders>
          <w:top w:val="single" w:sz="4" w:space="0" w:color="2089FF" w:themeColor="accent1" w:themeTint="99"/>
        </w:tcBorders>
      </w:tcPr>
    </w:tblStylePr>
  </w:style>
  <w:style w:type="table" w:customStyle="1" w:styleId="GridTable7Colorful-Accent21">
    <w:name w:val="Grid Table 7 Colorful - Accent 21"/>
    <w:basedOn w:val="TableNormal"/>
    <w:uiPriority w:val="52"/>
    <w:semiHidden/>
    <w:rsid w:val="00815342"/>
    <w:pPr>
      <w:spacing w:line="240" w:lineRule="auto"/>
    </w:pPr>
    <w:rPr>
      <w:color w:val="006DA1" w:themeColor="accent2" w:themeShade="BF"/>
    </w:rPr>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insideV w:val="single" w:sz="4" w:space="0" w:color="4EC6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ECFF" w:themeFill="accent2" w:themeFillTint="33"/>
      </w:tcPr>
    </w:tblStylePr>
    <w:tblStylePr w:type="band1Horz">
      <w:tblPr/>
      <w:tcPr>
        <w:shd w:val="clear" w:color="auto" w:fill="C4ECFF" w:themeFill="accent2" w:themeFillTint="33"/>
      </w:tcPr>
    </w:tblStylePr>
    <w:tblStylePr w:type="neCell">
      <w:tblPr/>
      <w:tcPr>
        <w:tcBorders>
          <w:bottom w:val="single" w:sz="4" w:space="0" w:color="4EC6FF" w:themeColor="accent2" w:themeTint="99"/>
        </w:tcBorders>
      </w:tcPr>
    </w:tblStylePr>
    <w:tblStylePr w:type="nwCell">
      <w:tblPr/>
      <w:tcPr>
        <w:tcBorders>
          <w:bottom w:val="single" w:sz="4" w:space="0" w:color="4EC6FF" w:themeColor="accent2" w:themeTint="99"/>
        </w:tcBorders>
      </w:tcPr>
    </w:tblStylePr>
    <w:tblStylePr w:type="seCell">
      <w:tblPr/>
      <w:tcPr>
        <w:tcBorders>
          <w:top w:val="single" w:sz="4" w:space="0" w:color="4EC6FF" w:themeColor="accent2" w:themeTint="99"/>
        </w:tcBorders>
      </w:tcPr>
    </w:tblStylePr>
    <w:tblStylePr w:type="swCell">
      <w:tblPr/>
      <w:tcPr>
        <w:tcBorders>
          <w:top w:val="single" w:sz="4" w:space="0" w:color="4EC6FF" w:themeColor="accent2" w:themeTint="99"/>
        </w:tcBorders>
      </w:tcPr>
    </w:tblStylePr>
  </w:style>
  <w:style w:type="table" w:customStyle="1" w:styleId="GridTable7Colorful-Accent31">
    <w:name w:val="Grid Table 7 Colorful - Accent 31"/>
    <w:basedOn w:val="TableNormal"/>
    <w:uiPriority w:val="52"/>
    <w:semiHidden/>
    <w:rsid w:val="00815342"/>
    <w:pPr>
      <w:spacing w:line="240" w:lineRule="auto"/>
    </w:pPr>
    <w:rPr>
      <w:color w:val="269BAF" w:themeColor="accent3" w:themeShade="BF"/>
    </w:rPr>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insideV w:val="single" w:sz="4" w:space="0" w:color="90DA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F2F7" w:themeFill="accent3" w:themeFillTint="33"/>
      </w:tcPr>
    </w:tblStylePr>
    <w:tblStylePr w:type="band1Horz">
      <w:tblPr/>
      <w:tcPr>
        <w:shd w:val="clear" w:color="auto" w:fill="DAF2F7" w:themeFill="accent3" w:themeFillTint="33"/>
      </w:tcPr>
    </w:tblStylePr>
    <w:tblStylePr w:type="neCell">
      <w:tblPr/>
      <w:tcPr>
        <w:tcBorders>
          <w:bottom w:val="single" w:sz="4" w:space="0" w:color="90DAE7" w:themeColor="accent3" w:themeTint="99"/>
        </w:tcBorders>
      </w:tcPr>
    </w:tblStylePr>
    <w:tblStylePr w:type="nwCell">
      <w:tblPr/>
      <w:tcPr>
        <w:tcBorders>
          <w:bottom w:val="single" w:sz="4" w:space="0" w:color="90DAE7" w:themeColor="accent3" w:themeTint="99"/>
        </w:tcBorders>
      </w:tcPr>
    </w:tblStylePr>
    <w:tblStylePr w:type="seCell">
      <w:tblPr/>
      <w:tcPr>
        <w:tcBorders>
          <w:top w:val="single" w:sz="4" w:space="0" w:color="90DAE7" w:themeColor="accent3" w:themeTint="99"/>
        </w:tcBorders>
      </w:tcPr>
    </w:tblStylePr>
    <w:tblStylePr w:type="swCell">
      <w:tblPr/>
      <w:tcPr>
        <w:tcBorders>
          <w:top w:val="single" w:sz="4" w:space="0" w:color="90DAE7" w:themeColor="accent3" w:themeTint="99"/>
        </w:tcBorders>
      </w:tcPr>
    </w:tblStylePr>
  </w:style>
  <w:style w:type="table" w:customStyle="1" w:styleId="GridTable7Colorful-Accent41">
    <w:name w:val="Grid Table 7 Colorful - Accent 41"/>
    <w:basedOn w:val="TableNormal"/>
    <w:uiPriority w:val="52"/>
    <w:semiHidden/>
    <w:rsid w:val="00815342"/>
    <w:pPr>
      <w:spacing w:line="240" w:lineRule="auto"/>
    </w:pPr>
    <w:rPr>
      <w:color w:val="578B12" w:themeColor="accent4" w:themeShade="BF"/>
    </w:rPr>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insideV w:val="single" w:sz="4" w:space="0" w:color="AEEA6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8CA" w:themeFill="accent4" w:themeFillTint="33"/>
      </w:tcPr>
    </w:tblStylePr>
    <w:tblStylePr w:type="band1Horz">
      <w:tblPr/>
      <w:tcPr>
        <w:shd w:val="clear" w:color="auto" w:fill="E4F8CA" w:themeFill="accent4" w:themeFillTint="33"/>
      </w:tcPr>
    </w:tblStylePr>
    <w:tblStylePr w:type="neCell">
      <w:tblPr/>
      <w:tcPr>
        <w:tcBorders>
          <w:bottom w:val="single" w:sz="4" w:space="0" w:color="AEEA61" w:themeColor="accent4" w:themeTint="99"/>
        </w:tcBorders>
      </w:tcPr>
    </w:tblStylePr>
    <w:tblStylePr w:type="nwCell">
      <w:tblPr/>
      <w:tcPr>
        <w:tcBorders>
          <w:bottom w:val="single" w:sz="4" w:space="0" w:color="AEEA61" w:themeColor="accent4" w:themeTint="99"/>
        </w:tcBorders>
      </w:tcPr>
    </w:tblStylePr>
    <w:tblStylePr w:type="seCell">
      <w:tblPr/>
      <w:tcPr>
        <w:tcBorders>
          <w:top w:val="single" w:sz="4" w:space="0" w:color="AEEA61" w:themeColor="accent4" w:themeTint="99"/>
        </w:tcBorders>
      </w:tcPr>
    </w:tblStylePr>
    <w:tblStylePr w:type="swCell">
      <w:tblPr/>
      <w:tcPr>
        <w:tcBorders>
          <w:top w:val="single" w:sz="4" w:space="0" w:color="AEEA61" w:themeColor="accent4" w:themeTint="99"/>
        </w:tcBorders>
      </w:tcPr>
    </w:tblStylePr>
  </w:style>
  <w:style w:type="table" w:customStyle="1" w:styleId="GridTable7Colorful-Accent51">
    <w:name w:val="Grid Table 7 Colorful - Accent 51"/>
    <w:basedOn w:val="TableNormal"/>
    <w:uiPriority w:val="52"/>
    <w:semiHidden/>
    <w:rsid w:val="00815342"/>
    <w:pPr>
      <w:spacing w:line="240" w:lineRule="auto"/>
    </w:pPr>
    <w:rPr>
      <w:color w:val="909E00" w:themeColor="accent5" w:themeShade="BF"/>
    </w:rPr>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insideV w:val="single" w:sz="4" w:space="0" w:color="F0FF4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FC3" w:themeFill="accent5" w:themeFillTint="33"/>
      </w:tcPr>
    </w:tblStylePr>
    <w:tblStylePr w:type="band1Horz">
      <w:tblPr/>
      <w:tcPr>
        <w:shd w:val="clear" w:color="auto" w:fill="FAFFC3" w:themeFill="accent5" w:themeFillTint="33"/>
      </w:tcPr>
    </w:tblStylePr>
    <w:tblStylePr w:type="neCell">
      <w:tblPr/>
      <w:tcPr>
        <w:tcBorders>
          <w:bottom w:val="single" w:sz="4" w:space="0" w:color="F0FF4B" w:themeColor="accent5" w:themeTint="99"/>
        </w:tcBorders>
      </w:tcPr>
    </w:tblStylePr>
    <w:tblStylePr w:type="nwCell">
      <w:tblPr/>
      <w:tcPr>
        <w:tcBorders>
          <w:bottom w:val="single" w:sz="4" w:space="0" w:color="F0FF4B" w:themeColor="accent5" w:themeTint="99"/>
        </w:tcBorders>
      </w:tcPr>
    </w:tblStylePr>
    <w:tblStylePr w:type="seCell">
      <w:tblPr/>
      <w:tcPr>
        <w:tcBorders>
          <w:top w:val="single" w:sz="4" w:space="0" w:color="F0FF4B" w:themeColor="accent5" w:themeTint="99"/>
        </w:tcBorders>
      </w:tcPr>
    </w:tblStylePr>
    <w:tblStylePr w:type="swCell">
      <w:tblPr/>
      <w:tcPr>
        <w:tcBorders>
          <w:top w:val="single" w:sz="4" w:space="0" w:color="F0FF4B" w:themeColor="accent5" w:themeTint="99"/>
        </w:tcBorders>
      </w:tcPr>
    </w:tblStylePr>
  </w:style>
  <w:style w:type="table" w:customStyle="1" w:styleId="GridTable7Colorful-Accent61">
    <w:name w:val="Grid Table 7 Colorful - Accent 61"/>
    <w:basedOn w:val="TableNormal"/>
    <w:uiPriority w:val="52"/>
    <w:semiHidden/>
    <w:rsid w:val="00815342"/>
    <w:pPr>
      <w:spacing w:line="240" w:lineRule="auto"/>
    </w:pPr>
    <w:rPr>
      <w:color w:val="B37F00" w:themeColor="accent6" w:themeShade="BF"/>
    </w:rPr>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insideV w:val="single" w:sz="4" w:space="0" w:color="FFCF5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FC9" w:themeFill="accent6" w:themeFillTint="33"/>
      </w:tcPr>
    </w:tblStylePr>
    <w:tblStylePr w:type="band1Horz">
      <w:tblPr/>
      <w:tcPr>
        <w:shd w:val="clear" w:color="auto" w:fill="FFEFC9" w:themeFill="accent6" w:themeFillTint="33"/>
      </w:tcPr>
    </w:tblStylePr>
    <w:tblStylePr w:type="neCell">
      <w:tblPr/>
      <w:tcPr>
        <w:tcBorders>
          <w:bottom w:val="single" w:sz="4" w:space="0" w:color="FFCF5D" w:themeColor="accent6" w:themeTint="99"/>
        </w:tcBorders>
      </w:tcPr>
    </w:tblStylePr>
    <w:tblStylePr w:type="nwCell">
      <w:tblPr/>
      <w:tcPr>
        <w:tcBorders>
          <w:bottom w:val="single" w:sz="4" w:space="0" w:color="FFCF5D" w:themeColor="accent6" w:themeTint="99"/>
        </w:tcBorders>
      </w:tcPr>
    </w:tblStylePr>
    <w:tblStylePr w:type="seCell">
      <w:tblPr/>
      <w:tcPr>
        <w:tcBorders>
          <w:top w:val="single" w:sz="4" w:space="0" w:color="FFCF5D" w:themeColor="accent6" w:themeTint="99"/>
        </w:tcBorders>
      </w:tcPr>
    </w:tblStylePr>
    <w:tblStylePr w:type="swCell">
      <w:tblPr/>
      <w:tcPr>
        <w:tcBorders>
          <w:top w:val="single" w:sz="4" w:space="0" w:color="FFCF5D" w:themeColor="accent6" w:themeTint="99"/>
        </w:tcBorders>
      </w:tcPr>
    </w:tblStylePr>
  </w:style>
  <w:style w:type="table" w:styleId="LightGrid">
    <w:name w:val="Light Grid"/>
    <w:basedOn w:val="TableNormal"/>
    <w:uiPriority w:val="62"/>
    <w:semiHidden/>
    <w:rsid w:val="00815342"/>
    <w:pPr>
      <w:spacing w:line="240" w:lineRule="auto"/>
    </w:p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18" w:space="0" w:color="231F20" w:themeColor="text1"/>
          <w:right w:val="single" w:sz="8" w:space="0" w:color="231F20" w:themeColor="text1"/>
          <w:insideH w:val="nil"/>
          <w:insideV w:val="single" w:sz="8" w:space="0" w:color="231F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insideH w:val="nil"/>
          <w:insideV w:val="single" w:sz="8" w:space="0" w:color="231F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shd w:val="clear" w:color="auto" w:fill="CBC4C6" w:themeFill="text1" w:themeFillTint="3F"/>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shd w:val="clear" w:color="auto" w:fill="CBC4C6" w:themeFill="text1" w:themeFillTint="3F"/>
      </w:tcPr>
    </w:tblStylePr>
    <w:tblStylePr w:type="band2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tcPr>
    </w:tblStylePr>
  </w:style>
  <w:style w:type="table" w:styleId="LightGrid-Accent1">
    <w:name w:val="Light Grid Accent 1"/>
    <w:basedOn w:val="TableNormal"/>
    <w:uiPriority w:val="62"/>
    <w:semiHidden/>
    <w:rsid w:val="00815342"/>
    <w:pPr>
      <w:spacing w:line="240" w:lineRule="auto"/>
    </w:pPr>
    <w:tblPr>
      <w:tblStyleRowBandSize w:val="1"/>
      <w:tblStyleColBandSize w:val="1"/>
      <w:tblBorders>
        <w:top w:val="single" w:sz="8" w:space="0" w:color="00428B" w:themeColor="accent1"/>
        <w:left w:val="single" w:sz="8" w:space="0" w:color="00428B" w:themeColor="accent1"/>
        <w:bottom w:val="single" w:sz="8" w:space="0" w:color="00428B" w:themeColor="accent1"/>
        <w:right w:val="single" w:sz="8" w:space="0" w:color="00428B" w:themeColor="accent1"/>
        <w:insideH w:val="single" w:sz="8" w:space="0" w:color="00428B" w:themeColor="accent1"/>
        <w:insideV w:val="single" w:sz="8" w:space="0" w:color="00428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28B" w:themeColor="accent1"/>
          <w:left w:val="single" w:sz="8" w:space="0" w:color="00428B" w:themeColor="accent1"/>
          <w:bottom w:val="single" w:sz="18" w:space="0" w:color="00428B" w:themeColor="accent1"/>
          <w:right w:val="single" w:sz="8" w:space="0" w:color="00428B" w:themeColor="accent1"/>
          <w:insideH w:val="nil"/>
          <w:insideV w:val="single" w:sz="8" w:space="0" w:color="00428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28B" w:themeColor="accent1"/>
          <w:left w:val="single" w:sz="8" w:space="0" w:color="00428B" w:themeColor="accent1"/>
          <w:bottom w:val="single" w:sz="8" w:space="0" w:color="00428B" w:themeColor="accent1"/>
          <w:right w:val="single" w:sz="8" w:space="0" w:color="00428B" w:themeColor="accent1"/>
          <w:insideH w:val="nil"/>
          <w:insideV w:val="single" w:sz="8" w:space="0" w:color="00428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28B" w:themeColor="accent1"/>
          <w:left w:val="single" w:sz="8" w:space="0" w:color="00428B" w:themeColor="accent1"/>
          <w:bottom w:val="single" w:sz="8" w:space="0" w:color="00428B" w:themeColor="accent1"/>
          <w:right w:val="single" w:sz="8" w:space="0" w:color="00428B" w:themeColor="accent1"/>
        </w:tcBorders>
      </w:tcPr>
    </w:tblStylePr>
    <w:tblStylePr w:type="band1Vert">
      <w:tblPr/>
      <w:tcPr>
        <w:tcBorders>
          <w:top w:val="single" w:sz="8" w:space="0" w:color="00428B" w:themeColor="accent1"/>
          <w:left w:val="single" w:sz="8" w:space="0" w:color="00428B" w:themeColor="accent1"/>
          <w:bottom w:val="single" w:sz="8" w:space="0" w:color="00428B" w:themeColor="accent1"/>
          <w:right w:val="single" w:sz="8" w:space="0" w:color="00428B" w:themeColor="accent1"/>
        </w:tcBorders>
        <w:shd w:val="clear" w:color="auto" w:fill="A3CEFF" w:themeFill="accent1" w:themeFillTint="3F"/>
      </w:tcPr>
    </w:tblStylePr>
    <w:tblStylePr w:type="band1Horz">
      <w:tblPr/>
      <w:tcPr>
        <w:tcBorders>
          <w:top w:val="single" w:sz="8" w:space="0" w:color="00428B" w:themeColor="accent1"/>
          <w:left w:val="single" w:sz="8" w:space="0" w:color="00428B" w:themeColor="accent1"/>
          <w:bottom w:val="single" w:sz="8" w:space="0" w:color="00428B" w:themeColor="accent1"/>
          <w:right w:val="single" w:sz="8" w:space="0" w:color="00428B" w:themeColor="accent1"/>
          <w:insideV w:val="single" w:sz="8" w:space="0" w:color="00428B" w:themeColor="accent1"/>
        </w:tcBorders>
        <w:shd w:val="clear" w:color="auto" w:fill="A3CEFF" w:themeFill="accent1" w:themeFillTint="3F"/>
      </w:tcPr>
    </w:tblStylePr>
    <w:tblStylePr w:type="band2Horz">
      <w:tblPr/>
      <w:tcPr>
        <w:tcBorders>
          <w:top w:val="single" w:sz="8" w:space="0" w:color="00428B" w:themeColor="accent1"/>
          <w:left w:val="single" w:sz="8" w:space="0" w:color="00428B" w:themeColor="accent1"/>
          <w:bottom w:val="single" w:sz="8" w:space="0" w:color="00428B" w:themeColor="accent1"/>
          <w:right w:val="single" w:sz="8" w:space="0" w:color="00428B" w:themeColor="accent1"/>
          <w:insideV w:val="single" w:sz="8" w:space="0" w:color="00428B" w:themeColor="accent1"/>
        </w:tcBorders>
      </w:tcPr>
    </w:tblStylePr>
  </w:style>
  <w:style w:type="table" w:styleId="LightGrid-Accent2">
    <w:name w:val="Light Grid Accent 2"/>
    <w:basedOn w:val="TableNormal"/>
    <w:uiPriority w:val="62"/>
    <w:semiHidden/>
    <w:rsid w:val="00815342"/>
    <w:pPr>
      <w:spacing w:line="240" w:lineRule="auto"/>
    </w:pPr>
    <w:tblPr>
      <w:tblStyleRowBandSize w:val="1"/>
      <w:tblStyleColBandSize w:val="1"/>
      <w:tblBorders>
        <w:top w:val="single" w:sz="8" w:space="0" w:color="0092D7" w:themeColor="accent2"/>
        <w:left w:val="single" w:sz="8" w:space="0" w:color="0092D7" w:themeColor="accent2"/>
        <w:bottom w:val="single" w:sz="8" w:space="0" w:color="0092D7" w:themeColor="accent2"/>
        <w:right w:val="single" w:sz="8" w:space="0" w:color="0092D7" w:themeColor="accent2"/>
        <w:insideH w:val="single" w:sz="8" w:space="0" w:color="0092D7" w:themeColor="accent2"/>
        <w:insideV w:val="single" w:sz="8" w:space="0" w:color="0092D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2D7" w:themeColor="accent2"/>
          <w:left w:val="single" w:sz="8" w:space="0" w:color="0092D7" w:themeColor="accent2"/>
          <w:bottom w:val="single" w:sz="18" w:space="0" w:color="0092D7" w:themeColor="accent2"/>
          <w:right w:val="single" w:sz="8" w:space="0" w:color="0092D7" w:themeColor="accent2"/>
          <w:insideH w:val="nil"/>
          <w:insideV w:val="single" w:sz="8" w:space="0" w:color="0092D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2D7" w:themeColor="accent2"/>
          <w:left w:val="single" w:sz="8" w:space="0" w:color="0092D7" w:themeColor="accent2"/>
          <w:bottom w:val="single" w:sz="8" w:space="0" w:color="0092D7" w:themeColor="accent2"/>
          <w:right w:val="single" w:sz="8" w:space="0" w:color="0092D7" w:themeColor="accent2"/>
          <w:insideH w:val="nil"/>
          <w:insideV w:val="single" w:sz="8" w:space="0" w:color="0092D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2D7" w:themeColor="accent2"/>
          <w:left w:val="single" w:sz="8" w:space="0" w:color="0092D7" w:themeColor="accent2"/>
          <w:bottom w:val="single" w:sz="8" w:space="0" w:color="0092D7" w:themeColor="accent2"/>
          <w:right w:val="single" w:sz="8" w:space="0" w:color="0092D7" w:themeColor="accent2"/>
        </w:tcBorders>
      </w:tcPr>
    </w:tblStylePr>
    <w:tblStylePr w:type="band1Vert">
      <w:tblPr/>
      <w:tcPr>
        <w:tcBorders>
          <w:top w:val="single" w:sz="8" w:space="0" w:color="0092D7" w:themeColor="accent2"/>
          <w:left w:val="single" w:sz="8" w:space="0" w:color="0092D7" w:themeColor="accent2"/>
          <w:bottom w:val="single" w:sz="8" w:space="0" w:color="0092D7" w:themeColor="accent2"/>
          <w:right w:val="single" w:sz="8" w:space="0" w:color="0092D7" w:themeColor="accent2"/>
        </w:tcBorders>
        <w:shd w:val="clear" w:color="auto" w:fill="B6E7FF" w:themeFill="accent2" w:themeFillTint="3F"/>
      </w:tcPr>
    </w:tblStylePr>
    <w:tblStylePr w:type="band1Horz">
      <w:tblPr/>
      <w:tcPr>
        <w:tcBorders>
          <w:top w:val="single" w:sz="8" w:space="0" w:color="0092D7" w:themeColor="accent2"/>
          <w:left w:val="single" w:sz="8" w:space="0" w:color="0092D7" w:themeColor="accent2"/>
          <w:bottom w:val="single" w:sz="8" w:space="0" w:color="0092D7" w:themeColor="accent2"/>
          <w:right w:val="single" w:sz="8" w:space="0" w:color="0092D7" w:themeColor="accent2"/>
          <w:insideV w:val="single" w:sz="8" w:space="0" w:color="0092D7" w:themeColor="accent2"/>
        </w:tcBorders>
        <w:shd w:val="clear" w:color="auto" w:fill="B6E7FF" w:themeFill="accent2" w:themeFillTint="3F"/>
      </w:tcPr>
    </w:tblStylePr>
    <w:tblStylePr w:type="band2Horz">
      <w:tblPr/>
      <w:tcPr>
        <w:tcBorders>
          <w:top w:val="single" w:sz="8" w:space="0" w:color="0092D7" w:themeColor="accent2"/>
          <w:left w:val="single" w:sz="8" w:space="0" w:color="0092D7" w:themeColor="accent2"/>
          <w:bottom w:val="single" w:sz="8" w:space="0" w:color="0092D7" w:themeColor="accent2"/>
          <w:right w:val="single" w:sz="8" w:space="0" w:color="0092D7" w:themeColor="accent2"/>
          <w:insideV w:val="single" w:sz="8" w:space="0" w:color="0092D7" w:themeColor="accent2"/>
        </w:tcBorders>
      </w:tcPr>
    </w:tblStylePr>
  </w:style>
  <w:style w:type="table" w:styleId="LightGrid-Accent3">
    <w:name w:val="Light Grid Accent 3"/>
    <w:basedOn w:val="TableNormal"/>
    <w:uiPriority w:val="62"/>
    <w:semiHidden/>
    <w:rsid w:val="00815342"/>
    <w:pPr>
      <w:spacing w:line="240" w:lineRule="auto"/>
    </w:pPr>
    <w:tblPr>
      <w:tblStyleRowBandSize w:val="1"/>
      <w:tblStyleColBandSize w:val="1"/>
      <w:tblBorders>
        <w:top w:val="single" w:sz="8" w:space="0" w:color="46C2D7" w:themeColor="accent3"/>
        <w:left w:val="single" w:sz="8" w:space="0" w:color="46C2D7" w:themeColor="accent3"/>
        <w:bottom w:val="single" w:sz="8" w:space="0" w:color="46C2D7" w:themeColor="accent3"/>
        <w:right w:val="single" w:sz="8" w:space="0" w:color="46C2D7" w:themeColor="accent3"/>
        <w:insideH w:val="single" w:sz="8" w:space="0" w:color="46C2D7" w:themeColor="accent3"/>
        <w:insideV w:val="single" w:sz="8" w:space="0" w:color="46C2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6C2D7" w:themeColor="accent3"/>
          <w:left w:val="single" w:sz="8" w:space="0" w:color="46C2D7" w:themeColor="accent3"/>
          <w:bottom w:val="single" w:sz="18" w:space="0" w:color="46C2D7" w:themeColor="accent3"/>
          <w:right w:val="single" w:sz="8" w:space="0" w:color="46C2D7" w:themeColor="accent3"/>
          <w:insideH w:val="nil"/>
          <w:insideV w:val="single" w:sz="8" w:space="0" w:color="46C2D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6C2D7" w:themeColor="accent3"/>
          <w:left w:val="single" w:sz="8" w:space="0" w:color="46C2D7" w:themeColor="accent3"/>
          <w:bottom w:val="single" w:sz="8" w:space="0" w:color="46C2D7" w:themeColor="accent3"/>
          <w:right w:val="single" w:sz="8" w:space="0" w:color="46C2D7" w:themeColor="accent3"/>
          <w:insideH w:val="nil"/>
          <w:insideV w:val="single" w:sz="8" w:space="0" w:color="46C2D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6C2D7" w:themeColor="accent3"/>
          <w:left w:val="single" w:sz="8" w:space="0" w:color="46C2D7" w:themeColor="accent3"/>
          <w:bottom w:val="single" w:sz="8" w:space="0" w:color="46C2D7" w:themeColor="accent3"/>
          <w:right w:val="single" w:sz="8" w:space="0" w:color="46C2D7" w:themeColor="accent3"/>
        </w:tcBorders>
      </w:tcPr>
    </w:tblStylePr>
    <w:tblStylePr w:type="band1Vert">
      <w:tblPr/>
      <w:tcPr>
        <w:tcBorders>
          <w:top w:val="single" w:sz="8" w:space="0" w:color="46C2D7" w:themeColor="accent3"/>
          <w:left w:val="single" w:sz="8" w:space="0" w:color="46C2D7" w:themeColor="accent3"/>
          <w:bottom w:val="single" w:sz="8" w:space="0" w:color="46C2D7" w:themeColor="accent3"/>
          <w:right w:val="single" w:sz="8" w:space="0" w:color="46C2D7" w:themeColor="accent3"/>
        </w:tcBorders>
        <w:shd w:val="clear" w:color="auto" w:fill="D1EFF5" w:themeFill="accent3" w:themeFillTint="3F"/>
      </w:tcPr>
    </w:tblStylePr>
    <w:tblStylePr w:type="band1Horz">
      <w:tblPr/>
      <w:tcPr>
        <w:tcBorders>
          <w:top w:val="single" w:sz="8" w:space="0" w:color="46C2D7" w:themeColor="accent3"/>
          <w:left w:val="single" w:sz="8" w:space="0" w:color="46C2D7" w:themeColor="accent3"/>
          <w:bottom w:val="single" w:sz="8" w:space="0" w:color="46C2D7" w:themeColor="accent3"/>
          <w:right w:val="single" w:sz="8" w:space="0" w:color="46C2D7" w:themeColor="accent3"/>
          <w:insideV w:val="single" w:sz="8" w:space="0" w:color="46C2D7" w:themeColor="accent3"/>
        </w:tcBorders>
        <w:shd w:val="clear" w:color="auto" w:fill="D1EFF5" w:themeFill="accent3" w:themeFillTint="3F"/>
      </w:tcPr>
    </w:tblStylePr>
    <w:tblStylePr w:type="band2Horz">
      <w:tblPr/>
      <w:tcPr>
        <w:tcBorders>
          <w:top w:val="single" w:sz="8" w:space="0" w:color="46C2D7" w:themeColor="accent3"/>
          <w:left w:val="single" w:sz="8" w:space="0" w:color="46C2D7" w:themeColor="accent3"/>
          <w:bottom w:val="single" w:sz="8" w:space="0" w:color="46C2D7" w:themeColor="accent3"/>
          <w:right w:val="single" w:sz="8" w:space="0" w:color="46C2D7" w:themeColor="accent3"/>
          <w:insideV w:val="single" w:sz="8" w:space="0" w:color="46C2D7" w:themeColor="accent3"/>
        </w:tcBorders>
      </w:tcPr>
    </w:tblStylePr>
  </w:style>
  <w:style w:type="table" w:styleId="LightGrid-Accent4">
    <w:name w:val="Light Grid Accent 4"/>
    <w:basedOn w:val="TableNormal"/>
    <w:uiPriority w:val="62"/>
    <w:semiHidden/>
    <w:rsid w:val="00815342"/>
    <w:pPr>
      <w:spacing w:line="240" w:lineRule="auto"/>
    </w:pPr>
    <w:tblPr>
      <w:tblStyleRowBandSize w:val="1"/>
      <w:tblStyleColBandSize w:val="1"/>
      <w:tblBorders>
        <w:top w:val="single" w:sz="8" w:space="0" w:color="75BB19" w:themeColor="accent4"/>
        <w:left w:val="single" w:sz="8" w:space="0" w:color="75BB19" w:themeColor="accent4"/>
        <w:bottom w:val="single" w:sz="8" w:space="0" w:color="75BB19" w:themeColor="accent4"/>
        <w:right w:val="single" w:sz="8" w:space="0" w:color="75BB19" w:themeColor="accent4"/>
        <w:insideH w:val="single" w:sz="8" w:space="0" w:color="75BB19" w:themeColor="accent4"/>
        <w:insideV w:val="single" w:sz="8" w:space="0" w:color="75BB1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B19" w:themeColor="accent4"/>
          <w:left w:val="single" w:sz="8" w:space="0" w:color="75BB19" w:themeColor="accent4"/>
          <w:bottom w:val="single" w:sz="18" w:space="0" w:color="75BB19" w:themeColor="accent4"/>
          <w:right w:val="single" w:sz="8" w:space="0" w:color="75BB19" w:themeColor="accent4"/>
          <w:insideH w:val="nil"/>
          <w:insideV w:val="single" w:sz="8" w:space="0" w:color="75BB1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B19" w:themeColor="accent4"/>
          <w:left w:val="single" w:sz="8" w:space="0" w:color="75BB19" w:themeColor="accent4"/>
          <w:bottom w:val="single" w:sz="8" w:space="0" w:color="75BB19" w:themeColor="accent4"/>
          <w:right w:val="single" w:sz="8" w:space="0" w:color="75BB19" w:themeColor="accent4"/>
          <w:insideH w:val="nil"/>
          <w:insideV w:val="single" w:sz="8" w:space="0" w:color="75BB1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B19" w:themeColor="accent4"/>
          <w:left w:val="single" w:sz="8" w:space="0" w:color="75BB19" w:themeColor="accent4"/>
          <w:bottom w:val="single" w:sz="8" w:space="0" w:color="75BB19" w:themeColor="accent4"/>
          <w:right w:val="single" w:sz="8" w:space="0" w:color="75BB19" w:themeColor="accent4"/>
        </w:tcBorders>
      </w:tcPr>
    </w:tblStylePr>
    <w:tblStylePr w:type="band1Vert">
      <w:tblPr/>
      <w:tcPr>
        <w:tcBorders>
          <w:top w:val="single" w:sz="8" w:space="0" w:color="75BB19" w:themeColor="accent4"/>
          <w:left w:val="single" w:sz="8" w:space="0" w:color="75BB19" w:themeColor="accent4"/>
          <w:bottom w:val="single" w:sz="8" w:space="0" w:color="75BB19" w:themeColor="accent4"/>
          <w:right w:val="single" w:sz="8" w:space="0" w:color="75BB19" w:themeColor="accent4"/>
        </w:tcBorders>
        <w:shd w:val="clear" w:color="auto" w:fill="DDF6BE" w:themeFill="accent4" w:themeFillTint="3F"/>
      </w:tcPr>
    </w:tblStylePr>
    <w:tblStylePr w:type="band1Horz">
      <w:tblPr/>
      <w:tcPr>
        <w:tcBorders>
          <w:top w:val="single" w:sz="8" w:space="0" w:color="75BB19" w:themeColor="accent4"/>
          <w:left w:val="single" w:sz="8" w:space="0" w:color="75BB19" w:themeColor="accent4"/>
          <w:bottom w:val="single" w:sz="8" w:space="0" w:color="75BB19" w:themeColor="accent4"/>
          <w:right w:val="single" w:sz="8" w:space="0" w:color="75BB19" w:themeColor="accent4"/>
          <w:insideV w:val="single" w:sz="8" w:space="0" w:color="75BB19" w:themeColor="accent4"/>
        </w:tcBorders>
        <w:shd w:val="clear" w:color="auto" w:fill="DDF6BE" w:themeFill="accent4" w:themeFillTint="3F"/>
      </w:tcPr>
    </w:tblStylePr>
    <w:tblStylePr w:type="band2Horz">
      <w:tblPr/>
      <w:tcPr>
        <w:tcBorders>
          <w:top w:val="single" w:sz="8" w:space="0" w:color="75BB19" w:themeColor="accent4"/>
          <w:left w:val="single" w:sz="8" w:space="0" w:color="75BB19" w:themeColor="accent4"/>
          <w:bottom w:val="single" w:sz="8" w:space="0" w:color="75BB19" w:themeColor="accent4"/>
          <w:right w:val="single" w:sz="8" w:space="0" w:color="75BB19" w:themeColor="accent4"/>
          <w:insideV w:val="single" w:sz="8" w:space="0" w:color="75BB19" w:themeColor="accent4"/>
        </w:tcBorders>
      </w:tcPr>
    </w:tblStylePr>
  </w:style>
  <w:style w:type="table" w:styleId="LightGrid-Accent5">
    <w:name w:val="Light Grid Accent 5"/>
    <w:basedOn w:val="TableNormal"/>
    <w:uiPriority w:val="62"/>
    <w:semiHidden/>
    <w:rsid w:val="00815342"/>
    <w:pPr>
      <w:spacing w:line="240" w:lineRule="auto"/>
    </w:pPr>
    <w:tblPr>
      <w:tblStyleRowBandSize w:val="1"/>
      <w:tblStyleColBandSize w:val="1"/>
      <w:tblBorders>
        <w:top w:val="single" w:sz="8" w:space="0" w:color="C2D300" w:themeColor="accent5"/>
        <w:left w:val="single" w:sz="8" w:space="0" w:color="C2D300" w:themeColor="accent5"/>
        <w:bottom w:val="single" w:sz="8" w:space="0" w:color="C2D300" w:themeColor="accent5"/>
        <w:right w:val="single" w:sz="8" w:space="0" w:color="C2D300" w:themeColor="accent5"/>
        <w:insideH w:val="single" w:sz="8" w:space="0" w:color="C2D300" w:themeColor="accent5"/>
        <w:insideV w:val="single" w:sz="8" w:space="0" w:color="C2D3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2D300" w:themeColor="accent5"/>
          <w:left w:val="single" w:sz="8" w:space="0" w:color="C2D300" w:themeColor="accent5"/>
          <w:bottom w:val="single" w:sz="18" w:space="0" w:color="C2D300" w:themeColor="accent5"/>
          <w:right w:val="single" w:sz="8" w:space="0" w:color="C2D300" w:themeColor="accent5"/>
          <w:insideH w:val="nil"/>
          <w:insideV w:val="single" w:sz="8" w:space="0" w:color="C2D3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2D300" w:themeColor="accent5"/>
          <w:left w:val="single" w:sz="8" w:space="0" w:color="C2D300" w:themeColor="accent5"/>
          <w:bottom w:val="single" w:sz="8" w:space="0" w:color="C2D300" w:themeColor="accent5"/>
          <w:right w:val="single" w:sz="8" w:space="0" w:color="C2D300" w:themeColor="accent5"/>
          <w:insideH w:val="nil"/>
          <w:insideV w:val="single" w:sz="8" w:space="0" w:color="C2D3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2D300" w:themeColor="accent5"/>
          <w:left w:val="single" w:sz="8" w:space="0" w:color="C2D300" w:themeColor="accent5"/>
          <w:bottom w:val="single" w:sz="8" w:space="0" w:color="C2D300" w:themeColor="accent5"/>
          <w:right w:val="single" w:sz="8" w:space="0" w:color="C2D300" w:themeColor="accent5"/>
        </w:tcBorders>
      </w:tcPr>
    </w:tblStylePr>
    <w:tblStylePr w:type="band1Vert">
      <w:tblPr/>
      <w:tcPr>
        <w:tcBorders>
          <w:top w:val="single" w:sz="8" w:space="0" w:color="C2D300" w:themeColor="accent5"/>
          <w:left w:val="single" w:sz="8" w:space="0" w:color="C2D300" w:themeColor="accent5"/>
          <w:bottom w:val="single" w:sz="8" w:space="0" w:color="C2D300" w:themeColor="accent5"/>
          <w:right w:val="single" w:sz="8" w:space="0" w:color="C2D300" w:themeColor="accent5"/>
        </w:tcBorders>
        <w:shd w:val="clear" w:color="auto" w:fill="F8FFB5" w:themeFill="accent5" w:themeFillTint="3F"/>
      </w:tcPr>
    </w:tblStylePr>
    <w:tblStylePr w:type="band1Horz">
      <w:tblPr/>
      <w:tcPr>
        <w:tcBorders>
          <w:top w:val="single" w:sz="8" w:space="0" w:color="C2D300" w:themeColor="accent5"/>
          <w:left w:val="single" w:sz="8" w:space="0" w:color="C2D300" w:themeColor="accent5"/>
          <w:bottom w:val="single" w:sz="8" w:space="0" w:color="C2D300" w:themeColor="accent5"/>
          <w:right w:val="single" w:sz="8" w:space="0" w:color="C2D300" w:themeColor="accent5"/>
          <w:insideV w:val="single" w:sz="8" w:space="0" w:color="C2D300" w:themeColor="accent5"/>
        </w:tcBorders>
        <w:shd w:val="clear" w:color="auto" w:fill="F8FFB5" w:themeFill="accent5" w:themeFillTint="3F"/>
      </w:tcPr>
    </w:tblStylePr>
    <w:tblStylePr w:type="band2Horz">
      <w:tblPr/>
      <w:tcPr>
        <w:tcBorders>
          <w:top w:val="single" w:sz="8" w:space="0" w:color="C2D300" w:themeColor="accent5"/>
          <w:left w:val="single" w:sz="8" w:space="0" w:color="C2D300" w:themeColor="accent5"/>
          <w:bottom w:val="single" w:sz="8" w:space="0" w:color="C2D300" w:themeColor="accent5"/>
          <w:right w:val="single" w:sz="8" w:space="0" w:color="C2D300" w:themeColor="accent5"/>
          <w:insideV w:val="single" w:sz="8" w:space="0" w:color="C2D300" w:themeColor="accent5"/>
        </w:tcBorders>
      </w:tcPr>
    </w:tblStylePr>
  </w:style>
  <w:style w:type="table" w:styleId="LightGrid-Accent6">
    <w:name w:val="Light Grid Accent 6"/>
    <w:basedOn w:val="TableNormal"/>
    <w:uiPriority w:val="62"/>
    <w:semiHidden/>
    <w:rsid w:val="00815342"/>
    <w:pPr>
      <w:spacing w:line="240" w:lineRule="auto"/>
    </w:pPr>
    <w:tblPr>
      <w:tblStyleRowBandSize w:val="1"/>
      <w:tblStyleColBandSize w:val="1"/>
      <w:tblBorders>
        <w:top w:val="single" w:sz="8" w:space="0" w:color="F0AB00" w:themeColor="accent6"/>
        <w:left w:val="single" w:sz="8" w:space="0" w:color="F0AB00" w:themeColor="accent6"/>
        <w:bottom w:val="single" w:sz="8" w:space="0" w:color="F0AB00" w:themeColor="accent6"/>
        <w:right w:val="single" w:sz="8" w:space="0" w:color="F0AB00" w:themeColor="accent6"/>
        <w:insideH w:val="single" w:sz="8" w:space="0" w:color="F0AB00" w:themeColor="accent6"/>
        <w:insideV w:val="single" w:sz="8" w:space="0" w:color="F0AB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AB00" w:themeColor="accent6"/>
          <w:left w:val="single" w:sz="8" w:space="0" w:color="F0AB00" w:themeColor="accent6"/>
          <w:bottom w:val="single" w:sz="18" w:space="0" w:color="F0AB00" w:themeColor="accent6"/>
          <w:right w:val="single" w:sz="8" w:space="0" w:color="F0AB00" w:themeColor="accent6"/>
          <w:insideH w:val="nil"/>
          <w:insideV w:val="single" w:sz="8" w:space="0" w:color="F0AB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AB00" w:themeColor="accent6"/>
          <w:left w:val="single" w:sz="8" w:space="0" w:color="F0AB00" w:themeColor="accent6"/>
          <w:bottom w:val="single" w:sz="8" w:space="0" w:color="F0AB00" w:themeColor="accent6"/>
          <w:right w:val="single" w:sz="8" w:space="0" w:color="F0AB00" w:themeColor="accent6"/>
          <w:insideH w:val="nil"/>
          <w:insideV w:val="single" w:sz="8" w:space="0" w:color="F0AB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AB00" w:themeColor="accent6"/>
          <w:left w:val="single" w:sz="8" w:space="0" w:color="F0AB00" w:themeColor="accent6"/>
          <w:bottom w:val="single" w:sz="8" w:space="0" w:color="F0AB00" w:themeColor="accent6"/>
          <w:right w:val="single" w:sz="8" w:space="0" w:color="F0AB00" w:themeColor="accent6"/>
        </w:tcBorders>
      </w:tcPr>
    </w:tblStylePr>
    <w:tblStylePr w:type="band1Vert">
      <w:tblPr/>
      <w:tcPr>
        <w:tcBorders>
          <w:top w:val="single" w:sz="8" w:space="0" w:color="F0AB00" w:themeColor="accent6"/>
          <w:left w:val="single" w:sz="8" w:space="0" w:color="F0AB00" w:themeColor="accent6"/>
          <w:bottom w:val="single" w:sz="8" w:space="0" w:color="F0AB00" w:themeColor="accent6"/>
          <w:right w:val="single" w:sz="8" w:space="0" w:color="F0AB00" w:themeColor="accent6"/>
        </w:tcBorders>
        <w:shd w:val="clear" w:color="auto" w:fill="FFEBBC" w:themeFill="accent6" w:themeFillTint="3F"/>
      </w:tcPr>
    </w:tblStylePr>
    <w:tblStylePr w:type="band1Horz">
      <w:tblPr/>
      <w:tcPr>
        <w:tcBorders>
          <w:top w:val="single" w:sz="8" w:space="0" w:color="F0AB00" w:themeColor="accent6"/>
          <w:left w:val="single" w:sz="8" w:space="0" w:color="F0AB00" w:themeColor="accent6"/>
          <w:bottom w:val="single" w:sz="8" w:space="0" w:color="F0AB00" w:themeColor="accent6"/>
          <w:right w:val="single" w:sz="8" w:space="0" w:color="F0AB00" w:themeColor="accent6"/>
          <w:insideV w:val="single" w:sz="8" w:space="0" w:color="F0AB00" w:themeColor="accent6"/>
        </w:tcBorders>
        <w:shd w:val="clear" w:color="auto" w:fill="FFEBBC" w:themeFill="accent6" w:themeFillTint="3F"/>
      </w:tcPr>
    </w:tblStylePr>
    <w:tblStylePr w:type="band2Horz">
      <w:tblPr/>
      <w:tcPr>
        <w:tcBorders>
          <w:top w:val="single" w:sz="8" w:space="0" w:color="F0AB00" w:themeColor="accent6"/>
          <w:left w:val="single" w:sz="8" w:space="0" w:color="F0AB00" w:themeColor="accent6"/>
          <w:bottom w:val="single" w:sz="8" w:space="0" w:color="F0AB00" w:themeColor="accent6"/>
          <w:right w:val="single" w:sz="8" w:space="0" w:color="F0AB00" w:themeColor="accent6"/>
          <w:insideV w:val="single" w:sz="8" w:space="0" w:color="F0AB00" w:themeColor="accent6"/>
        </w:tcBorders>
      </w:tcPr>
    </w:tblStylePr>
  </w:style>
  <w:style w:type="table" w:styleId="LightList">
    <w:name w:val="Light List"/>
    <w:basedOn w:val="TableNormal"/>
    <w:uiPriority w:val="61"/>
    <w:semiHidden/>
    <w:rsid w:val="00815342"/>
    <w:pPr>
      <w:spacing w:line="240" w:lineRule="auto"/>
    </w:p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tcBorders>
      </w:tcPr>
    </w:tblStylePr>
    <w:tblStylePr w:type="firstCol">
      <w:rPr>
        <w:b/>
        <w:bCs/>
      </w:rPr>
    </w:tblStylePr>
    <w:tblStylePr w:type="lastCol">
      <w:rPr>
        <w:b/>
        <w:bCs/>
      </w:r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style>
  <w:style w:type="table" w:styleId="LightList-Accent1">
    <w:name w:val="Light List Accent 1"/>
    <w:basedOn w:val="TableNormal"/>
    <w:uiPriority w:val="61"/>
    <w:semiHidden/>
    <w:rsid w:val="00815342"/>
    <w:pPr>
      <w:spacing w:line="240" w:lineRule="auto"/>
    </w:pPr>
    <w:tblPr>
      <w:tblStyleRowBandSize w:val="1"/>
      <w:tblStyleColBandSize w:val="1"/>
      <w:tblBorders>
        <w:top w:val="single" w:sz="8" w:space="0" w:color="00428B" w:themeColor="accent1"/>
        <w:left w:val="single" w:sz="8" w:space="0" w:color="00428B" w:themeColor="accent1"/>
        <w:bottom w:val="single" w:sz="8" w:space="0" w:color="00428B" w:themeColor="accent1"/>
        <w:right w:val="single" w:sz="8" w:space="0" w:color="00428B" w:themeColor="accent1"/>
      </w:tblBorders>
    </w:tblPr>
    <w:tblStylePr w:type="firstRow">
      <w:pPr>
        <w:spacing w:before="0" w:after="0" w:line="240" w:lineRule="auto"/>
      </w:pPr>
      <w:rPr>
        <w:b/>
        <w:bCs/>
        <w:color w:val="FFFFFF" w:themeColor="background1"/>
      </w:rPr>
      <w:tblPr/>
      <w:tcPr>
        <w:shd w:val="clear" w:color="auto" w:fill="00428B" w:themeFill="accent1"/>
      </w:tcPr>
    </w:tblStylePr>
    <w:tblStylePr w:type="lastRow">
      <w:pPr>
        <w:spacing w:before="0" w:after="0" w:line="240" w:lineRule="auto"/>
      </w:pPr>
      <w:rPr>
        <w:b/>
        <w:bCs/>
      </w:rPr>
      <w:tblPr/>
      <w:tcPr>
        <w:tcBorders>
          <w:top w:val="double" w:sz="6" w:space="0" w:color="00428B" w:themeColor="accent1"/>
          <w:left w:val="single" w:sz="8" w:space="0" w:color="00428B" w:themeColor="accent1"/>
          <w:bottom w:val="single" w:sz="8" w:space="0" w:color="00428B" w:themeColor="accent1"/>
          <w:right w:val="single" w:sz="8" w:space="0" w:color="00428B" w:themeColor="accent1"/>
        </w:tcBorders>
      </w:tcPr>
    </w:tblStylePr>
    <w:tblStylePr w:type="firstCol">
      <w:rPr>
        <w:b/>
        <w:bCs/>
      </w:rPr>
    </w:tblStylePr>
    <w:tblStylePr w:type="lastCol">
      <w:rPr>
        <w:b/>
        <w:bCs/>
      </w:rPr>
    </w:tblStylePr>
    <w:tblStylePr w:type="band1Vert">
      <w:tblPr/>
      <w:tcPr>
        <w:tcBorders>
          <w:top w:val="single" w:sz="8" w:space="0" w:color="00428B" w:themeColor="accent1"/>
          <w:left w:val="single" w:sz="8" w:space="0" w:color="00428B" w:themeColor="accent1"/>
          <w:bottom w:val="single" w:sz="8" w:space="0" w:color="00428B" w:themeColor="accent1"/>
          <w:right w:val="single" w:sz="8" w:space="0" w:color="00428B" w:themeColor="accent1"/>
        </w:tcBorders>
      </w:tcPr>
    </w:tblStylePr>
    <w:tblStylePr w:type="band1Horz">
      <w:tblPr/>
      <w:tcPr>
        <w:tcBorders>
          <w:top w:val="single" w:sz="8" w:space="0" w:color="00428B" w:themeColor="accent1"/>
          <w:left w:val="single" w:sz="8" w:space="0" w:color="00428B" w:themeColor="accent1"/>
          <w:bottom w:val="single" w:sz="8" w:space="0" w:color="00428B" w:themeColor="accent1"/>
          <w:right w:val="single" w:sz="8" w:space="0" w:color="00428B" w:themeColor="accent1"/>
        </w:tcBorders>
      </w:tcPr>
    </w:tblStylePr>
  </w:style>
  <w:style w:type="table" w:styleId="LightList-Accent2">
    <w:name w:val="Light List Accent 2"/>
    <w:basedOn w:val="TableNormal"/>
    <w:uiPriority w:val="61"/>
    <w:semiHidden/>
    <w:rsid w:val="00815342"/>
    <w:pPr>
      <w:spacing w:line="240" w:lineRule="auto"/>
    </w:pPr>
    <w:tblPr>
      <w:tblStyleRowBandSize w:val="1"/>
      <w:tblStyleColBandSize w:val="1"/>
      <w:tblBorders>
        <w:top w:val="single" w:sz="8" w:space="0" w:color="0092D7" w:themeColor="accent2"/>
        <w:left w:val="single" w:sz="8" w:space="0" w:color="0092D7" w:themeColor="accent2"/>
        <w:bottom w:val="single" w:sz="8" w:space="0" w:color="0092D7" w:themeColor="accent2"/>
        <w:right w:val="single" w:sz="8" w:space="0" w:color="0092D7" w:themeColor="accent2"/>
      </w:tblBorders>
    </w:tblPr>
    <w:tblStylePr w:type="firstRow">
      <w:pPr>
        <w:spacing w:before="0" w:after="0" w:line="240" w:lineRule="auto"/>
      </w:pPr>
      <w:rPr>
        <w:b/>
        <w:bCs/>
        <w:color w:val="FFFFFF" w:themeColor="background1"/>
      </w:rPr>
      <w:tblPr/>
      <w:tcPr>
        <w:shd w:val="clear" w:color="auto" w:fill="0092D7" w:themeFill="accent2"/>
      </w:tcPr>
    </w:tblStylePr>
    <w:tblStylePr w:type="lastRow">
      <w:pPr>
        <w:spacing w:before="0" w:after="0" w:line="240" w:lineRule="auto"/>
      </w:pPr>
      <w:rPr>
        <w:b/>
        <w:bCs/>
      </w:rPr>
      <w:tblPr/>
      <w:tcPr>
        <w:tcBorders>
          <w:top w:val="double" w:sz="6" w:space="0" w:color="0092D7" w:themeColor="accent2"/>
          <w:left w:val="single" w:sz="8" w:space="0" w:color="0092D7" w:themeColor="accent2"/>
          <w:bottom w:val="single" w:sz="8" w:space="0" w:color="0092D7" w:themeColor="accent2"/>
          <w:right w:val="single" w:sz="8" w:space="0" w:color="0092D7" w:themeColor="accent2"/>
        </w:tcBorders>
      </w:tcPr>
    </w:tblStylePr>
    <w:tblStylePr w:type="firstCol">
      <w:rPr>
        <w:b/>
        <w:bCs/>
      </w:rPr>
    </w:tblStylePr>
    <w:tblStylePr w:type="lastCol">
      <w:rPr>
        <w:b/>
        <w:bCs/>
      </w:rPr>
    </w:tblStylePr>
    <w:tblStylePr w:type="band1Vert">
      <w:tblPr/>
      <w:tcPr>
        <w:tcBorders>
          <w:top w:val="single" w:sz="8" w:space="0" w:color="0092D7" w:themeColor="accent2"/>
          <w:left w:val="single" w:sz="8" w:space="0" w:color="0092D7" w:themeColor="accent2"/>
          <w:bottom w:val="single" w:sz="8" w:space="0" w:color="0092D7" w:themeColor="accent2"/>
          <w:right w:val="single" w:sz="8" w:space="0" w:color="0092D7" w:themeColor="accent2"/>
        </w:tcBorders>
      </w:tcPr>
    </w:tblStylePr>
    <w:tblStylePr w:type="band1Horz">
      <w:tblPr/>
      <w:tcPr>
        <w:tcBorders>
          <w:top w:val="single" w:sz="8" w:space="0" w:color="0092D7" w:themeColor="accent2"/>
          <w:left w:val="single" w:sz="8" w:space="0" w:color="0092D7" w:themeColor="accent2"/>
          <w:bottom w:val="single" w:sz="8" w:space="0" w:color="0092D7" w:themeColor="accent2"/>
          <w:right w:val="single" w:sz="8" w:space="0" w:color="0092D7" w:themeColor="accent2"/>
        </w:tcBorders>
      </w:tcPr>
    </w:tblStylePr>
  </w:style>
  <w:style w:type="table" w:styleId="LightList-Accent3">
    <w:name w:val="Light List Accent 3"/>
    <w:basedOn w:val="TableNormal"/>
    <w:uiPriority w:val="61"/>
    <w:semiHidden/>
    <w:rsid w:val="00815342"/>
    <w:pPr>
      <w:spacing w:line="240" w:lineRule="auto"/>
    </w:pPr>
    <w:tblPr>
      <w:tblStyleRowBandSize w:val="1"/>
      <w:tblStyleColBandSize w:val="1"/>
      <w:tblBorders>
        <w:top w:val="single" w:sz="8" w:space="0" w:color="46C2D7" w:themeColor="accent3"/>
        <w:left w:val="single" w:sz="8" w:space="0" w:color="46C2D7" w:themeColor="accent3"/>
        <w:bottom w:val="single" w:sz="8" w:space="0" w:color="46C2D7" w:themeColor="accent3"/>
        <w:right w:val="single" w:sz="8" w:space="0" w:color="46C2D7" w:themeColor="accent3"/>
      </w:tblBorders>
    </w:tblPr>
    <w:tblStylePr w:type="firstRow">
      <w:pPr>
        <w:spacing w:before="0" w:after="0" w:line="240" w:lineRule="auto"/>
      </w:pPr>
      <w:rPr>
        <w:b/>
        <w:bCs/>
        <w:color w:val="FFFFFF" w:themeColor="background1"/>
      </w:rPr>
      <w:tblPr/>
      <w:tcPr>
        <w:shd w:val="clear" w:color="auto" w:fill="46C2D7" w:themeFill="accent3"/>
      </w:tcPr>
    </w:tblStylePr>
    <w:tblStylePr w:type="lastRow">
      <w:pPr>
        <w:spacing w:before="0" w:after="0" w:line="240" w:lineRule="auto"/>
      </w:pPr>
      <w:rPr>
        <w:b/>
        <w:bCs/>
      </w:rPr>
      <w:tblPr/>
      <w:tcPr>
        <w:tcBorders>
          <w:top w:val="double" w:sz="6" w:space="0" w:color="46C2D7" w:themeColor="accent3"/>
          <w:left w:val="single" w:sz="8" w:space="0" w:color="46C2D7" w:themeColor="accent3"/>
          <w:bottom w:val="single" w:sz="8" w:space="0" w:color="46C2D7" w:themeColor="accent3"/>
          <w:right w:val="single" w:sz="8" w:space="0" w:color="46C2D7" w:themeColor="accent3"/>
        </w:tcBorders>
      </w:tcPr>
    </w:tblStylePr>
    <w:tblStylePr w:type="firstCol">
      <w:rPr>
        <w:b/>
        <w:bCs/>
      </w:rPr>
    </w:tblStylePr>
    <w:tblStylePr w:type="lastCol">
      <w:rPr>
        <w:b/>
        <w:bCs/>
      </w:rPr>
    </w:tblStylePr>
    <w:tblStylePr w:type="band1Vert">
      <w:tblPr/>
      <w:tcPr>
        <w:tcBorders>
          <w:top w:val="single" w:sz="8" w:space="0" w:color="46C2D7" w:themeColor="accent3"/>
          <w:left w:val="single" w:sz="8" w:space="0" w:color="46C2D7" w:themeColor="accent3"/>
          <w:bottom w:val="single" w:sz="8" w:space="0" w:color="46C2D7" w:themeColor="accent3"/>
          <w:right w:val="single" w:sz="8" w:space="0" w:color="46C2D7" w:themeColor="accent3"/>
        </w:tcBorders>
      </w:tcPr>
    </w:tblStylePr>
    <w:tblStylePr w:type="band1Horz">
      <w:tblPr/>
      <w:tcPr>
        <w:tcBorders>
          <w:top w:val="single" w:sz="8" w:space="0" w:color="46C2D7" w:themeColor="accent3"/>
          <w:left w:val="single" w:sz="8" w:space="0" w:color="46C2D7" w:themeColor="accent3"/>
          <w:bottom w:val="single" w:sz="8" w:space="0" w:color="46C2D7" w:themeColor="accent3"/>
          <w:right w:val="single" w:sz="8" w:space="0" w:color="46C2D7" w:themeColor="accent3"/>
        </w:tcBorders>
      </w:tcPr>
    </w:tblStylePr>
  </w:style>
  <w:style w:type="table" w:styleId="LightList-Accent4">
    <w:name w:val="Light List Accent 4"/>
    <w:basedOn w:val="TableNormal"/>
    <w:uiPriority w:val="61"/>
    <w:semiHidden/>
    <w:rsid w:val="00815342"/>
    <w:pPr>
      <w:spacing w:line="240" w:lineRule="auto"/>
    </w:pPr>
    <w:tblPr>
      <w:tblStyleRowBandSize w:val="1"/>
      <w:tblStyleColBandSize w:val="1"/>
      <w:tblBorders>
        <w:top w:val="single" w:sz="8" w:space="0" w:color="75BB19" w:themeColor="accent4"/>
        <w:left w:val="single" w:sz="8" w:space="0" w:color="75BB19" w:themeColor="accent4"/>
        <w:bottom w:val="single" w:sz="8" w:space="0" w:color="75BB19" w:themeColor="accent4"/>
        <w:right w:val="single" w:sz="8" w:space="0" w:color="75BB19" w:themeColor="accent4"/>
      </w:tblBorders>
    </w:tblPr>
    <w:tblStylePr w:type="firstRow">
      <w:pPr>
        <w:spacing w:before="0" w:after="0" w:line="240" w:lineRule="auto"/>
      </w:pPr>
      <w:rPr>
        <w:b/>
        <w:bCs/>
        <w:color w:val="FFFFFF" w:themeColor="background1"/>
      </w:rPr>
      <w:tblPr/>
      <w:tcPr>
        <w:shd w:val="clear" w:color="auto" w:fill="75BB19" w:themeFill="accent4"/>
      </w:tcPr>
    </w:tblStylePr>
    <w:tblStylePr w:type="lastRow">
      <w:pPr>
        <w:spacing w:before="0" w:after="0" w:line="240" w:lineRule="auto"/>
      </w:pPr>
      <w:rPr>
        <w:b/>
        <w:bCs/>
      </w:rPr>
      <w:tblPr/>
      <w:tcPr>
        <w:tcBorders>
          <w:top w:val="double" w:sz="6" w:space="0" w:color="75BB19" w:themeColor="accent4"/>
          <w:left w:val="single" w:sz="8" w:space="0" w:color="75BB19" w:themeColor="accent4"/>
          <w:bottom w:val="single" w:sz="8" w:space="0" w:color="75BB19" w:themeColor="accent4"/>
          <w:right w:val="single" w:sz="8" w:space="0" w:color="75BB19" w:themeColor="accent4"/>
        </w:tcBorders>
      </w:tcPr>
    </w:tblStylePr>
    <w:tblStylePr w:type="firstCol">
      <w:rPr>
        <w:b/>
        <w:bCs/>
      </w:rPr>
    </w:tblStylePr>
    <w:tblStylePr w:type="lastCol">
      <w:rPr>
        <w:b/>
        <w:bCs/>
      </w:rPr>
    </w:tblStylePr>
    <w:tblStylePr w:type="band1Vert">
      <w:tblPr/>
      <w:tcPr>
        <w:tcBorders>
          <w:top w:val="single" w:sz="8" w:space="0" w:color="75BB19" w:themeColor="accent4"/>
          <w:left w:val="single" w:sz="8" w:space="0" w:color="75BB19" w:themeColor="accent4"/>
          <w:bottom w:val="single" w:sz="8" w:space="0" w:color="75BB19" w:themeColor="accent4"/>
          <w:right w:val="single" w:sz="8" w:space="0" w:color="75BB19" w:themeColor="accent4"/>
        </w:tcBorders>
      </w:tcPr>
    </w:tblStylePr>
    <w:tblStylePr w:type="band1Horz">
      <w:tblPr/>
      <w:tcPr>
        <w:tcBorders>
          <w:top w:val="single" w:sz="8" w:space="0" w:color="75BB19" w:themeColor="accent4"/>
          <w:left w:val="single" w:sz="8" w:space="0" w:color="75BB19" w:themeColor="accent4"/>
          <w:bottom w:val="single" w:sz="8" w:space="0" w:color="75BB19" w:themeColor="accent4"/>
          <w:right w:val="single" w:sz="8" w:space="0" w:color="75BB19" w:themeColor="accent4"/>
        </w:tcBorders>
      </w:tcPr>
    </w:tblStylePr>
  </w:style>
  <w:style w:type="table" w:styleId="LightList-Accent5">
    <w:name w:val="Light List Accent 5"/>
    <w:basedOn w:val="TableNormal"/>
    <w:uiPriority w:val="61"/>
    <w:semiHidden/>
    <w:rsid w:val="00815342"/>
    <w:pPr>
      <w:spacing w:line="240" w:lineRule="auto"/>
    </w:pPr>
    <w:tblPr>
      <w:tblStyleRowBandSize w:val="1"/>
      <w:tblStyleColBandSize w:val="1"/>
      <w:tblBorders>
        <w:top w:val="single" w:sz="8" w:space="0" w:color="C2D300" w:themeColor="accent5"/>
        <w:left w:val="single" w:sz="8" w:space="0" w:color="C2D300" w:themeColor="accent5"/>
        <w:bottom w:val="single" w:sz="8" w:space="0" w:color="C2D300" w:themeColor="accent5"/>
        <w:right w:val="single" w:sz="8" w:space="0" w:color="C2D300" w:themeColor="accent5"/>
      </w:tblBorders>
    </w:tblPr>
    <w:tblStylePr w:type="firstRow">
      <w:pPr>
        <w:spacing w:before="0" w:after="0" w:line="240" w:lineRule="auto"/>
      </w:pPr>
      <w:rPr>
        <w:b/>
        <w:bCs/>
        <w:color w:val="FFFFFF" w:themeColor="background1"/>
      </w:rPr>
      <w:tblPr/>
      <w:tcPr>
        <w:shd w:val="clear" w:color="auto" w:fill="C2D300" w:themeFill="accent5"/>
      </w:tcPr>
    </w:tblStylePr>
    <w:tblStylePr w:type="lastRow">
      <w:pPr>
        <w:spacing w:before="0" w:after="0" w:line="240" w:lineRule="auto"/>
      </w:pPr>
      <w:rPr>
        <w:b/>
        <w:bCs/>
      </w:rPr>
      <w:tblPr/>
      <w:tcPr>
        <w:tcBorders>
          <w:top w:val="double" w:sz="6" w:space="0" w:color="C2D300" w:themeColor="accent5"/>
          <w:left w:val="single" w:sz="8" w:space="0" w:color="C2D300" w:themeColor="accent5"/>
          <w:bottom w:val="single" w:sz="8" w:space="0" w:color="C2D300" w:themeColor="accent5"/>
          <w:right w:val="single" w:sz="8" w:space="0" w:color="C2D300" w:themeColor="accent5"/>
        </w:tcBorders>
      </w:tcPr>
    </w:tblStylePr>
    <w:tblStylePr w:type="firstCol">
      <w:rPr>
        <w:b/>
        <w:bCs/>
      </w:rPr>
    </w:tblStylePr>
    <w:tblStylePr w:type="lastCol">
      <w:rPr>
        <w:b/>
        <w:bCs/>
      </w:rPr>
    </w:tblStylePr>
    <w:tblStylePr w:type="band1Vert">
      <w:tblPr/>
      <w:tcPr>
        <w:tcBorders>
          <w:top w:val="single" w:sz="8" w:space="0" w:color="C2D300" w:themeColor="accent5"/>
          <w:left w:val="single" w:sz="8" w:space="0" w:color="C2D300" w:themeColor="accent5"/>
          <w:bottom w:val="single" w:sz="8" w:space="0" w:color="C2D300" w:themeColor="accent5"/>
          <w:right w:val="single" w:sz="8" w:space="0" w:color="C2D300" w:themeColor="accent5"/>
        </w:tcBorders>
      </w:tcPr>
    </w:tblStylePr>
    <w:tblStylePr w:type="band1Horz">
      <w:tblPr/>
      <w:tcPr>
        <w:tcBorders>
          <w:top w:val="single" w:sz="8" w:space="0" w:color="C2D300" w:themeColor="accent5"/>
          <w:left w:val="single" w:sz="8" w:space="0" w:color="C2D300" w:themeColor="accent5"/>
          <w:bottom w:val="single" w:sz="8" w:space="0" w:color="C2D300" w:themeColor="accent5"/>
          <w:right w:val="single" w:sz="8" w:space="0" w:color="C2D300" w:themeColor="accent5"/>
        </w:tcBorders>
      </w:tcPr>
    </w:tblStylePr>
  </w:style>
  <w:style w:type="table" w:styleId="LightList-Accent6">
    <w:name w:val="Light List Accent 6"/>
    <w:basedOn w:val="TableNormal"/>
    <w:uiPriority w:val="61"/>
    <w:semiHidden/>
    <w:rsid w:val="00815342"/>
    <w:pPr>
      <w:spacing w:line="240" w:lineRule="auto"/>
    </w:pPr>
    <w:tblPr>
      <w:tblStyleRowBandSize w:val="1"/>
      <w:tblStyleColBandSize w:val="1"/>
      <w:tblBorders>
        <w:top w:val="single" w:sz="8" w:space="0" w:color="F0AB00" w:themeColor="accent6"/>
        <w:left w:val="single" w:sz="8" w:space="0" w:color="F0AB00" w:themeColor="accent6"/>
        <w:bottom w:val="single" w:sz="8" w:space="0" w:color="F0AB00" w:themeColor="accent6"/>
        <w:right w:val="single" w:sz="8" w:space="0" w:color="F0AB00" w:themeColor="accent6"/>
      </w:tblBorders>
    </w:tblPr>
    <w:tblStylePr w:type="firstRow">
      <w:pPr>
        <w:spacing w:before="0" w:after="0" w:line="240" w:lineRule="auto"/>
      </w:pPr>
      <w:rPr>
        <w:b/>
        <w:bCs/>
        <w:color w:val="FFFFFF" w:themeColor="background1"/>
      </w:rPr>
      <w:tblPr/>
      <w:tcPr>
        <w:shd w:val="clear" w:color="auto" w:fill="F0AB00" w:themeFill="accent6"/>
      </w:tcPr>
    </w:tblStylePr>
    <w:tblStylePr w:type="lastRow">
      <w:pPr>
        <w:spacing w:before="0" w:after="0" w:line="240" w:lineRule="auto"/>
      </w:pPr>
      <w:rPr>
        <w:b/>
        <w:bCs/>
      </w:rPr>
      <w:tblPr/>
      <w:tcPr>
        <w:tcBorders>
          <w:top w:val="double" w:sz="6" w:space="0" w:color="F0AB00" w:themeColor="accent6"/>
          <w:left w:val="single" w:sz="8" w:space="0" w:color="F0AB00" w:themeColor="accent6"/>
          <w:bottom w:val="single" w:sz="8" w:space="0" w:color="F0AB00" w:themeColor="accent6"/>
          <w:right w:val="single" w:sz="8" w:space="0" w:color="F0AB00" w:themeColor="accent6"/>
        </w:tcBorders>
      </w:tcPr>
    </w:tblStylePr>
    <w:tblStylePr w:type="firstCol">
      <w:rPr>
        <w:b/>
        <w:bCs/>
      </w:rPr>
    </w:tblStylePr>
    <w:tblStylePr w:type="lastCol">
      <w:rPr>
        <w:b/>
        <w:bCs/>
      </w:rPr>
    </w:tblStylePr>
    <w:tblStylePr w:type="band1Vert">
      <w:tblPr/>
      <w:tcPr>
        <w:tcBorders>
          <w:top w:val="single" w:sz="8" w:space="0" w:color="F0AB00" w:themeColor="accent6"/>
          <w:left w:val="single" w:sz="8" w:space="0" w:color="F0AB00" w:themeColor="accent6"/>
          <w:bottom w:val="single" w:sz="8" w:space="0" w:color="F0AB00" w:themeColor="accent6"/>
          <w:right w:val="single" w:sz="8" w:space="0" w:color="F0AB00" w:themeColor="accent6"/>
        </w:tcBorders>
      </w:tcPr>
    </w:tblStylePr>
    <w:tblStylePr w:type="band1Horz">
      <w:tblPr/>
      <w:tcPr>
        <w:tcBorders>
          <w:top w:val="single" w:sz="8" w:space="0" w:color="F0AB00" w:themeColor="accent6"/>
          <w:left w:val="single" w:sz="8" w:space="0" w:color="F0AB00" w:themeColor="accent6"/>
          <w:bottom w:val="single" w:sz="8" w:space="0" w:color="F0AB00" w:themeColor="accent6"/>
          <w:right w:val="single" w:sz="8" w:space="0" w:color="F0AB00" w:themeColor="accent6"/>
        </w:tcBorders>
      </w:tcPr>
    </w:tblStylePr>
  </w:style>
  <w:style w:type="table" w:styleId="LightShading">
    <w:name w:val="Light Shading"/>
    <w:basedOn w:val="TableNormal"/>
    <w:uiPriority w:val="60"/>
    <w:semiHidden/>
    <w:rsid w:val="00815342"/>
    <w:pPr>
      <w:spacing w:line="240" w:lineRule="auto"/>
    </w:pPr>
    <w:rPr>
      <w:color w:val="1A1717" w:themeColor="text1" w:themeShade="BF"/>
    </w:rPr>
    <w:tblPr>
      <w:tblStyleRowBandSize w:val="1"/>
      <w:tblStyleColBandSize w:val="1"/>
      <w:tblBorders>
        <w:top w:val="single" w:sz="8" w:space="0" w:color="231F20" w:themeColor="text1"/>
        <w:bottom w:val="single" w:sz="8" w:space="0" w:color="231F20" w:themeColor="text1"/>
      </w:tblBorders>
    </w:tblPr>
    <w:tblStylePr w:type="fir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la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LightShading-Accent1">
    <w:name w:val="Light Shading Accent 1"/>
    <w:basedOn w:val="TableNormal"/>
    <w:uiPriority w:val="60"/>
    <w:semiHidden/>
    <w:rsid w:val="00815342"/>
    <w:pPr>
      <w:spacing w:line="240" w:lineRule="auto"/>
    </w:pPr>
    <w:rPr>
      <w:color w:val="003168" w:themeColor="accent1" w:themeShade="BF"/>
    </w:rPr>
    <w:tblPr>
      <w:tblStyleRowBandSize w:val="1"/>
      <w:tblStyleColBandSize w:val="1"/>
      <w:tblBorders>
        <w:top w:val="single" w:sz="8" w:space="0" w:color="00428B" w:themeColor="accent1"/>
        <w:bottom w:val="single" w:sz="8" w:space="0" w:color="00428B" w:themeColor="accent1"/>
      </w:tblBorders>
    </w:tblPr>
    <w:tblStylePr w:type="firstRow">
      <w:pPr>
        <w:spacing w:before="0" w:after="0" w:line="240" w:lineRule="auto"/>
      </w:pPr>
      <w:rPr>
        <w:b/>
        <w:bCs/>
      </w:rPr>
      <w:tblPr/>
      <w:tcPr>
        <w:tcBorders>
          <w:top w:val="single" w:sz="8" w:space="0" w:color="00428B" w:themeColor="accent1"/>
          <w:left w:val="nil"/>
          <w:bottom w:val="single" w:sz="8" w:space="0" w:color="00428B" w:themeColor="accent1"/>
          <w:right w:val="nil"/>
          <w:insideH w:val="nil"/>
          <w:insideV w:val="nil"/>
        </w:tcBorders>
      </w:tcPr>
    </w:tblStylePr>
    <w:tblStylePr w:type="lastRow">
      <w:pPr>
        <w:spacing w:before="0" w:after="0" w:line="240" w:lineRule="auto"/>
      </w:pPr>
      <w:rPr>
        <w:b/>
        <w:bCs/>
      </w:rPr>
      <w:tblPr/>
      <w:tcPr>
        <w:tcBorders>
          <w:top w:val="single" w:sz="8" w:space="0" w:color="00428B" w:themeColor="accent1"/>
          <w:left w:val="nil"/>
          <w:bottom w:val="single" w:sz="8" w:space="0" w:color="00428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EFF" w:themeFill="accent1" w:themeFillTint="3F"/>
      </w:tcPr>
    </w:tblStylePr>
    <w:tblStylePr w:type="band1Horz">
      <w:tblPr/>
      <w:tcPr>
        <w:tcBorders>
          <w:left w:val="nil"/>
          <w:right w:val="nil"/>
          <w:insideH w:val="nil"/>
          <w:insideV w:val="nil"/>
        </w:tcBorders>
        <w:shd w:val="clear" w:color="auto" w:fill="A3CEFF" w:themeFill="accent1" w:themeFillTint="3F"/>
      </w:tcPr>
    </w:tblStylePr>
  </w:style>
  <w:style w:type="table" w:styleId="LightShading-Accent2">
    <w:name w:val="Light Shading Accent 2"/>
    <w:basedOn w:val="TableNormal"/>
    <w:uiPriority w:val="60"/>
    <w:semiHidden/>
    <w:rsid w:val="00815342"/>
    <w:pPr>
      <w:spacing w:line="240" w:lineRule="auto"/>
    </w:pPr>
    <w:rPr>
      <w:color w:val="006DA1" w:themeColor="accent2" w:themeShade="BF"/>
    </w:rPr>
    <w:tblPr>
      <w:tblStyleRowBandSize w:val="1"/>
      <w:tblStyleColBandSize w:val="1"/>
      <w:tblBorders>
        <w:top w:val="single" w:sz="8" w:space="0" w:color="0092D7" w:themeColor="accent2"/>
        <w:bottom w:val="single" w:sz="8" w:space="0" w:color="0092D7" w:themeColor="accent2"/>
      </w:tblBorders>
    </w:tblPr>
    <w:tblStylePr w:type="firstRow">
      <w:pPr>
        <w:spacing w:before="0" w:after="0" w:line="240" w:lineRule="auto"/>
      </w:pPr>
      <w:rPr>
        <w:b/>
        <w:bCs/>
      </w:rPr>
      <w:tblPr/>
      <w:tcPr>
        <w:tcBorders>
          <w:top w:val="single" w:sz="8" w:space="0" w:color="0092D7" w:themeColor="accent2"/>
          <w:left w:val="nil"/>
          <w:bottom w:val="single" w:sz="8" w:space="0" w:color="0092D7" w:themeColor="accent2"/>
          <w:right w:val="nil"/>
          <w:insideH w:val="nil"/>
          <w:insideV w:val="nil"/>
        </w:tcBorders>
      </w:tcPr>
    </w:tblStylePr>
    <w:tblStylePr w:type="lastRow">
      <w:pPr>
        <w:spacing w:before="0" w:after="0" w:line="240" w:lineRule="auto"/>
      </w:pPr>
      <w:rPr>
        <w:b/>
        <w:bCs/>
      </w:rPr>
      <w:tblPr/>
      <w:tcPr>
        <w:tcBorders>
          <w:top w:val="single" w:sz="8" w:space="0" w:color="0092D7" w:themeColor="accent2"/>
          <w:left w:val="nil"/>
          <w:bottom w:val="single" w:sz="8" w:space="0" w:color="0092D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7FF" w:themeFill="accent2" w:themeFillTint="3F"/>
      </w:tcPr>
    </w:tblStylePr>
    <w:tblStylePr w:type="band1Horz">
      <w:tblPr/>
      <w:tcPr>
        <w:tcBorders>
          <w:left w:val="nil"/>
          <w:right w:val="nil"/>
          <w:insideH w:val="nil"/>
          <w:insideV w:val="nil"/>
        </w:tcBorders>
        <w:shd w:val="clear" w:color="auto" w:fill="B6E7FF" w:themeFill="accent2" w:themeFillTint="3F"/>
      </w:tcPr>
    </w:tblStylePr>
  </w:style>
  <w:style w:type="table" w:styleId="LightShading-Accent3">
    <w:name w:val="Light Shading Accent 3"/>
    <w:basedOn w:val="TableNormal"/>
    <w:uiPriority w:val="60"/>
    <w:semiHidden/>
    <w:rsid w:val="00815342"/>
    <w:pPr>
      <w:spacing w:line="240" w:lineRule="auto"/>
    </w:pPr>
    <w:rPr>
      <w:color w:val="269BAF" w:themeColor="accent3" w:themeShade="BF"/>
    </w:rPr>
    <w:tblPr>
      <w:tblStyleRowBandSize w:val="1"/>
      <w:tblStyleColBandSize w:val="1"/>
      <w:tblBorders>
        <w:top w:val="single" w:sz="8" w:space="0" w:color="46C2D7" w:themeColor="accent3"/>
        <w:bottom w:val="single" w:sz="8" w:space="0" w:color="46C2D7" w:themeColor="accent3"/>
      </w:tblBorders>
    </w:tblPr>
    <w:tblStylePr w:type="firstRow">
      <w:pPr>
        <w:spacing w:before="0" w:after="0" w:line="240" w:lineRule="auto"/>
      </w:pPr>
      <w:rPr>
        <w:b/>
        <w:bCs/>
      </w:rPr>
      <w:tblPr/>
      <w:tcPr>
        <w:tcBorders>
          <w:top w:val="single" w:sz="8" w:space="0" w:color="46C2D7" w:themeColor="accent3"/>
          <w:left w:val="nil"/>
          <w:bottom w:val="single" w:sz="8" w:space="0" w:color="46C2D7" w:themeColor="accent3"/>
          <w:right w:val="nil"/>
          <w:insideH w:val="nil"/>
          <w:insideV w:val="nil"/>
        </w:tcBorders>
      </w:tcPr>
    </w:tblStylePr>
    <w:tblStylePr w:type="lastRow">
      <w:pPr>
        <w:spacing w:before="0" w:after="0" w:line="240" w:lineRule="auto"/>
      </w:pPr>
      <w:rPr>
        <w:b/>
        <w:bCs/>
      </w:rPr>
      <w:tblPr/>
      <w:tcPr>
        <w:tcBorders>
          <w:top w:val="single" w:sz="8" w:space="0" w:color="46C2D7" w:themeColor="accent3"/>
          <w:left w:val="nil"/>
          <w:bottom w:val="single" w:sz="8" w:space="0" w:color="46C2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EFF5" w:themeFill="accent3" w:themeFillTint="3F"/>
      </w:tcPr>
    </w:tblStylePr>
    <w:tblStylePr w:type="band1Horz">
      <w:tblPr/>
      <w:tcPr>
        <w:tcBorders>
          <w:left w:val="nil"/>
          <w:right w:val="nil"/>
          <w:insideH w:val="nil"/>
          <w:insideV w:val="nil"/>
        </w:tcBorders>
        <w:shd w:val="clear" w:color="auto" w:fill="D1EFF5" w:themeFill="accent3" w:themeFillTint="3F"/>
      </w:tcPr>
    </w:tblStylePr>
  </w:style>
  <w:style w:type="table" w:styleId="LightShading-Accent4">
    <w:name w:val="Light Shading Accent 4"/>
    <w:basedOn w:val="TableNormal"/>
    <w:uiPriority w:val="60"/>
    <w:semiHidden/>
    <w:rsid w:val="00815342"/>
    <w:pPr>
      <w:spacing w:line="240" w:lineRule="auto"/>
    </w:pPr>
    <w:rPr>
      <w:color w:val="578B12" w:themeColor="accent4" w:themeShade="BF"/>
    </w:rPr>
    <w:tblPr>
      <w:tblStyleRowBandSize w:val="1"/>
      <w:tblStyleColBandSize w:val="1"/>
      <w:tblBorders>
        <w:top w:val="single" w:sz="8" w:space="0" w:color="75BB19" w:themeColor="accent4"/>
        <w:bottom w:val="single" w:sz="8" w:space="0" w:color="75BB19" w:themeColor="accent4"/>
      </w:tblBorders>
    </w:tblPr>
    <w:tblStylePr w:type="firstRow">
      <w:pPr>
        <w:spacing w:before="0" w:after="0" w:line="240" w:lineRule="auto"/>
      </w:pPr>
      <w:rPr>
        <w:b/>
        <w:bCs/>
      </w:rPr>
      <w:tblPr/>
      <w:tcPr>
        <w:tcBorders>
          <w:top w:val="single" w:sz="8" w:space="0" w:color="75BB19" w:themeColor="accent4"/>
          <w:left w:val="nil"/>
          <w:bottom w:val="single" w:sz="8" w:space="0" w:color="75BB19" w:themeColor="accent4"/>
          <w:right w:val="nil"/>
          <w:insideH w:val="nil"/>
          <w:insideV w:val="nil"/>
        </w:tcBorders>
      </w:tcPr>
    </w:tblStylePr>
    <w:tblStylePr w:type="lastRow">
      <w:pPr>
        <w:spacing w:before="0" w:after="0" w:line="240" w:lineRule="auto"/>
      </w:pPr>
      <w:rPr>
        <w:b/>
        <w:bCs/>
      </w:rPr>
      <w:tblPr/>
      <w:tcPr>
        <w:tcBorders>
          <w:top w:val="single" w:sz="8" w:space="0" w:color="75BB19" w:themeColor="accent4"/>
          <w:left w:val="nil"/>
          <w:bottom w:val="single" w:sz="8" w:space="0" w:color="75BB1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F6BE" w:themeFill="accent4" w:themeFillTint="3F"/>
      </w:tcPr>
    </w:tblStylePr>
    <w:tblStylePr w:type="band1Horz">
      <w:tblPr/>
      <w:tcPr>
        <w:tcBorders>
          <w:left w:val="nil"/>
          <w:right w:val="nil"/>
          <w:insideH w:val="nil"/>
          <w:insideV w:val="nil"/>
        </w:tcBorders>
        <w:shd w:val="clear" w:color="auto" w:fill="DDF6BE" w:themeFill="accent4" w:themeFillTint="3F"/>
      </w:tcPr>
    </w:tblStylePr>
  </w:style>
  <w:style w:type="table" w:styleId="LightShading-Accent5">
    <w:name w:val="Light Shading Accent 5"/>
    <w:basedOn w:val="TableNormal"/>
    <w:uiPriority w:val="60"/>
    <w:semiHidden/>
    <w:rsid w:val="00815342"/>
    <w:pPr>
      <w:spacing w:line="240" w:lineRule="auto"/>
    </w:pPr>
    <w:rPr>
      <w:color w:val="909E00" w:themeColor="accent5" w:themeShade="BF"/>
    </w:rPr>
    <w:tblPr>
      <w:tblStyleRowBandSize w:val="1"/>
      <w:tblStyleColBandSize w:val="1"/>
      <w:tblBorders>
        <w:top w:val="single" w:sz="8" w:space="0" w:color="C2D300" w:themeColor="accent5"/>
        <w:bottom w:val="single" w:sz="8" w:space="0" w:color="C2D300" w:themeColor="accent5"/>
      </w:tblBorders>
    </w:tblPr>
    <w:tblStylePr w:type="firstRow">
      <w:pPr>
        <w:spacing w:before="0" w:after="0" w:line="240" w:lineRule="auto"/>
      </w:pPr>
      <w:rPr>
        <w:b/>
        <w:bCs/>
      </w:rPr>
      <w:tblPr/>
      <w:tcPr>
        <w:tcBorders>
          <w:top w:val="single" w:sz="8" w:space="0" w:color="C2D300" w:themeColor="accent5"/>
          <w:left w:val="nil"/>
          <w:bottom w:val="single" w:sz="8" w:space="0" w:color="C2D300" w:themeColor="accent5"/>
          <w:right w:val="nil"/>
          <w:insideH w:val="nil"/>
          <w:insideV w:val="nil"/>
        </w:tcBorders>
      </w:tcPr>
    </w:tblStylePr>
    <w:tblStylePr w:type="lastRow">
      <w:pPr>
        <w:spacing w:before="0" w:after="0" w:line="240" w:lineRule="auto"/>
      </w:pPr>
      <w:rPr>
        <w:b/>
        <w:bCs/>
      </w:rPr>
      <w:tblPr/>
      <w:tcPr>
        <w:tcBorders>
          <w:top w:val="single" w:sz="8" w:space="0" w:color="C2D300" w:themeColor="accent5"/>
          <w:left w:val="nil"/>
          <w:bottom w:val="single" w:sz="8" w:space="0" w:color="C2D3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FB5" w:themeFill="accent5" w:themeFillTint="3F"/>
      </w:tcPr>
    </w:tblStylePr>
    <w:tblStylePr w:type="band1Horz">
      <w:tblPr/>
      <w:tcPr>
        <w:tcBorders>
          <w:left w:val="nil"/>
          <w:right w:val="nil"/>
          <w:insideH w:val="nil"/>
          <w:insideV w:val="nil"/>
        </w:tcBorders>
        <w:shd w:val="clear" w:color="auto" w:fill="F8FFB5" w:themeFill="accent5" w:themeFillTint="3F"/>
      </w:tcPr>
    </w:tblStylePr>
  </w:style>
  <w:style w:type="table" w:styleId="LightShading-Accent6">
    <w:name w:val="Light Shading Accent 6"/>
    <w:basedOn w:val="TableNormal"/>
    <w:uiPriority w:val="60"/>
    <w:semiHidden/>
    <w:rsid w:val="00815342"/>
    <w:pPr>
      <w:spacing w:line="240" w:lineRule="auto"/>
    </w:pPr>
    <w:rPr>
      <w:color w:val="B37F00" w:themeColor="accent6" w:themeShade="BF"/>
    </w:rPr>
    <w:tblPr>
      <w:tblStyleRowBandSize w:val="1"/>
      <w:tblStyleColBandSize w:val="1"/>
      <w:tblBorders>
        <w:top w:val="single" w:sz="8" w:space="0" w:color="F0AB00" w:themeColor="accent6"/>
        <w:bottom w:val="single" w:sz="8" w:space="0" w:color="F0AB00" w:themeColor="accent6"/>
      </w:tblBorders>
    </w:tblPr>
    <w:tblStylePr w:type="firstRow">
      <w:pPr>
        <w:spacing w:before="0" w:after="0" w:line="240" w:lineRule="auto"/>
      </w:pPr>
      <w:rPr>
        <w:b/>
        <w:bCs/>
      </w:rPr>
      <w:tblPr/>
      <w:tcPr>
        <w:tcBorders>
          <w:top w:val="single" w:sz="8" w:space="0" w:color="F0AB00" w:themeColor="accent6"/>
          <w:left w:val="nil"/>
          <w:bottom w:val="single" w:sz="8" w:space="0" w:color="F0AB00" w:themeColor="accent6"/>
          <w:right w:val="nil"/>
          <w:insideH w:val="nil"/>
          <w:insideV w:val="nil"/>
        </w:tcBorders>
      </w:tcPr>
    </w:tblStylePr>
    <w:tblStylePr w:type="lastRow">
      <w:pPr>
        <w:spacing w:before="0" w:after="0" w:line="240" w:lineRule="auto"/>
      </w:pPr>
      <w:rPr>
        <w:b/>
        <w:bCs/>
      </w:rPr>
      <w:tblPr/>
      <w:tcPr>
        <w:tcBorders>
          <w:top w:val="single" w:sz="8" w:space="0" w:color="F0AB00" w:themeColor="accent6"/>
          <w:left w:val="nil"/>
          <w:bottom w:val="single" w:sz="8" w:space="0" w:color="F0AB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BBC" w:themeFill="accent6" w:themeFillTint="3F"/>
      </w:tcPr>
    </w:tblStylePr>
    <w:tblStylePr w:type="band1Horz">
      <w:tblPr/>
      <w:tcPr>
        <w:tcBorders>
          <w:left w:val="nil"/>
          <w:right w:val="nil"/>
          <w:insideH w:val="nil"/>
          <w:insideV w:val="nil"/>
        </w:tcBorders>
        <w:shd w:val="clear" w:color="auto" w:fill="FFEBBC" w:themeFill="accent6" w:themeFillTint="3F"/>
      </w:tcPr>
    </w:tblStylePr>
  </w:style>
  <w:style w:type="table" w:customStyle="1" w:styleId="ListTable1Light1">
    <w:name w:val="List Table 1 Light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1Light-Accent11">
    <w:name w:val="List Table 1 Light - Accent 1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2089FF" w:themeColor="accent1" w:themeTint="99"/>
        </w:tcBorders>
      </w:tcPr>
    </w:tblStylePr>
    <w:tblStylePr w:type="lastRow">
      <w:rPr>
        <w:b/>
        <w:bCs/>
      </w:rPr>
      <w:tblPr/>
      <w:tcPr>
        <w:tcBorders>
          <w:top w:val="single" w:sz="4" w:space="0" w:color="2089FF" w:themeColor="accent1" w:themeTint="99"/>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ListTable1Light-Accent21">
    <w:name w:val="List Table 1 Light - Accent 2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4EC6FF" w:themeColor="accent2" w:themeTint="99"/>
        </w:tcBorders>
      </w:tcPr>
    </w:tblStylePr>
    <w:tblStylePr w:type="lastRow">
      <w:rPr>
        <w:b/>
        <w:bCs/>
      </w:rPr>
      <w:tblPr/>
      <w:tcPr>
        <w:tcBorders>
          <w:top w:val="single" w:sz="4" w:space="0" w:color="4EC6FF" w:themeColor="accent2" w:themeTint="99"/>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ListTable1Light-Accent31">
    <w:name w:val="List Table 1 Light - Accent 3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90DAE7" w:themeColor="accent3" w:themeTint="99"/>
        </w:tcBorders>
      </w:tcPr>
    </w:tblStylePr>
    <w:tblStylePr w:type="lastRow">
      <w:rPr>
        <w:b/>
        <w:bCs/>
      </w:rPr>
      <w:tblPr/>
      <w:tcPr>
        <w:tcBorders>
          <w:top w:val="single" w:sz="4" w:space="0" w:color="90DAE7" w:themeColor="accent3" w:themeTint="99"/>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ListTable1Light-Accent41">
    <w:name w:val="List Table 1 Light - Accent 4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AEEA61" w:themeColor="accent4" w:themeTint="99"/>
        </w:tcBorders>
      </w:tcPr>
    </w:tblStylePr>
    <w:tblStylePr w:type="lastRow">
      <w:rPr>
        <w:b/>
        <w:bCs/>
      </w:rPr>
      <w:tblPr/>
      <w:tcPr>
        <w:tcBorders>
          <w:top w:val="single" w:sz="4" w:space="0" w:color="AEEA61" w:themeColor="accent4" w:themeTint="99"/>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ListTable1Light-Accent51">
    <w:name w:val="List Table 1 Light - Accent 5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F0FF4B" w:themeColor="accent5" w:themeTint="99"/>
        </w:tcBorders>
      </w:tcPr>
    </w:tblStylePr>
    <w:tblStylePr w:type="lastRow">
      <w:rPr>
        <w:b/>
        <w:bCs/>
      </w:rPr>
      <w:tblPr/>
      <w:tcPr>
        <w:tcBorders>
          <w:top w:val="single" w:sz="4" w:space="0" w:color="F0FF4B" w:themeColor="accent5" w:themeTint="99"/>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ListTable1Light-Accent61">
    <w:name w:val="List Table 1 Light - Accent 61"/>
    <w:basedOn w:val="TableNormal"/>
    <w:uiPriority w:val="46"/>
    <w:semiHidden/>
    <w:rsid w:val="00815342"/>
    <w:pPr>
      <w:spacing w:line="240" w:lineRule="auto"/>
    </w:pPr>
    <w:tblPr>
      <w:tblStyleRowBandSize w:val="1"/>
      <w:tblStyleColBandSize w:val="1"/>
    </w:tblPr>
    <w:tblStylePr w:type="firstRow">
      <w:rPr>
        <w:b/>
        <w:bCs/>
      </w:rPr>
      <w:tblPr/>
      <w:tcPr>
        <w:tcBorders>
          <w:bottom w:val="single" w:sz="4" w:space="0" w:color="FFCF5D" w:themeColor="accent6" w:themeTint="99"/>
        </w:tcBorders>
      </w:tcPr>
    </w:tblStylePr>
    <w:tblStylePr w:type="lastRow">
      <w:rPr>
        <w:b/>
        <w:bCs/>
      </w:rPr>
      <w:tblPr/>
      <w:tcPr>
        <w:tcBorders>
          <w:top w:val="single" w:sz="4" w:space="0" w:color="FFCF5D" w:themeColor="accent6" w:themeTint="99"/>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ListTable21">
    <w:name w:val="List Table 21"/>
    <w:basedOn w:val="TableNormal"/>
    <w:uiPriority w:val="47"/>
    <w:semiHidden/>
    <w:rsid w:val="00815342"/>
    <w:pPr>
      <w:spacing w:line="240" w:lineRule="auto"/>
    </w:pPr>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2-Accent11">
    <w:name w:val="List Table 2 - Accent 11"/>
    <w:basedOn w:val="TableNormal"/>
    <w:uiPriority w:val="47"/>
    <w:semiHidden/>
    <w:rsid w:val="00815342"/>
    <w:pPr>
      <w:spacing w:line="240" w:lineRule="auto"/>
    </w:pPr>
    <w:tblPr>
      <w:tblStyleRowBandSize w:val="1"/>
      <w:tblStyleColBandSize w:val="1"/>
      <w:tblBorders>
        <w:top w:val="single" w:sz="4" w:space="0" w:color="2089FF" w:themeColor="accent1" w:themeTint="99"/>
        <w:bottom w:val="single" w:sz="4" w:space="0" w:color="2089FF" w:themeColor="accent1" w:themeTint="99"/>
        <w:insideH w:val="single" w:sz="4" w:space="0" w:color="2089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ListTable2-Accent21">
    <w:name w:val="List Table 2 - Accent 21"/>
    <w:basedOn w:val="TableNormal"/>
    <w:uiPriority w:val="47"/>
    <w:semiHidden/>
    <w:rsid w:val="00815342"/>
    <w:pPr>
      <w:spacing w:line="240" w:lineRule="auto"/>
    </w:pPr>
    <w:tblPr>
      <w:tblStyleRowBandSize w:val="1"/>
      <w:tblStyleColBandSize w:val="1"/>
      <w:tblBorders>
        <w:top w:val="single" w:sz="4" w:space="0" w:color="4EC6FF" w:themeColor="accent2" w:themeTint="99"/>
        <w:bottom w:val="single" w:sz="4" w:space="0" w:color="4EC6FF" w:themeColor="accent2" w:themeTint="99"/>
        <w:insideH w:val="single" w:sz="4" w:space="0" w:color="4EC6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ListTable2-Accent31">
    <w:name w:val="List Table 2 - Accent 31"/>
    <w:basedOn w:val="TableNormal"/>
    <w:uiPriority w:val="47"/>
    <w:semiHidden/>
    <w:rsid w:val="00815342"/>
    <w:pPr>
      <w:spacing w:line="240" w:lineRule="auto"/>
    </w:pPr>
    <w:tblPr>
      <w:tblStyleRowBandSize w:val="1"/>
      <w:tblStyleColBandSize w:val="1"/>
      <w:tblBorders>
        <w:top w:val="single" w:sz="4" w:space="0" w:color="90DAE7" w:themeColor="accent3" w:themeTint="99"/>
        <w:bottom w:val="single" w:sz="4" w:space="0" w:color="90DAE7" w:themeColor="accent3" w:themeTint="99"/>
        <w:insideH w:val="single" w:sz="4" w:space="0" w:color="90DAE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ListTable2-Accent41">
    <w:name w:val="List Table 2 - Accent 41"/>
    <w:basedOn w:val="TableNormal"/>
    <w:uiPriority w:val="47"/>
    <w:semiHidden/>
    <w:rsid w:val="00815342"/>
    <w:pPr>
      <w:spacing w:line="240" w:lineRule="auto"/>
    </w:pPr>
    <w:tblPr>
      <w:tblStyleRowBandSize w:val="1"/>
      <w:tblStyleColBandSize w:val="1"/>
      <w:tblBorders>
        <w:top w:val="single" w:sz="4" w:space="0" w:color="AEEA61" w:themeColor="accent4" w:themeTint="99"/>
        <w:bottom w:val="single" w:sz="4" w:space="0" w:color="AEEA61" w:themeColor="accent4" w:themeTint="99"/>
        <w:insideH w:val="single" w:sz="4" w:space="0" w:color="AEEA6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ListTable2-Accent51">
    <w:name w:val="List Table 2 - Accent 51"/>
    <w:basedOn w:val="TableNormal"/>
    <w:uiPriority w:val="47"/>
    <w:semiHidden/>
    <w:rsid w:val="00815342"/>
    <w:pPr>
      <w:spacing w:line="240" w:lineRule="auto"/>
    </w:pPr>
    <w:tblPr>
      <w:tblStyleRowBandSize w:val="1"/>
      <w:tblStyleColBandSize w:val="1"/>
      <w:tblBorders>
        <w:top w:val="single" w:sz="4" w:space="0" w:color="F0FF4B" w:themeColor="accent5" w:themeTint="99"/>
        <w:bottom w:val="single" w:sz="4" w:space="0" w:color="F0FF4B" w:themeColor="accent5" w:themeTint="99"/>
        <w:insideH w:val="single" w:sz="4" w:space="0" w:color="F0FF4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ListTable2-Accent61">
    <w:name w:val="List Table 2 - Accent 61"/>
    <w:basedOn w:val="TableNormal"/>
    <w:uiPriority w:val="47"/>
    <w:semiHidden/>
    <w:rsid w:val="00815342"/>
    <w:pPr>
      <w:spacing w:line="240" w:lineRule="auto"/>
    </w:pPr>
    <w:tblPr>
      <w:tblStyleRowBandSize w:val="1"/>
      <w:tblStyleColBandSize w:val="1"/>
      <w:tblBorders>
        <w:top w:val="single" w:sz="4" w:space="0" w:color="FFCF5D" w:themeColor="accent6" w:themeTint="99"/>
        <w:bottom w:val="single" w:sz="4" w:space="0" w:color="FFCF5D" w:themeColor="accent6" w:themeTint="99"/>
        <w:insideH w:val="single" w:sz="4" w:space="0" w:color="FFCF5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ListTable31">
    <w:name w:val="List Table 31"/>
    <w:basedOn w:val="TableNormal"/>
    <w:uiPriority w:val="48"/>
    <w:semiHidden/>
    <w:rsid w:val="00815342"/>
    <w:pPr>
      <w:spacing w:line="240" w:lineRule="auto"/>
    </w:pPr>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customStyle="1" w:styleId="ListTable3-Accent11">
    <w:name w:val="List Table 3 - Accent 11"/>
    <w:basedOn w:val="TableNormal"/>
    <w:uiPriority w:val="48"/>
    <w:semiHidden/>
    <w:rsid w:val="00815342"/>
    <w:pPr>
      <w:spacing w:line="240" w:lineRule="auto"/>
    </w:pPr>
    <w:tblPr>
      <w:tblStyleRowBandSize w:val="1"/>
      <w:tblStyleColBandSize w:val="1"/>
      <w:tblBorders>
        <w:top w:val="single" w:sz="4" w:space="0" w:color="00428B" w:themeColor="accent1"/>
        <w:left w:val="single" w:sz="4" w:space="0" w:color="00428B" w:themeColor="accent1"/>
        <w:bottom w:val="single" w:sz="4" w:space="0" w:color="00428B" w:themeColor="accent1"/>
        <w:right w:val="single" w:sz="4" w:space="0" w:color="00428B" w:themeColor="accent1"/>
      </w:tblBorders>
    </w:tblPr>
    <w:tblStylePr w:type="firstRow">
      <w:rPr>
        <w:b/>
        <w:bCs/>
        <w:color w:val="FFFFFF" w:themeColor="background1"/>
      </w:rPr>
      <w:tblPr/>
      <w:tcPr>
        <w:shd w:val="clear" w:color="auto" w:fill="00428B" w:themeFill="accent1"/>
      </w:tcPr>
    </w:tblStylePr>
    <w:tblStylePr w:type="lastRow">
      <w:rPr>
        <w:b/>
        <w:bCs/>
      </w:rPr>
      <w:tblPr/>
      <w:tcPr>
        <w:tcBorders>
          <w:top w:val="double" w:sz="4" w:space="0" w:color="00428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28B" w:themeColor="accent1"/>
          <w:right w:val="single" w:sz="4" w:space="0" w:color="00428B" w:themeColor="accent1"/>
        </w:tcBorders>
      </w:tcPr>
    </w:tblStylePr>
    <w:tblStylePr w:type="band1Horz">
      <w:tblPr/>
      <w:tcPr>
        <w:tcBorders>
          <w:top w:val="single" w:sz="4" w:space="0" w:color="00428B" w:themeColor="accent1"/>
          <w:bottom w:val="single" w:sz="4" w:space="0" w:color="00428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28B" w:themeColor="accent1"/>
          <w:left w:val="nil"/>
        </w:tcBorders>
      </w:tcPr>
    </w:tblStylePr>
    <w:tblStylePr w:type="swCell">
      <w:tblPr/>
      <w:tcPr>
        <w:tcBorders>
          <w:top w:val="double" w:sz="4" w:space="0" w:color="00428B" w:themeColor="accent1"/>
          <w:right w:val="nil"/>
        </w:tcBorders>
      </w:tcPr>
    </w:tblStylePr>
  </w:style>
  <w:style w:type="table" w:customStyle="1" w:styleId="ListTable3-Accent21">
    <w:name w:val="List Table 3 - Accent 21"/>
    <w:basedOn w:val="TableNormal"/>
    <w:uiPriority w:val="48"/>
    <w:semiHidden/>
    <w:rsid w:val="00815342"/>
    <w:pPr>
      <w:spacing w:line="240" w:lineRule="auto"/>
    </w:pPr>
    <w:tblPr>
      <w:tblStyleRowBandSize w:val="1"/>
      <w:tblStyleColBandSize w:val="1"/>
      <w:tblBorders>
        <w:top w:val="single" w:sz="4" w:space="0" w:color="0092D7" w:themeColor="accent2"/>
        <w:left w:val="single" w:sz="4" w:space="0" w:color="0092D7" w:themeColor="accent2"/>
        <w:bottom w:val="single" w:sz="4" w:space="0" w:color="0092D7" w:themeColor="accent2"/>
        <w:right w:val="single" w:sz="4" w:space="0" w:color="0092D7" w:themeColor="accent2"/>
      </w:tblBorders>
    </w:tblPr>
    <w:tblStylePr w:type="firstRow">
      <w:rPr>
        <w:b/>
        <w:bCs/>
        <w:color w:val="FFFFFF" w:themeColor="background1"/>
      </w:rPr>
      <w:tblPr/>
      <w:tcPr>
        <w:shd w:val="clear" w:color="auto" w:fill="0092D7" w:themeFill="accent2"/>
      </w:tcPr>
    </w:tblStylePr>
    <w:tblStylePr w:type="lastRow">
      <w:rPr>
        <w:b/>
        <w:bCs/>
      </w:rPr>
      <w:tblPr/>
      <w:tcPr>
        <w:tcBorders>
          <w:top w:val="double" w:sz="4" w:space="0" w:color="0092D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2D7" w:themeColor="accent2"/>
          <w:right w:val="single" w:sz="4" w:space="0" w:color="0092D7" w:themeColor="accent2"/>
        </w:tcBorders>
      </w:tcPr>
    </w:tblStylePr>
    <w:tblStylePr w:type="band1Horz">
      <w:tblPr/>
      <w:tcPr>
        <w:tcBorders>
          <w:top w:val="single" w:sz="4" w:space="0" w:color="0092D7" w:themeColor="accent2"/>
          <w:bottom w:val="single" w:sz="4" w:space="0" w:color="0092D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2D7" w:themeColor="accent2"/>
          <w:left w:val="nil"/>
        </w:tcBorders>
      </w:tcPr>
    </w:tblStylePr>
    <w:tblStylePr w:type="swCell">
      <w:tblPr/>
      <w:tcPr>
        <w:tcBorders>
          <w:top w:val="double" w:sz="4" w:space="0" w:color="0092D7" w:themeColor="accent2"/>
          <w:right w:val="nil"/>
        </w:tcBorders>
      </w:tcPr>
    </w:tblStylePr>
  </w:style>
  <w:style w:type="table" w:customStyle="1" w:styleId="ListTable3-Accent31">
    <w:name w:val="List Table 3 - Accent 31"/>
    <w:basedOn w:val="TableNormal"/>
    <w:uiPriority w:val="48"/>
    <w:semiHidden/>
    <w:rsid w:val="00815342"/>
    <w:pPr>
      <w:spacing w:line="240" w:lineRule="auto"/>
    </w:pPr>
    <w:tblPr>
      <w:tblStyleRowBandSize w:val="1"/>
      <w:tblStyleColBandSize w:val="1"/>
      <w:tblBorders>
        <w:top w:val="single" w:sz="4" w:space="0" w:color="46C2D7" w:themeColor="accent3"/>
        <w:left w:val="single" w:sz="4" w:space="0" w:color="46C2D7" w:themeColor="accent3"/>
        <w:bottom w:val="single" w:sz="4" w:space="0" w:color="46C2D7" w:themeColor="accent3"/>
        <w:right w:val="single" w:sz="4" w:space="0" w:color="46C2D7" w:themeColor="accent3"/>
      </w:tblBorders>
    </w:tblPr>
    <w:tblStylePr w:type="firstRow">
      <w:rPr>
        <w:b/>
        <w:bCs/>
        <w:color w:val="FFFFFF" w:themeColor="background1"/>
      </w:rPr>
      <w:tblPr/>
      <w:tcPr>
        <w:shd w:val="clear" w:color="auto" w:fill="46C2D7" w:themeFill="accent3"/>
      </w:tcPr>
    </w:tblStylePr>
    <w:tblStylePr w:type="lastRow">
      <w:rPr>
        <w:b/>
        <w:bCs/>
      </w:rPr>
      <w:tblPr/>
      <w:tcPr>
        <w:tcBorders>
          <w:top w:val="double" w:sz="4" w:space="0" w:color="46C2D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6C2D7" w:themeColor="accent3"/>
          <w:right w:val="single" w:sz="4" w:space="0" w:color="46C2D7" w:themeColor="accent3"/>
        </w:tcBorders>
      </w:tcPr>
    </w:tblStylePr>
    <w:tblStylePr w:type="band1Horz">
      <w:tblPr/>
      <w:tcPr>
        <w:tcBorders>
          <w:top w:val="single" w:sz="4" w:space="0" w:color="46C2D7" w:themeColor="accent3"/>
          <w:bottom w:val="single" w:sz="4" w:space="0" w:color="46C2D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6C2D7" w:themeColor="accent3"/>
          <w:left w:val="nil"/>
        </w:tcBorders>
      </w:tcPr>
    </w:tblStylePr>
    <w:tblStylePr w:type="swCell">
      <w:tblPr/>
      <w:tcPr>
        <w:tcBorders>
          <w:top w:val="double" w:sz="4" w:space="0" w:color="46C2D7" w:themeColor="accent3"/>
          <w:right w:val="nil"/>
        </w:tcBorders>
      </w:tcPr>
    </w:tblStylePr>
  </w:style>
  <w:style w:type="table" w:customStyle="1" w:styleId="ListTable3-Accent41">
    <w:name w:val="List Table 3 - Accent 41"/>
    <w:basedOn w:val="TableNormal"/>
    <w:uiPriority w:val="48"/>
    <w:semiHidden/>
    <w:rsid w:val="00815342"/>
    <w:pPr>
      <w:spacing w:line="240" w:lineRule="auto"/>
    </w:pPr>
    <w:tblPr>
      <w:tblStyleRowBandSize w:val="1"/>
      <w:tblStyleColBandSize w:val="1"/>
      <w:tblBorders>
        <w:top w:val="single" w:sz="4" w:space="0" w:color="75BB19" w:themeColor="accent4"/>
        <w:left w:val="single" w:sz="4" w:space="0" w:color="75BB19" w:themeColor="accent4"/>
        <w:bottom w:val="single" w:sz="4" w:space="0" w:color="75BB19" w:themeColor="accent4"/>
        <w:right w:val="single" w:sz="4" w:space="0" w:color="75BB19" w:themeColor="accent4"/>
      </w:tblBorders>
    </w:tblPr>
    <w:tblStylePr w:type="firstRow">
      <w:rPr>
        <w:b/>
        <w:bCs/>
        <w:color w:val="FFFFFF" w:themeColor="background1"/>
      </w:rPr>
      <w:tblPr/>
      <w:tcPr>
        <w:shd w:val="clear" w:color="auto" w:fill="75BB19" w:themeFill="accent4"/>
      </w:tcPr>
    </w:tblStylePr>
    <w:tblStylePr w:type="lastRow">
      <w:rPr>
        <w:b/>
        <w:bCs/>
      </w:rPr>
      <w:tblPr/>
      <w:tcPr>
        <w:tcBorders>
          <w:top w:val="double" w:sz="4" w:space="0" w:color="75BB1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5BB19" w:themeColor="accent4"/>
          <w:right w:val="single" w:sz="4" w:space="0" w:color="75BB19" w:themeColor="accent4"/>
        </w:tcBorders>
      </w:tcPr>
    </w:tblStylePr>
    <w:tblStylePr w:type="band1Horz">
      <w:tblPr/>
      <w:tcPr>
        <w:tcBorders>
          <w:top w:val="single" w:sz="4" w:space="0" w:color="75BB19" w:themeColor="accent4"/>
          <w:bottom w:val="single" w:sz="4" w:space="0" w:color="75BB1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BB19" w:themeColor="accent4"/>
          <w:left w:val="nil"/>
        </w:tcBorders>
      </w:tcPr>
    </w:tblStylePr>
    <w:tblStylePr w:type="swCell">
      <w:tblPr/>
      <w:tcPr>
        <w:tcBorders>
          <w:top w:val="double" w:sz="4" w:space="0" w:color="75BB19" w:themeColor="accent4"/>
          <w:right w:val="nil"/>
        </w:tcBorders>
      </w:tcPr>
    </w:tblStylePr>
  </w:style>
  <w:style w:type="table" w:customStyle="1" w:styleId="ListTable3-Accent51">
    <w:name w:val="List Table 3 - Accent 51"/>
    <w:basedOn w:val="TableNormal"/>
    <w:uiPriority w:val="48"/>
    <w:semiHidden/>
    <w:rsid w:val="00815342"/>
    <w:pPr>
      <w:spacing w:line="240" w:lineRule="auto"/>
    </w:pPr>
    <w:tblPr>
      <w:tblStyleRowBandSize w:val="1"/>
      <w:tblStyleColBandSize w:val="1"/>
      <w:tblBorders>
        <w:top w:val="single" w:sz="4" w:space="0" w:color="C2D300" w:themeColor="accent5"/>
        <w:left w:val="single" w:sz="4" w:space="0" w:color="C2D300" w:themeColor="accent5"/>
        <w:bottom w:val="single" w:sz="4" w:space="0" w:color="C2D300" w:themeColor="accent5"/>
        <w:right w:val="single" w:sz="4" w:space="0" w:color="C2D300" w:themeColor="accent5"/>
      </w:tblBorders>
    </w:tblPr>
    <w:tblStylePr w:type="firstRow">
      <w:rPr>
        <w:b/>
        <w:bCs/>
        <w:color w:val="FFFFFF" w:themeColor="background1"/>
      </w:rPr>
      <w:tblPr/>
      <w:tcPr>
        <w:shd w:val="clear" w:color="auto" w:fill="C2D300" w:themeFill="accent5"/>
      </w:tcPr>
    </w:tblStylePr>
    <w:tblStylePr w:type="lastRow">
      <w:rPr>
        <w:b/>
        <w:bCs/>
      </w:rPr>
      <w:tblPr/>
      <w:tcPr>
        <w:tcBorders>
          <w:top w:val="double" w:sz="4" w:space="0" w:color="C2D3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D300" w:themeColor="accent5"/>
          <w:right w:val="single" w:sz="4" w:space="0" w:color="C2D300" w:themeColor="accent5"/>
        </w:tcBorders>
      </w:tcPr>
    </w:tblStylePr>
    <w:tblStylePr w:type="band1Horz">
      <w:tblPr/>
      <w:tcPr>
        <w:tcBorders>
          <w:top w:val="single" w:sz="4" w:space="0" w:color="C2D300" w:themeColor="accent5"/>
          <w:bottom w:val="single" w:sz="4" w:space="0" w:color="C2D3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D300" w:themeColor="accent5"/>
          <w:left w:val="nil"/>
        </w:tcBorders>
      </w:tcPr>
    </w:tblStylePr>
    <w:tblStylePr w:type="swCell">
      <w:tblPr/>
      <w:tcPr>
        <w:tcBorders>
          <w:top w:val="double" w:sz="4" w:space="0" w:color="C2D300" w:themeColor="accent5"/>
          <w:right w:val="nil"/>
        </w:tcBorders>
      </w:tcPr>
    </w:tblStylePr>
  </w:style>
  <w:style w:type="table" w:customStyle="1" w:styleId="ListTable3-Accent61">
    <w:name w:val="List Table 3 - Accent 61"/>
    <w:basedOn w:val="TableNormal"/>
    <w:uiPriority w:val="48"/>
    <w:semiHidden/>
    <w:rsid w:val="00815342"/>
    <w:pPr>
      <w:spacing w:line="240" w:lineRule="auto"/>
    </w:pPr>
    <w:tblPr>
      <w:tblStyleRowBandSize w:val="1"/>
      <w:tblStyleColBandSize w:val="1"/>
      <w:tblBorders>
        <w:top w:val="single" w:sz="4" w:space="0" w:color="F0AB00" w:themeColor="accent6"/>
        <w:left w:val="single" w:sz="4" w:space="0" w:color="F0AB00" w:themeColor="accent6"/>
        <w:bottom w:val="single" w:sz="4" w:space="0" w:color="F0AB00" w:themeColor="accent6"/>
        <w:right w:val="single" w:sz="4" w:space="0" w:color="F0AB00" w:themeColor="accent6"/>
      </w:tblBorders>
    </w:tblPr>
    <w:tblStylePr w:type="firstRow">
      <w:rPr>
        <w:b/>
        <w:bCs/>
        <w:color w:val="FFFFFF" w:themeColor="background1"/>
      </w:rPr>
      <w:tblPr/>
      <w:tcPr>
        <w:shd w:val="clear" w:color="auto" w:fill="F0AB00" w:themeFill="accent6"/>
      </w:tcPr>
    </w:tblStylePr>
    <w:tblStylePr w:type="lastRow">
      <w:rPr>
        <w:b/>
        <w:bCs/>
      </w:rPr>
      <w:tblPr/>
      <w:tcPr>
        <w:tcBorders>
          <w:top w:val="double" w:sz="4" w:space="0" w:color="F0AB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AB00" w:themeColor="accent6"/>
          <w:right w:val="single" w:sz="4" w:space="0" w:color="F0AB00" w:themeColor="accent6"/>
        </w:tcBorders>
      </w:tcPr>
    </w:tblStylePr>
    <w:tblStylePr w:type="band1Horz">
      <w:tblPr/>
      <w:tcPr>
        <w:tcBorders>
          <w:top w:val="single" w:sz="4" w:space="0" w:color="F0AB00" w:themeColor="accent6"/>
          <w:bottom w:val="single" w:sz="4" w:space="0" w:color="F0AB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AB00" w:themeColor="accent6"/>
          <w:left w:val="nil"/>
        </w:tcBorders>
      </w:tcPr>
    </w:tblStylePr>
    <w:tblStylePr w:type="swCell">
      <w:tblPr/>
      <w:tcPr>
        <w:tcBorders>
          <w:top w:val="double" w:sz="4" w:space="0" w:color="F0AB00" w:themeColor="accent6"/>
          <w:right w:val="nil"/>
        </w:tcBorders>
      </w:tcPr>
    </w:tblStylePr>
  </w:style>
  <w:style w:type="table" w:customStyle="1" w:styleId="ListTable41">
    <w:name w:val="List Table 41"/>
    <w:basedOn w:val="TableNormal"/>
    <w:uiPriority w:val="49"/>
    <w:semiHidden/>
    <w:rsid w:val="00815342"/>
    <w:pPr>
      <w:spacing w:line="240" w:lineRule="auto"/>
    </w:p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4-Accent11">
    <w:name w:val="List Table 4 - Accent 11"/>
    <w:basedOn w:val="TableNormal"/>
    <w:uiPriority w:val="49"/>
    <w:semiHidden/>
    <w:rsid w:val="00815342"/>
    <w:pPr>
      <w:spacing w:line="240" w:lineRule="auto"/>
    </w:pPr>
    <w:tblPr>
      <w:tblStyleRowBandSize w:val="1"/>
      <w:tblStyleColBandSize w:val="1"/>
      <w:tblBorders>
        <w:top w:val="single" w:sz="4" w:space="0" w:color="2089FF" w:themeColor="accent1" w:themeTint="99"/>
        <w:left w:val="single" w:sz="4" w:space="0" w:color="2089FF" w:themeColor="accent1" w:themeTint="99"/>
        <w:bottom w:val="single" w:sz="4" w:space="0" w:color="2089FF" w:themeColor="accent1" w:themeTint="99"/>
        <w:right w:val="single" w:sz="4" w:space="0" w:color="2089FF" w:themeColor="accent1" w:themeTint="99"/>
        <w:insideH w:val="single" w:sz="4" w:space="0" w:color="2089FF" w:themeColor="accent1" w:themeTint="99"/>
      </w:tblBorders>
    </w:tblPr>
    <w:tblStylePr w:type="firstRow">
      <w:rPr>
        <w:b/>
        <w:bCs/>
        <w:color w:val="FFFFFF" w:themeColor="background1"/>
      </w:rPr>
      <w:tblPr/>
      <w:tcPr>
        <w:tcBorders>
          <w:top w:val="single" w:sz="4" w:space="0" w:color="00428B" w:themeColor="accent1"/>
          <w:left w:val="single" w:sz="4" w:space="0" w:color="00428B" w:themeColor="accent1"/>
          <w:bottom w:val="single" w:sz="4" w:space="0" w:color="00428B" w:themeColor="accent1"/>
          <w:right w:val="single" w:sz="4" w:space="0" w:color="00428B" w:themeColor="accent1"/>
          <w:insideH w:val="nil"/>
        </w:tcBorders>
        <w:shd w:val="clear" w:color="auto" w:fill="00428B" w:themeFill="accent1"/>
      </w:tcPr>
    </w:tblStylePr>
    <w:tblStylePr w:type="lastRow">
      <w:rPr>
        <w:b/>
        <w:bCs/>
      </w:rPr>
      <w:tblPr/>
      <w:tcPr>
        <w:tcBorders>
          <w:top w:val="double" w:sz="4" w:space="0" w:color="2089FF" w:themeColor="accent1" w:themeTint="99"/>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ListTable4-Accent21">
    <w:name w:val="List Table 4 - Accent 21"/>
    <w:basedOn w:val="TableNormal"/>
    <w:uiPriority w:val="49"/>
    <w:semiHidden/>
    <w:rsid w:val="00815342"/>
    <w:pPr>
      <w:spacing w:line="240" w:lineRule="auto"/>
    </w:pPr>
    <w:tblPr>
      <w:tblStyleRowBandSize w:val="1"/>
      <w:tblStyleColBandSize w:val="1"/>
      <w:tblBorders>
        <w:top w:val="single" w:sz="4" w:space="0" w:color="4EC6FF" w:themeColor="accent2" w:themeTint="99"/>
        <w:left w:val="single" w:sz="4" w:space="0" w:color="4EC6FF" w:themeColor="accent2" w:themeTint="99"/>
        <w:bottom w:val="single" w:sz="4" w:space="0" w:color="4EC6FF" w:themeColor="accent2" w:themeTint="99"/>
        <w:right w:val="single" w:sz="4" w:space="0" w:color="4EC6FF" w:themeColor="accent2" w:themeTint="99"/>
        <w:insideH w:val="single" w:sz="4" w:space="0" w:color="4EC6FF" w:themeColor="accent2" w:themeTint="99"/>
      </w:tblBorders>
    </w:tblPr>
    <w:tblStylePr w:type="firstRow">
      <w:rPr>
        <w:b/>
        <w:bCs/>
        <w:color w:val="FFFFFF" w:themeColor="background1"/>
      </w:rPr>
      <w:tblPr/>
      <w:tcPr>
        <w:tcBorders>
          <w:top w:val="single" w:sz="4" w:space="0" w:color="0092D7" w:themeColor="accent2"/>
          <w:left w:val="single" w:sz="4" w:space="0" w:color="0092D7" w:themeColor="accent2"/>
          <w:bottom w:val="single" w:sz="4" w:space="0" w:color="0092D7" w:themeColor="accent2"/>
          <w:right w:val="single" w:sz="4" w:space="0" w:color="0092D7" w:themeColor="accent2"/>
          <w:insideH w:val="nil"/>
        </w:tcBorders>
        <w:shd w:val="clear" w:color="auto" w:fill="0092D7" w:themeFill="accent2"/>
      </w:tcPr>
    </w:tblStylePr>
    <w:tblStylePr w:type="lastRow">
      <w:rPr>
        <w:b/>
        <w:bCs/>
      </w:rPr>
      <w:tblPr/>
      <w:tcPr>
        <w:tcBorders>
          <w:top w:val="double" w:sz="4" w:space="0" w:color="4EC6FF" w:themeColor="accent2" w:themeTint="99"/>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ListTable4-Accent31">
    <w:name w:val="List Table 4 - Accent 31"/>
    <w:basedOn w:val="TableNormal"/>
    <w:uiPriority w:val="49"/>
    <w:semiHidden/>
    <w:rsid w:val="00815342"/>
    <w:pPr>
      <w:spacing w:line="240" w:lineRule="auto"/>
    </w:pPr>
    <w:tblPr>
      <w:tblStyleRowBandSize w:val="1"/>
      <w:tblStyleColBandSize w:val="1"/>
      <w:tblBorders>
        <w:top w:val="single" w:sz="4" w:space="0" w:color="90DAE7" w:themeColor="accent3" w:themeTint="99"/>
        <w:left w:val="single" w:sz="4" w:space="0" w:color="90DAE7" w:themeColor="accent3" w:themeTint="99"/>
        <w:bottom w:val="single" w:sz="4" w:space="0" w:color="90DAE7" w:themeColor="accent3" w:themeTint="99"/>
        <w:right w:val="single" w:sz="4" w:space="0" w:color="90DAE7" w:themeColor="accent3" w:themeTint="99"/>
        <w:insideH w:val="single" w:sz="4" w:space="0" w:color="90DAE7" w:themeColor="accent3" w:themeTint="99"/>
      </w:tblBorders>
    </w:tblPr>
    <w:tblStylePr w:type="firstRow">
      <w:rPr>
        <w:b/>
        <w:bCs/>
        <w:color w:val="FFFFFF" w:themeColor="background1"/>
      </w:rPr>
      <w:tblPr/>
      <w:tcPr>
        <w:tcBorders>
          <w:top w:val="single" w:sz="4" w:space="0" w:color="46C2D7" w:themeColor="accent3"/>
          <w:left w:val="single" w:sz="4" w:space="0" w:color="46C2D7" w:themeColor="accent3"/>
          <w:bottom w:val="single" w:sz="4" w:space="0" w:color="46C2D7" w:themeColor="accent3"/>
          <w:right w:val="single" w:sz="4" w:space="0" w:color="46C2D7" w:themeColor="accent3"/>
          <w:insideH w:val="nil"/>
        </w:tcBorders>
        <w:shd w:val="clear" w:color="auto" w:fill="46C2D7" w:themeFill="accent3"/>
      </w:tcPr>
    </w:tblStylePr>
    <w:tblStylePr w:type="lastRow">
      <w:rPr>
        <w:b/>
        <w:bCs/>
      </w:rPr>
      <w:tblPr/>
      <w:tcPr>
        <w:tcBorders>
          <w:top w:val="double" w:sz="4" w:space="0" w:color="90DAE7" w:themeColor="accent3" w:themeTint="99"/>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ListTable4-Accent41">
    <w:name w:val="List Table 4 - Accent 41"/>
    <w:basedOn w:val="TableNormal"/>
    <w:uiPriority w:val="49"/>
    <w:semiHidden/>
    <w:rsid w:val="00815342"/>
    <w:pPr>
      <w:spacing w:line="240" w:lineRule="auto"/>
    </w:pPr>
    <w:tblPr>
      <w:tblStyleRowBandSize w:val="1"/>
      <w:tblStyleColBandSize w:val="1"/>
      <w:tblBorders>
        <w:top w:val="single" w:sz="4" w:space="0" w:color="AEEA61" w:themeColor="accent4" w:themeTint="99"/>
        <w:left w:val="single" w:sz="4" w:space="0" w:color="AEEA61" w:themeColor="accent4" w:themeTint="99"/>
        <w:bottom w:val="single" w:sz="4" w:space="0" w:color="AEEA61" w:themeColor="accent4" w:themeTint="99"/>
        <w:right w:val="single" w:sz="4" w:space="0" w:color="AEEA61" w:themeColor="accent4" w:themeTint="99"/>
        <w:insideH w:val="single" w:sz="4" w:space="0" w:color="AEEA61" w:themeColor="accent4" w:themeTint="99"/>
      </w:tblBorders>
    </w:tblPr>
    <w:tblStylePr w:type="firstRow">
      <w:rPr>
        <w:b/>
        <w:bCs/>
        <w:color w:val="FFFFFF" w:themeColor="background1"/>
      </w:rPr>
      <w:tblPr/>
      <w:tcPr>
        <w:tcBorders>
          <w:top w:val="single" w:sz="4" w:space="0" w:color="75BB19" w:themeColor="accent4"/>
          <w:left w:val="single" w:sz="4" w:space="0" w:color="75BB19" w:themeColor="accent4"/>
          <w:bottom w:val="single" w:sz="4" w:space="0" w:color="75BB19" w:themeColor="accent4"/>
          <w:right w:val="single" w:sz="4" w:space="0" w:color="75BB19" w:themeColor="accent4"/>
          <w:insideH w:val="nil"/>
        </w:tcBorders>
        <w:shd w:val="clear" w:color="auto" w:fill="75BB19" w:themeFill="accent4"/>
      </w:tcPr>
    </w:tblStylePr>
    <w:tblStylePr w:type="lastRow">
      <w:rPr>
        <w:b/>
        <w:bCs/>
      </w:rPr>
      <w:tblPr/>
      <w:tcPr>
        <w:tcBorders>
          <w:top w:val="double" w:sz="4" w:space="0" w:color="AEEA61" w:themeColor="accent4" w:themeTint="99"/>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ListTable4-Accent51">
    <w:name w:val="List Table 4 - Accent 51"/>
    <w:basedOn w:val="TableNormal"/>
    <w:uiPriority w:val="49"/>
    <w:semiHidden/>
    <w:rsid w:val="00815342"/>
    <w:pPr>
      <w:spacing w:line="240" w:lineRule="auto"/>
    </w:pPr>
    <w:tblPr>
      <w:tblStyleRowBandSize w:val="1"/>
      <w:tblStyleColBandSize w:val="1"/>
      <w:tblBorders>
        <w:top w:val="single" w:sz="4" w:space="0" w:color="F0FF4B" w:themeColor="accent5" w:themeTint="99"/>
        <w:left w:val="single" w:sz="4" w:space="0" w:color="F0FF4B" w:themeColor="accent5" w:themeTint="99"/>
        <w:bottom w:val="single" w:sz="4" w:space="0" w:color="F0FF4B" w:themeColor="accent5" w:themeTint="99"/>
        <w:right w:val="single" w:sz="4" w:space="0" w:color="F0FF4B" w:themeColor="accent5" w:themeTint="99"/>
        <w:insideH w:val="single" w:sz="4" w:space="0" w:color="F0FF4B" w:themeColor="accent5" w:themeTint="99"/>
      </w:tblBorders>
    </w:tblPr>
    <w:tblStylePr w:type="firstRow">
      <w:rPr>
        <w:b/>
        <w:bCs/>
        <w:color w:val="FFFFFF" w:themeColor="background1"/>
      </w:rPr>
      <w:tblPr/>
      <w:tcPr>
        <w:tcBorders>
          <w:top w:val="single" w:sz="4" w:space="0" w:color="C2D300" w:themeColor="accent5"/>
          <w:left w:val="single" w:sz="4" w:space="0" w:color="C2D300" w:themeColor="accent5"/>
          <w:bottom w:val="single" w:sz="4" w:space="0" w:color="C2D300" w:themeColor="accent5"/>
          <w:right w:val="single" w:sz="4" w:space="0" w:color="C2D300" w:themeColor="accent5"/>
          <w:insideH w:val="nil"/>
        </w:tcBorders>
        <w:shd w:val="clear" w:color="auto" w:fill="C2D300" w:themeFill="accent5"/>
      </w:tcPr>
    </w:tblStylePr>
    <w:tblStylePr w:type="lastRow">
      <w:rPr>
        <w:b/>
        <w:bCs/>
      </w:rPr>
      <w:tblPr/>
      <w:tcPr>
        <w:tcBorders>
          <w:top w:val="double" w:sz="4" w:space="0" w:color="F0FF4B" w:themeColor="accent5" w:themeTint="99"/>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ListTable4-Accent61">
    <w:name w:val="List Table 4 - Accent 61"/>
    <w:basedOn w:val="TableNormal"/>
    <w:uiPriority w:val="49"/>
    <w:semiHidden/>
    <w:rsid w:val="00815342"/>
    <w:pPr>
      <w:spacing w:line="240" w:lineRule="auto"/>
    </w:pPr>
    <w:tblPr>
      <w:tblStyleRowBandSize w:val="1"/>
      <w:tblStyleColBandSize w:val="1"/>
      <w:tblBorders>
        <w:top w:val="single" w:sz="4" w:space="0" w:color="FFCF5D" w:themeColor="accent6" w:themeTint="99"/>
        <w:left w:val="single" w:sz="4" w:space="0" w:color="FFCF5D" w:themeColor="accent6" w:themeTint="99"/>
        <w:bottom w:val="single" w:sz="4" w:space="0" w:color="FFCF5D" w:themeColor="accent6" w:themeTint="99"/>
        <w:right w:val="single" w:sz="4" w:space="0" w:color="FFCF5D" w:themeColor="accent6" w:themeTint="99"/>
        <w:insideH w:val="single" w:sz="4" w:space="0" w:color="FFCF5D" w:themeColor="accent6" w:themeTint="99"/>
      </w:tblBorders>
    </w:tblPr>
    <w:tblStylePr w:type="firstRow">
      <w:rPr>
        <w:b/>
        <w:bCs/>
        <w:color w:val="FFFFFF" w:themeColor="background1"/>
      </w:rPr>
      <w:tblPr/>
      <w:tcPr>
        <w:tcBorders>
          <w:top w:val="single" w:sz="4" w:space="0" w:color="F0AB00" w:themeColor="accent6"/>
          <w:left w:val="single" w:sz="4" w:space="0" w:color="F0AB00" w:themeColor="accent6"/>
          <w:bottom w:val="single" w:sz="4" w:space="0" w:color="F0AB00" w:themeColor="accent6"/>
          <w:right w:val="single" w:sz="4" w:space="0" w:color="F0AB00" w:themeColor="accent6"/>
          <w:insideH w:val="nil"/>
        </w:tcBorders>
        <w:shd w:val="clear" w:color="auto" w:fill="F0AB00" w:themeFill="accent6"/>
      </w:tcPr>
    </w:tblStylePr>
    <w:tblStylePr w:type="lastRow">
      <w:rPr>
        <w:b/>
        <w:bCs/>
      </w:rPr>
      <w:tblPr/>
      <w:tcPr>
        <w:tcBorders>
          <w:top w:val="double" w:sz="4" w:space="0" w:color="FFCF5D" w:themeColor="accent6" w:themeTint="99"/>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ListTable5Dark1">
    <w:name w:val="List Table 5 Dark1"/>
    <w:basedOn w:val="TableNormal"/>
    <w:uiPriority w:val="50"/>
    <w:semiHidden/>
    <w:rsid w:val="00815342"/>
    <w:pPr>
      <w:spacing w:line="240" w:lineRule="auto"/>
    </w:pPr>
    <w:rPr>
      <w:color w:val="FFFFFF" w:themeColor="background1"/>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semiHidden/>
    <w:rsid w:val="00815342"/>
    <w:pPr>
      <w:spacing w:line="240" w:lineRule="auto"/>
    </w:pPr>
    <w:rPr>
      <w:color w:val="FFFFFF" w:themeColor="background1"/>
    </w:rPr>
    <w:tblPr>
      <w:tblStyleRowBandSize w:val="1"/>
      <w:tblStyleColBandSize w:val="1"/>
      <w:tblBorders>
        <w:top w:val="single" w:sz="24" w:space="0" w:color="00428B" w:themeColor="accent1"/>
        <w:left w:val="single" w:sz="24" w:space="0" w:color="00428B" w:themeColor="accent1"/>
        <w:bottom w:val="single" w:sz="24" w:space="0" w:color="00428B" w:themeColor="accent1"/>
        <w:right w:val="single" w:sz="24" w:space="0" w:color="00428B" w:themeColor="accent1"/>
      </w:tblBorders>
    </w:tblPr>
    <w:tcPr>
      <w:shd w:val="clear" w:color="auto" w:fill="00428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semiHidden/>
    <w:rsid w:val="00815342"/>
    <w:pPr>
      <w:spacing w:line="240" w:lineRule="auto"/>
    </w:pPr>
    <w:rPr>
      <w:color w:val="FFFFFF" w:themeColor="background1"/>
    </w:rPr>
    <w:tblPr>
      <w:tblStyleRowBandSize w:val="1"/>
      <w:tblStyleColBandSize w:val="1"/>
      <w:tblBorders>
        <w:top w:val="single" w:sz="24" w:space="0" w:color="0092D7" w:themeColor="accent2"/>
        <w:left w:val="single" w:sz="24" w:space="0" w:color="0092D7" w:themeColor="accent2"/>
        <w:bottom w:val="single" w:sz="24" w:space="0" w:color="0092D7" w:themeColor="accent2"/>
        <w:right w:val="single" w:sz="24" w:space="0" w:color="0092D7" w:themeColor="accent2"/>
      </w:tblBorders>
    </w:tblPr>
    <w:tcPr>
      <w:shd w:val="clear" w:color="auto" w:fill="0092D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semiHidden/>
    <w:rsid w:val="00815342"/>
    <w:pPr>
      <w:spacing w:line="240" w:lineRule="auto"/>
    </w:pPr>
    <w:rPr>
      <w:color w:val="FFFFFF" w:themeColor="background1"/>
    </w:rPr>
    <w:tblPr>
      <w:tblStyleRowBandSize w:val="1"/>
      <w:tblStyleColBandSize w:val="1"/>
      <w:tblBorders>
        <w:top w:val="single" w:sz="24" w:space="0" w:color="46C2D7" w:themeColor="accent3"/>
        <w:left w:val="single" w:sz="24" w:space="0" w:color="46C2D7" w:themeColor="accent3"/>
        <w:bottom w:val="single" w:sz="24" w:space="0" w:color="46C2D7" w:themeColor="accent3"/>
        <w:right w:val="single" w:sz="24" w:space="0" w:color="46C2D7" w:themeColor="accent3"/>
      </w:tblBorders>
    </w:tblPr>
    <w:tcPr>
      <w:shd w:val="clear" w:color="auto" w:fill="46C2D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semiHidden/>
    <w:rsid w:val="00815342"/>
    <w:pPr>
      <w:spacing w:line="240" w:lineRule="auto"/>
    </w:pPr>
    <w:rPr>
      <w:color w:val="FFFFFF" w:themeColor="background1"/>
    </w:rPr>
    <w:tblPr>
      <w:tblStyleRowBandSize w:val="1"/>
      <w:tblStyleColBandSize w:val="1"/>
      <w:tblBorders>
        <w:top w:val="single" w:sz="24" w:space="0" w:color="75BB19" w:themeColor="accent4"/>
        <w:left w:val="single" w:sz="24" w:space="0" w:color="75BB19" w:themeColor="accent4"/>
        <w:bottom w:val="single" w:sz="24" w:space="0" w:color="75BB19" w:themeColor="accent4"/>
        <w:right w:val="single" w:sz="24" w:space="0" w:color="75BB19" w:themeColor="accent4"/>
      </w:tblBorders>
    </w:tblPr>
    <w:tcPr>
      <w:shd w:val="clear" w:color="auto" w:fill="75BB1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semiHidden/>
    <w:rsid w:val="00815342"/>
    <w:pPr>
      <w:spacing w:line="240" w:lineRule="auto"/>
    </w:pPr>
    <w:rPr>
      <w:color w:val="FFFFFF" w:themeColor="background1"/>
    </w:rPr>
    <w:tblPr>
      <w:tblStyleRowBandSize w:val="1"/>
      <w:tblStyleColBandSize w:val="1"/>
      <w:tblBorders>
        <w:top w:val="single" w:sz="24" w:space="0" w:color="C2D300" w:themeColor="accent5"/>
        <w:left w:val="single" w:sz="24" w:space="0" w:color="C2D300" w:themeColor="accent5"/>
        <w:bottom w:val="single" w:sz="24" w:space="0" w:color="C2D300" w:themeColor="accent5"/>
        <w:right w:val="single" w:sz="24" w:space="0" w:color="C2D300" w:themeColor="accent5"/>
      </w:tblBorders>
    </w:tblPr>
    <w:tcPr>
      <w:shd w:val="clear" w:color="auto" w:fill="C2D3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semiHidden/>
    <w:rsid w:val="00815342"/>
    <w:pPr>
      <w:spacing w:line="240" w:lineRule="auto"/>
    </w:pPr>
    <w:rPr>
      <w:color w:val="FFFFFF" w:themeColor="background1"/>
    </w:rPr>
    <w:tblPr>
      <w:tblStyleRowBandSize w:val="1"/>
      <w:tblStyleColBandSize w:val="1"/>
      <w:tblBorders>
        <w:top w:val="single" w:sz="24" w:space="0" w:color="F0AB00" w:themeColor="accent6"/>
        <w:left w:val="single" w:sz="24" w:space="0" w:color="F0AB00" w:themeColor="accent6"/>
        <w:bottom w:val="single" w:sz="24" w:space="0" w:color="F0AB00" w:themeColor="accent6"/>
        <w:right w:val="single" w:sz="24" w:space="0" w:color="F0AB00" w:themeColor="accent6"/>
      </w:tblBorders>
    </w:tblPr>
    <w:tcPr>
      <w:shd w:val="clear" w:color="auto" w:fill="F0AB0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semiHidden/>
    <w:rsid w:val="00815342"/>
    <w:pPr>
      <w:spacing w:line="240" w:lineRule="auto"/>
    </w:pPr>
    <w:tblPr>
      <w:tblStyleRowBandSize w:val="1"/>
      <w:tblStyleColBandSize w:val="1"/>
      <w:tblBorders>
        <w:top w:val="single" w:sz="4" w:space="0" w:color="231F20" w:themeColor="text1"/>
        <w:bottom w:val="single" w:sz="4" w:space="0" w:color="231F20" w:themeColor="text1"/>
      </w:tblBorders>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6Colorful-Accent11">
    <w:name w:val="List Table 6 Colorful - Accent 11"/>
    <w:basedOn w:val="TableNormal"/>
    <w:uiPriority w:val="51"/>
    <w:semiHidden/>
    <w:rsid w:val="00815342"/>
    <w:pPr>
      <w:spacing w:line="240" w:lineRule="auto"/>
    </w:pPr>
    <w:rPr>
      <w:color w:val="003168" w:themeColor="accent1" w:themeShade="BF"/>
    </w:rPr>
    <w:tblPr>
      <w:tblStyleRowBandSize w:val="1"/>
      <w:tblStyleColBandSize w:val="1"/>
      <w:tblBorders>
        <w:top w:val="single" w:sz="4" w:space="0" w:color="00428B" w:themeColor="accent1"/>
        <w:bottom w:val="single" w:sz="4" w:space="0" w:color="00428B" w:themeColor="accent1"/>
      </w:tblBorders>
    </w:tblPr>
    <w:tblStylePr w:type="firstRow">
      <w:rPr>
        <w:b/>
        <w:bCs/>
      </w:rPr>
      <w:tblPr/>
      <w:tcPr>
        <w:tcBorders>
          <w:bottom w:val="single" w:sz="4" w:space="0" w:color="00428B" w:themeColor="accent1"/>
        </w:tcBorders>
      </w:tcPr>
    </w:tblStylePr>
    <w:tblStylePr w:type="lastRow">
      <w:rPr>
        <w:b/>
        <w:bCs/>
      </w:rPr>
      <w:tblPr/>
      <w:tcPr>
        <w:tcBorders>
          <w:top w:val="double" w:sz="4" w:space="0" w:color="00428B" w:themeColor="accent1"/>
        </w:tcBorders>
      </w:tcPr>
    </w:tblStylePr>
    <w:tblStylePr w:type="firstCol">
      <w:rPr>
        <w:b/>
        <w:bCs/>
      </w:rPr>
    </w:tblStylePr>
    <w:tblStylePr w:type="lastCol">
      <w:rPr>
        <w:b/>
        <w:bCs/>
      </w:rPr>
    </w:tblStylePr>
    <w:tblStylePr w:type="band1Vert">
      <w:tblPr/>
      <w:tcPr>
        <w:shd w:val="clear" w:color="auto" w:fill="B4D7FF" w:themeFill="accent1" w:themeFillTint="33"/>
      </w:tcPr>
    </w:tblStylePr>
    <w:tblStylePr w:type="band1Horz">
      <w:tblPr/>
      <w:tcPr>
        <w:shd w:val="clear" w:color="auto" w:fill="B4D7FF" w:themeFill="accent1" w:themeFillTint="33"/>
      </w:tcPr>
    </w:tblStylePr>
  </w:style>
  <w:style w:type="table" w:customStyle="1" w:styleId="ListTable6Colorful-Accent21">
    <w:name w:val="List Table 6 Colorful - Accent 21"/>
    <w:basedOn w:val="TableNormal"/>
    <w:uiPriority w:val="51"/>
    <w:semiHidden/>
    <w:rsid w:val="00815342"/>
    <w:pPr>
      <w:spacing w:line="240" w:lineRule="auto"/>
    </w:pPr>
    <w:rPr>
      <w:color w:val="006DA1" w:themeColor="accent2" w:themeShade="BF"/>
    </w:rPr>
    <w:tblPr>
      <w:tblStyleRowBandSize w:val="1"/>
      <w:tblStyleColBandSize w:val="1"/>
      <w:tblBorders>
        <w:top w:val="single" w:sz="4" w:space="0" w:color="0092D7" w:themeColor="accent2"/>
        <w:bottom w:val="single" w:sz="4" w:space="0" w:color="0092D7" w:themeColor="accent2"/>
      </w:tblBorders>
    </w:tblPr>
    <w:tblStylePr w:type="firstRow">
      <w:rPr>
        <w:b/>
        <w:bCs/>
      </w:rPr>
      <w:tblPr/>
      <w:tcPr>
        <w:tcBorders>
          <w:bottom w:val="single" w:sz="4" w:space="0" w:color="0092D7" w:themeColor="accent2"/>
        </w:tcBorders>
      </w:tcPr>
    </w:tblStylePr>
    <w:tblStylePr w:type="lastRow">
      <w:rPr>
        <w:b/>
        <w:bCs/>
      </w:rPr>
      <w:tblPr/>
      <w:tcPr>
        <w:tcBorders>
          <w:top w:val="double" w:sz="4" w:space="0" w:color="0092D7" w:themeColor="accent2"/>
        </w:tcBorders>
      </w:tcPr>
    </w:tblStylePr>
    <w:tblStylePr w:type="firstCol">
      <w:rPr>
        <w:b/>
        <w:bCs/>
      </w:rPr>
    </w:tblStylePr>
    <w:tblStylePr w:type="lastCol">
      <w:rPr>
        <w:b/>
        <w:bCs/>
      </w:rPr>
    </w:tblStylePr>
    <w:tblStylePr w:type="band1Vert">
      <w:tblPr/>
      <w:tcPr>
        <w:shd w:val="clear" w:color="auto" w:fill="C4ECFF" w:themeFill="accent2" w:themeFillTint="33"/>
      </w:tcPr>
    </w:tblStylePr>
    <w:tblStylePr w:type="band1Horz">
      <w:tblPr/>
      <w:tcPr>
        <w:shd w:val="clear" w:color="auto" w:fill="C4ECFF" w:themeFill="accent2" w:themeFillTint="33"/>
      </w:tcPr>
    </w:tblStylePr>
  </w:style>
  <w:style w:type="table" w:customStyle="1" w:styleId="ListTable6Colorful-Accent31">
    <w:name w:val="List Table 6 Colorful - Accent 31"/>
    <w:basedOn w:val="TableNormal"/>
    <w:uiPriority w:val="51"/>
    <w:semiHidden/>
    <w:rsid w:val="00815342"/>
    <w:pPr>
      <w:spacing w:line="240" w:lineRule="auto"/>
    </w:pPr>
    <w:rPr>
      <w:color w:val="269BAF" w:themeColor="accent3" w:themeShade="BF"/>
    </w:rPr>
    <w:tblPr>
      <w:tblStyleRowBandSize w:val="1"/>
      <w:tblStyleColBandSize w:val="1"/>
      <w:tblBorders>
        <w:top w:val="single" w:sz="4" w:space="0" w:color="46C2D7" w:themeColor="accent3"/>
        <w:bottom w:val="single" w:sz="4" w:space="0" w:color="46C2D7" w:themeColor="accent3"/>
      </w:tblBorders>
    </w:tblPr>
    <w:tblStylePr w:type="firstRow">
      <w:rPr>
        <w:b/>
        <w:bCs/>
      </w:rPr>
      <w:tblPr/>
      <w:tcPr>
        <w:tcBorders>
          <w:bottom w:val="single" w:sz="4" w:space="0" w:color="46C2D7" w:themeColor="accent3"/>
        </w:tcBorders>
      </w:tcPr>
    </w:tblStylePr>
    <w:tblStylePr w:type="lastRow">
      <w:rPr>
        <w:b/>
        <w:bCs/>
      </w:rPr>
      <w:tblPr/>
      <w:tcPr>
        <w:tcBorders>
          <w:top w:val="double" w:sz="4" w:space="0" w:color="46C2D7" w:themeColor="accent3"/>
        </w:tcBorders>
      </w:tcPr>
    </w:tblStylePr>
    <w:tblStylePr w:type="firstCol">
      <w:rPr>
        <w:b/>
        <w:bCs/>
      </w:rPr>
    </w:tblStylePr>
    <w:tblStylePr w:type="lastCol">
      <w:rPr>
        <w:b/>
        <w:bCs/>
      </w:rPr>
    </w:tblStylePr>
    <w:tblStylePr w:type="band1Vert">
      <w:tblPr/>
      <w:tcPr>
        <w:shd w:val="clear" w:color="auto" w:fill="DAF2F7" w:themeFill="accent3" w:themeFillTint="33"/>
      </w:tcPr>
    </w:tblStylePr>
    <w:tblStylePr w:type="band1Horz">
      <w:tblPr/>
      <w:tcPr>
        <w:shd w:val="clear" w:color="auto" w:fill="DAF2F7" w:themeFill="accent3" w:themeFillTint="33"/>
      </w:tcPr>
    </w:tblStylePr>
  </w:style>
  <w:style w:type="table" w:customStyle="1" w:styleId="ListTable6Colorful-Accent41">
    <w:name w:val="List Table 6 Colorful - Accent 41"/>
    <w:basedOn w:val="TableNormal"/>
    <w:uiPriority w:val="51"/>
    <w:semiHidden/>
    <w:rsid w:val="00815342"/>
    <w:pPr>
      <w:spacing w:line="240" w:lineRule="auto"/>
    </w:pPr>
    <w:rPr>
      <w:color w:val="578B12" w:themeColor="accent4" w:themeShade="BF"/>
    </w:rPr>
    <w:tblPr>
      <w:tblStyleRowBandSize w:val="1"/>
      <w:tblStyleColBandSize w:val="1"/>
      <w:tblBorders>
        <w:top w:val="single" w:sz="4" w:space="0" w:color="75BB19" w:themeColor="accent4"/>
        <w:bottom w:val="single" w:sz="4" w:space="0" w:color="75BB19" w:themeColor="accent4"/>
      </w:tblBorders>
    </w:tblPr>
    <w:tblStylePr w:type="firstRow">
      <w:rPr>
        <w:b/>
        <w:bCs/>
      </w:rPr>
      <w:tblPr/>
      <w:tcPr>
        <w:tcBorders>
          <w:bottom w:val="single" w:sz="4" w:space="0" w:color="75BB19" w:themeColor="accent4"/>
        </w:tcBorders>
      </w:tcPr>
    </w:tblStylePr>
    <w:tblStylePr w:type="lastRow">
      <w:rPr>
        <w:b/>
        <w:bCs/>
      </w:rPr>
      <w:tblPr/>
      <w:tcPr>
        <w:tcBorders>
          <w:top w:val="double" w:sz="4" w:space="0" w:color="75BB19" w:themeColor="accent4"/>
        </w:tcBorders>
      </w:tcPr>
    </w:tblStylePr>
    <w:tblStylePr w:type="firstCol">
      <w:rPr>
        <w:b/>
        <w:bCs/>
      </w:rPr>
    </w:tblStylePr>
    <w:tblStylePr w:type="lastCol">
      <w:rPr>
        <w:b/>
        <w:bCs/>
      </w:rPr>
    </w:tblStylePr>
    <w:tblStylePr w:type="band1Vert">
      <w:tblPr/>
      <w:tcPr>
        <w:shd w:val="clear" w:color="auto" w:fill="E4F8CA" w:themeFill="accent4" w:themeFillTint="33"/>
      </w:tcPr>
    </w:tblStylePr>
    <w:tblStylePr w:type="band1Horz">
      <w:tblPr/>
      <w:tcPr>
        <w:shd w:val="clear" w:color="auto" w:fill="E4F8CA" w:themeFill="accent4" w:themeFillTint="33"/>
      </w:tcPr>
    </w:tblStylePr>
  </w:style>
  <w:style w:type="table" w:customStyle="1" w:styleId="ListTable6Colorful-Accent51">
    <w:name w:val="List Table 6 Colorful - Accent 51"/>
    <w:basedOn w:val="TableNormal"/>
    <w:uiPriority w:val="51"/>
    <w:semiHidden/>
    <w:rsid w:val="00815342"/>
    <w:pPr>
      <w:spacing w:line="240" w:lineRule="auto"/>
    </w:pPr>
    <w:rPr>
      <w:color w:val="909E00" w:themeColor="accent5" w:themeShade="BF"/>
    </w:rPr>
    <w:tblPr>
      <w:tblStyleRowBandSize w:val="1"/>
      <w:tblStyleColBandSize w:val="1"/>
      <w:tblBorders>
        <w:top w:val="single" w:sz="4" w:space="0" w:color="C2D300" w:themeColor="accent5"/>
        <w:bottom w:val="single" w:sz="4" w:space="0" w:color="C2D300" w:themeColor="accent5"/>
      </w:tblBorders>
    </w:tblPr>
    <w:tblStylePr w:type="firstRow">
      <w:rPr>
        <w:b/>
        <w:bCs/>
      </w:rPr>
      <w:tblPr/>
      <w:tcPr>
        <w:tcBorders>
          <w:bottom w:val="single" w:sz="4" w:space="0" w:color="C2D300" w:themeColor="accent5"/>
        </w:tcBorders>
      </w:tcPr>
    </w:tblStylePr>
    <w:tblStylePr w:type="lastRow">
      <w:rPr>
        <w:b/>
        <w:bCs/>
      </w:rPr>
      <w:tblPr/>
      <w:tcPr>
        <w:tcBorders>
          <w:top w:val="double" w:sz="4" w:space="0" w:color="C2D300" w:themeColor="accent5"/>
        </w:tcBorders>
      </w:tcPr>
    </w:tblStylePr>
    <w:tblStylePr w:type="firstCol">
      <w:rPr>
        <w:b/>
        <w:bCs/>
      </w:rPr>
    </w:tblStylePr>
    <w:tblStylePr w:type="lastCol">
      <w:rPr>
        <w:b/>
        <w:bCs/>
      </w:rPr>
    </w:tblStylePr>
    <w:tblStylePr w:type="band1Vert">
      <w:tblPr/>
      <w:tcPr>
        <w:shd w:val="clear" w:color="auto" w:fill="FAFFC3" w:themeFill="accent5" w:themeFillTint="33"/>
      </w:tcPr>
    </w:tblStylePr>
    <w:tblStylePr w:type="band1Horz">
      <w:tblPr/>
      <w:tcPr>
        <w:shd w:val="clear" w:color="auto" w:fill="FAFFC3" w:themeFill="accent5" w:themeFillTint="33"/>
      </w:tcPr>
    </w:tblStylePr>
  </w:style>
  <w:style w:type="table" w:customStyle="1" w:styleId="ListTable6Colorful-Accent61">
    <w:name w:val="List Table 6 Colorful - Accent 61"/>
    <w:basedOn w:val="TableNormal"/>
    <w:uiPriority w:val="51"/>
    <w:semiHidden/>
    <w:rsid w:val="00815342"/>
    <w:pPr>
      <w:spacing w:line="240" w:lineRule="auto"/>
    </w:pPr>
    <w:rPr>
      <w:color w:val="B37F00" w:themeColor="accent6" w:themeShade="BF"/>
    </w:rPr>
    <w:tblPr>
      <w:tblStyleRowBandSize w:val="1"/>
      <w:tblStyleColBandSize w:val="1"/>
      <w:tblBorders>
        <w:top w:val="single" w:sz="4" w:space="0" w:color="F0AB00" w:themeColor="accent6"/>
        <w:bottom w:val="single" w:sz="4" w:space="0" w:color="F0AB00" w:themeColor="accent6"/>
      </w:tblBorders>
    </w:tblPr>
    <w:tblStylePr w:type="firstRow">
      <w:rPr>
        <w:b/>
        <w:bCs/>
      </w:rPr>
      <w:tblPr/>
      <w:tcPr>
        <w:tcBorders>
          <w:bottom w:val="single" w:sz="4" w:space="0" w:color="F0AB00" w:themeColor="accent6"/>
        </w:tcBorders>
      </w:tcPr>
    </w:tblStylePr>
    <w:tblStylePr w:type="lastRow">
      <w:rPr>
        <w:b/>
        <w:bCs/>
      </w:rPr>
      <w:tblPr/>
      <w:tcPr>
        <w:tcBorders>
          <w:top w:val="double" w:sz="4" w:space="0" w:color="F0AB00" w:themeColor="accent6"/>
        </w:tcBorders>
      </w:tcPr>
    </w:tblStylePr>
    <w:tblStylePr w:type="firstCol">
      <w:rPr>
        <w:b/>
        <w:bCs/>
      </w:rPr>
    </w:tblStylePr>
    <w:tblStylePr w:type="lastCol">
      <w:rPr>
        <w:b/>
        <w:bCs/>
      </w:rPr>
    </w:tblStylePr>
    <w:tblStylePr w:type="band1Vert">
      <w:tblPr/>
      <w:tcPr>
        <w:shd w:val="clear" w:color="auto" w:fill="FFEFC9" w:themeFill="accent6" w:themeFillTint="33"/>
      </w:tcPr>
    </w:tblStylePr>
    <w:tblStylePr w:type="band1Horz">
      <w:tblPr/>
      <w:tcPr>
        <w:shd w:val="clear" w:color="auto" w:fill="FFEFC9" w:themeFill="accent6" w:themeFillTint="33"/>
      </w:tcPr>
    </w:tblStylePr>
  </w:style>
  <w:style w:type="table" w:customStyle="1" w:styleId="ListTable7Colorful1">
    <w:name w:val="List Table 7 Colorful1"/>
    <w:basedOn w:val="TableNormal"/>
    <w:uiPriority w:val="52"/>
    <w:semiHidden/>
    <w:rsid w:val="0081534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semiHidden/>
    <w:rsid w:val="00815342"/>
    <w:pPr>
      <w:spacing w:line="240" w:lineRule="auto"/>
    </w:pPr>
    <w:rPr>
      <w:color w:val="003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428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428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428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428B" w:themeColor="accent1"/>
        </w:tcBorders>
        <w:shd w:val="clear" w:color="auto" w:fill="FFFFFF" w:themeFill="background1"/>
      </w:tcPr>
    </w:tblStylePr>
    <w:tblStylePr w:type="band1Vert">
      <w:tblPr/>
      <w:tcPr>
        <w:shd w:val="clear" w:color="auto" w:fill="B4D7FF" w:themeFill="accent1" w:themeFillTint="33"/>
      </w:tcPr>
    </w:tblStylePr>
    <w:tblStylePr w:type="band1Horz">
      <w:tblPr/>
      <w:tcPr>
        <w:shd w:val="clear" w:color="auto" w:fill="B4D7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semiHidden/>
    <w:rsid w:val="00815342"/>
    <w:pPr>
      <w:spacing w:line="240" w:lineRule="auto"/>
    </w:pPr>
    <w:rPr>
      <w:color w:val="006DA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2D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2D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2D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2D7" w:themeColor="accent2"/>
        </w:tcBorders>
        <w:shd w:val="clear" w:color="auto" w:fill="FFFFFF" w:themeFill="background1"/>
      </w:tcPr>
    </w:tblStylePr>
    <w:tblStylePr w:type="band1Vert">
      <w:tblPr/>
      <w:tcPr>
        <w:shd w:val="clear" w:color="auto" w:fill="C4ECFF" w:themeFill="accent2" w:themeFillTint="33"/>
      </w:tcPr>
    </w:tblStylePr>
    <w:tblStylePr w:type="band1Horz">
      <w:tblPr/>
      <w:tcPr>
        <w:shd w:val="clear" w:color="auto" w:fill="C4EC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semiHidden/>
    <w:rsid w:val="00815342"/>
    <w:pPr>
      <w:spacing w:line="240" w:lineRule="auto"/>
    </w:pPr>
    <w:rPr>
      <w:color w:val="269BA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6C2D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6C2D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6C2D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6C2D7" w:themeColor="accent3"/>
        </w:tcBorders>
        <w:shd w:val="clear" w:color="auto" w:fill="FFFFFF" w:themeFill="background1"/>
      </w:tcPr>
    </w:tblStylePr>
    <w:tblStylePr w:type="band1Vert">
      <w:tblPr/>
      <w:tcPr>
        <w:shd w:val="clear" w:color="auto" w:fill="DAF2F7" w:themeFill="accent3" w:themeFillTint="33"/>
      </w:tcPr>
    </w:tblStylePr>
    <w:tblStylePr w:type="band1Horz">
      <w:tblPr/>
      <w:tcPr>
        <w:shd w:val="clear" w:color="auto" w:fill="DAF2F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semiHidden/>
    <w:rsid w:val="00815342"/>
    <w:pPr>
      <w:spacing w:line="240" w:lineRule="auto"/>
    </w:pPr>
    <w:rPr>
      <w:color w:val="578B1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5BB1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5BB1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5BB1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5BB19" w:themeColor="accent4"/>
        </w:tcBorders>
        <w:shd w:val="clear" w:color="auto" w:fill="FFFFFF" w:themeFill="background1"/>
      </w:tcPr>
    </w:tblStylePr>
    <w:tblStylePr w:type="band1Vert">
      <w:tblPr/>
      <w:tcPr>
        <w:shd w:val="clear" w:color="auto" w:fill="E4F8CA" w:themeFill="accent4" w:themeFillTint="33"/>
      </w:tcPr>
    </w:tblStylePr>
    <w:tblStylePr w:type="band1Horz">
      <w:tblPr/>
      <w:tcPr>
        <w:shd w:val="clear" w:color="auto" w:fill="E4F8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semiHidden/>
    <w:rsid w:val="00815342"/>
    <w:pPr>
      <w:spacing w:line="240" w:lineRule="auto"/>
    </w:pPr>
    <w:rPr>
      <w:color w:val="909E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2D3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2D3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2D3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2D300" w:themeColor="accent5"/>
        </w:tcBorders>
        <w:shd w:val="clear" w:color="auto" w:fill="FFFFFF" w:themeFill="background1"/>
      </w:tcPr>
    </w:tblStylePr>
    <w:tblStylePr w:type="band1Vert">
      <w:tblPr/>
      <w:tcPr>
        <w:shd w:val="clear" w:color="auto" w:fill="FAFFC3" w:themeFill="accent5" w:themeFillTint="33"/>
      </w:tcPr>
    </w:tblStylePr>
    <w:tblStylePr w:type="band1Horz">
      <w:tblPr/>
      <w:tcPr>
        <w:shd w:val="clear" w:color="auto" w:fill="FAFFC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semiHidden/>
    <w:rsid w:val="00815342"/>
    <w:pPr>
      <w:spacing w:line="240" w:lineRule="auto"/>
    </w:pPr>
    <w:rPr>
      <w:color w:val="B37F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AB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AB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AB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AB00" w:themeColor="accent6"/>
        </w:tcBorders>
        <w:shd w:val="clear" w:color="auto" w:fill="FFFFFF" w:themeFill="background1"/>
      </w:tcPr>
    </w:tblStylePr>
    <w:tblStylePr w:type="band1Vert">
      <w:tblPr/>
      <w:tcPr>
        <w:shd w:val="clear" w:color="auto" w:fill="FFEFC9" w:themeFill="accent6" w:themeFillTint="33"/>
      </w:tcPr>
    </w:tblStylePr>
    <w:tblStylePr w:type="band1Horz">
      <w:tblPr/>
      <w:tcPr>
        <w:shd w:val="clear" w:color="auto" w:fill="FFEFC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rsid w:val="00815342"/>
    <w:pPr>
      <w:spacing w:line="240" w:lineRule="auto"/>
    </w:pPr>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insideV w:val="single" w:sz="8" w:space="0" w:color="5D5356" w:themeColor="text1" w:themeTint="BF"/>
      </w:tblBorders>
    </w:tblPr>
    <w:tcPr>
      <w:shd w:val="clear" w:color="auto" w:fill="CBC4C6" w:themeFill="text1" w:themeFillTint="3F"/>
    </w:tcPr>
    <w:tblStylePr w:type="firstRow">
      <w:rPr>
        <w:b/>
        <w:bCs/>
      </w:rPr>
    </w:tblStylePr>
    <w:tblStylePr w:type="lastRow">
      <w:rPr>
        <w:b/>
        <w:bCs/>
      </w:rPr>
      <w:tblPr/>
      <w:tcPr>
        <w:tcBorders>
          <w:top w:val="single" w:sz="18" w:space="0" w:color="5D5356" w:themeColor="text1" w:themeTint="BF"/>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MediumGrid1-Accent1">
    <w:name w:val="Medium Grid 1 Accent 1"/>
    <w:basedOn w:val="TableNormal"/>
    <w:uiPriority w:val="67"/>
    <w:semiHidden/>
    <w:rsid w:val="00815342"/>
    <w:pPr>
      <w:spacing w:line="240" w:lineRule="auto"/>
    </w:pPr>
    <w:tblPr>
      <w:tblStyleRowBandSize w:val="1"/>
      <w:tblStyleColBandSize w:val="1"/>
      <w:tblBorders>
        <w:top w:val="single" w:sz="8" w:space="0" w:color="006EE8" w:themeColor="accent1" w:themeTint="BF"/>
        <w:left w:val="single" w:sz="8" w:space="0" w:color="006EE8" w:themeColor="accent1" w:themeTint="BF"/>
        <w:bottom w:val="single" w:sz="8" w:space="0" w:color="006EE8" w:themeColor="accent1" w:themeTint="BF"/>
        <w:right w:val="single" w:sz="8" w:space="0" w:color="006EE8" w:themeColor="accent1" w:themeTint="BF"/>
        <w:insideH w:val="single" w:sz="8" w:space="0" w:color="006EE8" w:themeColor="accent1" w:themeTint="BF"/>
        <w:insideV w:val="single" w:sz="8" w:space="0" w:color="006EE8" w:themeColor="accent1" w:themeTint="BF"/>
      </w:tblBorders>
    </w:tblPr>
    <w:tcPr>
      <w:shd w:val="clear" w:color="auto" w:fill="A3CEFF" w:themeFill="accent1" w:themeFillTint="3F"/>
    </w:tcPr>
    <w:tblStylePr w:type="firstRow">
      <w:rPr>
        <w:b/>
        <w:bCs/>
      </w:rPr>
    </w:tblStylePr>
    <w:tblStylePr w:type="lastRow">
      <w:rPr>
        <w:b/>
        <w:bCs/>
      </w:rPr>
      <w:tblPr/>
      <w:tcPr>
        <w:tcBorders>
          <w:top w:val="single" w:sz="18" w:space="0" w:color="006EE8" w:themeColor="accent1" w:themeTint="BF"/>
        </w:tcBorders>
      </w:tcPr>
    </w:tblStylePr>
    <w:tblStylePr w:type="firstCol">
      <w:rPr>
        <w:b/>
        <w:bCs/>
      </w:rPr>
    </w:tblStylePr>
    <w:tblStylePr w:type="lastCol">
      <w:rPr>
        <w:b/>
        <w:bCs/>
      </w:rPr>
    </w:tblStylePr>
    <w:tblStylePr w:type="band1Vert">
      <w:tblPr/>
      <w:tcPr>
        <w:shd w:val="clear" w:color="auto" w:fill="469DFF" w:themeFill="accent1" w:themeFillTint="7F"/>
      </w:tcPr>
    </w:tblStylePr>
    <w:tblStylePr w:type="band1Horz">
      <w:tblPr/>
      <w:tcPr>
        <w:shd w:val="clear" w:color="auto" w:fill="469DFF" w:themeFill="accent1" w:themeFillTint="7F"/>
      </w:tcPr>
    </w:tblStylePr>
  </w:style>
  <w:style w:type="table" w:styleId="MediumGrid1-Accent2">
    <w:name w:val="Medium Grid 1 Accent 2"/>
    <w:basedOn w:val="TableNormal"/>
    <w:uiPriority w:val="67"/>
    <w:semiHidden/>
    <w:rsid w:val="00815342"/>
    <w:pPr>
      <w:spacing w:line="240" w:lineRule="auto"/>
    </w:pPr>
    <w:tblPr>
      <w:tblStyleRowBandSize w:val="1"/>
      <w:tblStyleColBandSize w:val="1"/>
      <w:tblBorders>
        <w:top w:val="single" w:sz="8" w:space="0" w:color="22B7FF" w:themeColor="accent2" w:themeTint="BF"/>
        <w:left w:val="single" w:sz="8" w:space="0" w:color="22B7FF" w:themeColor="accent2" w:themeTint="BF"/>
        <w:bottom w:val="single" w:sz="8" w:space="0" w:color="22B7FF" w:themeColor="accent2" w:themeTint="BF"/>
        <w:right w:val="single" w:sz="8" w:space="0" w:color="22B7FF" w:themeColor="accent2" w:themeTint="BF"/>
        <w:insideH w:val="single" w:sz="8" w:space="0" w:color="22B7FF" w:themeColor="accent2" w:themeTint="BF"/>
        <w:insideV w:val="single" w:sz="8" w:space="0" w:color="22B7FF" w:themeColor="accent2" w:themeTint="BF"/>
      </w:tblBorders>
    </w:tblPr>
    <w:tcPr>
      <w:shd w:val="clear" w:color="auto" w:fill="B6E7FF" w:themeFill="accent2" w:themeFillTint="3F"/>
    </w:tcPr>
    <w:tblStylePr w:type="firstRow">
      <w:rPr>
        <w:b/>
        <w:bCs/>
      </w:rPr>
    </w:tblStylePr>
    <w:tblStylePr w:type="lastRow">
      <w:rPr>
        <w:b/>
        <w:bCs/>
      </w:rPr>
      <w:tblPr/>
      <w:tcPr>
        <w:tcBorders>
          <w:top w:val="single" w:sz="18" w:space="0" w:color="22B7FF" w:themeColor="accent2" w:themeTint="BF"/>
        </w:tcBorders>
      </w:tcPr>
    </w:tblStylePr>
    <w:tblStylePr w:type="firstCol">
      <w:rPr>
        <w:b/>
        <w:bCs/>
      </w:rPr>
    </w:tblStylePr>
    <w:tblStylePr w:type="lastCol">
      <w:rPr>
        <w:b/>
        <w:bCs/>
      </w:rPr>
    </w:tblStylePr>
    <w:tblStylePr w:type="band1Vert">
      <w:tblPr/>
      <w:tcPr>
        <w:shd w:val="clear" w:color="auto" w:fill="6CCFFF" w:themeFill="accent2" w:themeFillTint="7F"/>
      </w:tcPr>
    </w:tblStylePr>
    <w:tblStylePr w:type="band1Horz">
      <w:tblPr/>
      <w:tcPr>
        <w:shd w:val="clear" w:color="auto" w:fill="6CCFFF" w:themeFill="accent2" w:themeFillTint="7F"/>
      </w:tcPr>
    </w:tblStylePr>
  </w:style>
  <w:style w:type="table" w:styleId="MediumGrid1-Accent3">
    <w:name w:val="Medium Grid 1 Accent 3"/>
    <w:basedOn w:val="TableNormal"/>
    <w:uiPriority w:val="67"/>
    <w:semiHidden/>
    <w:rsid w:val="00815342"/>
    <w:pPr>
      <w:spacing w:line="240" w:lineRule="auto"/>
    </w:pPr>
    <w:tblPr>
      <w:tblStyleRowBandSize w:val="1"/>
      <w:tblStyleColBandSize w:val="1"/>
      <w:tblBorders>
        <w:top w:val="single" w:sz="8" w:space="0" w:color="74D1E1" w:themeColor="accent3" w:themeTint="BF"/>
        <w:left w:val="single" w:sz="8" w:space="0" w:color="74D1E1" w:themeColor="accent3" w:themeTint="BF"/>
        <w:bottom w:val="single" w:sz="8" w:space="0" w:color="74D1E1" w:themeColor="accent3" w:themeTint="BF"/>
        <w:right w:val="single" w:sz="8" w:space="0" w:color="74D1E1" w:themeColor="accent3" w:themeTint="BF"/>
        <w:insideH w:val="single" w:sz="8" w:space="0" w:color="74D1E1" w:themeColor="accent3" w:themeTint="BF"/>
        <w:insideV w:val="single" w:sz="8" w:space="0" w:color="74D1E1" w:themeColor="accent3" w:themeTint="BF"/>
      </w:tblBorders>
    </w:tblPr>
    <w:tcPr>
      <w:shd w:val="clear" w:color="auto" w:fill="D1EFF5" w:themeFill="accent3" w:themeFillTint="3F"/>
    </w:tcPr>
    <w:tblStylePr w:type="firstRow">
      <w:rPr>
        <w:b/>
        <w:bCs/>
      </w:rPr>
    </w:tblStylePr>
    <w:tblStylePr w:type="lastRow">
      <w:rPr>
        <w:b/>
        <w:bCs/>
      </w:rPr>
      <w:tblPr/>
      <w:tcPr>
        <w:tcBorders>
          <w:top w:val="single" w:sz="18" w:space="0" w:color="74D1E1" w:themeColor="accent3" w:themeTint="BF"/>
        </w:tcBorders>
      </w:tcPr>
    </w:tblStylePr>
    <w:tblStylePr w:type="firstCol">
      <w:rPr>
        <w:b/>
        <w:bCs/>
      </w:rPr>
    </w:tblStylePr>
    <w:tblStylePr w:type="lastCol">
      <w:rPr>
        <w:b/>
        <w:bCs/>
      </w:rPr>
    </w:tblStylePr>
    <w:tblStylePr w:type="band1Vert">
      <w:tblPr/>
      <w:tcPr>
        <w:shd w:val="clear" w:color="auto" w:fill="A2E0EB" w:themeFill="accent3" w:themeFillTint="7F"/>
      </w:tcPr>
    </w:tblStylePr>
    <w:tblStylePr w:type="band1Horz">
      <w:tblPr/>
      <w:tcPr>
        <w:shd w:val="clear" w:color="auto" w:fill="A2E0EB" w:themeFill="accent3" w:themeFillTint="7F"/>
      </w:tcPr>
    </w:tblStylePr>
  </w:style>
  <w:style w:type="table" w:styleId="MediumGrid1-Accent4">
    <w:name w:val="Medium Grid 1 Accent 4"/>
    <w:basedOn w:val="TableNormal"/>
    <w:uiPriority w:val="67"/>
    <w:semiHidden/>
    <w:rsid w:val="00815342"/>
    <w:pPr>
      <w:spacing w:line="240" w:lineRule="auto"/>
    </w:pPr>
    <w:tblPr>
      <w:tblStyleRowBandSize w:val="1"/>
      <w:tblStyleColBandSize w:val="1"/>
      <w:tblBorders>
        <w:top w:val="single" w:sz="8" w:space="0" w:color="9AE43A" w:themeColor="accent4" w:themeTint="BF"/>
        <w:left w:val="single" w:sz="8" w:space="0" w:color="9AE43A" w:themeColor="accent4" w:themeTint="BF"/>
        <w:bottom w:val="single" w:sz="8" w:space="0" w:color="9AE43A" w:themeColor="accent4" w:themeTint="BF"/>
        <w:right w:val="single" w:sz="8" w:space="0" w:color="9AE43A" w:themeColor="accent4" w:themeTint="BF"/>
        <w:insideH w:val="single" w:sz="8" w:space="0" w:color="9AE43A" w:themeColor="accent4" w:themeTint="BF"/>
        <w:insideV w:val="single" w:sz="8" w:space="0" w:color="9AE43A" w:themeColor="accent4" w:themeTint="BF"/>
      </w:tblBorders>
    </w:tblPr>
    <w:tcPr>
      <w:shd w:val="clear" w:color="auto" w:fill="DDF6BE" w:themeFill="accent4" w:themeFillTint="3F"/>
    </w:tcPr>
    <w:tblStylePr w:type="firstRow">
      <w:rPr>
        <w:b/>
        <w:bCs/>
      </w:rPr>
    </w:tblStylePr>
    <w:tblStylePr w:type="lastRow">
      <w:rPr>
        <w:b/>
        <w:bCs/>
      </w:rPr>
      <w:tblPr/>
      <w:tcPr>
        <w:tcBorders>
          <w:top w:val="single" w:sz="18" w:space="0" w:color="9AE43A" w:themeColor="accent4" w:themeTint="BF"/>
        </w:tcBorders>
      </w:tcPr>
    </w:tblStylePr>
    <w:tblStylePr w:type="firstCol">
      <w:rPr>
        <w:b/>
        <w:bCs/>
      </w:rPr>
    </w:tblStylePr>
    <w:tblStylePr w:type="lastCol">
      <w:rPr>
        <w:b/>
        <w:bCs/>
      </w:rPr>
    </w:tblStylePr>
    <w:tblStylePr w:type="band1Vert">
      <w:tblPr/>
      <w:tcPr>
        <w:shd w:val="clear" w:color="auto" w:fill="BCED7B" w:themeFill="accent4" w:themeFillTint="7F"/>
      </w:tcPr>
    </w:tblStylePr>
    <w:tblStylePr w:type="band1Horz">
      <w:tblPr/>
      <w:tcPr>
        <w:shd w:val="clear" w:color="auto" w:fill="BCED7B" w:themeFill="accent4" w:themeFillTint="7F"/>
      </w:tcPr>
    </w:tblStylePr>
  </w:style>
  <w:style w:type="table" w:styleId="MediumGrid1-Accent5">
    <w:name w:val="Medium Grid 1 Accent 5"/>
    <w:basedOn w:val="TableNormal"/>
    <w:uiPriority w:val="67"/>
    <w:semiHidden/>
    <w:rsid w:val="00815342"/>
    <w:pPr>
      <w:spacing w:line="240" w:lineRule="auto"/>
    </w:pPr>
    <w:tblPr>
      <w:tblStyleRowBandSize w:val="1"/>
      <w:tblStyleColBandSize w:val="1"/>
      <w:tblBorders>
        <w:top w:val="single" w:sz="8" w:space="0" w:color="ECFF1F" w:themeColor="accent5" w:themeTint="BF"/>
        <w:left w:val="single" w:sz="8" w:space="0" w:color="ECFF1F" w:themeColor="accent5" w:themeTint="BF"/>
        <w:bottom w:val="single" w:sz="8" w:space="0" w:color="ECFF1F" w:themeColor="accent5" w:themeTint="BF"/>
        <w:right w:val="single" w:sz="8" w:space="0" w:color="ECFF1F" w:themeColor="accent5" w:themeTint="BF"/>
        <w:insideH w:val="single" w:sz="8" w:space="0" w:color="ECFF1F" w:themeColor="accent5" w:themeTint="BF"/>
        <w:insideV w:val="single" w:sz="8" w:space="0" w:color="ECFF1F" w:themeColor="accent5" w:themeTint="BF"/>
      </w:tblBorders>
    </w:tblPr>
    <w:tcPr>
      <w:shd w:val="clear" w:color="auto" w:fill="F8FFB5" w:themeFill="accent5" w:themeFillTint="3F"/>
    </w:tcPr>
    <w:tblStylePr w:type="firstRow">
      <w:rPr>
        <w:b/>
        <w:bCs/>
      </w:rPr>
    </w:tblStylePr>
    <w:tblStylePr w:type="lastRow">
      <w:rPr>
        <w:b/>
        <w:bCs/>
      </w:rPr>
      <w:tblPr/>
      <w:tcPr>
        <w:tcBorders>
          <w:top w:val="single" w:sz="18" w:space="0" w:color="ECFF1F" w:themeColor="accent5" w:themeTint="BF"/>
        </w:tcBorders>
      </w:tcPr>
    </w:tblStylePr>
    <w:tblStylePr w:type="firstCol">
      <w:rPr>
        <w:b/>
        <w:bCs/>
      </w:rPr>
    </w:tblStylePr>
    <w:tblStylePr w:type="lastCol">
      <w:rPr>
        <w:b/>
        <w:bCs/>
      </w:rPr>
    </w:tblStylePr>
    <w:tblStylePr w:type="band1Vert">
      <w:tblPr/>
      <w:tcPr>
        <w:shd w:val="clear" w:color="auto" w:fill="F2FF6A" w:themeFill="accent5" w:themeFillTint="7F"/>
      </w:tcPr>
    </w:tblStylePr>
    <w:tblStylePr w:type="band1Horz">
      <w:tblPr/>
      <w:tcPr>
        <w:shd w:val="clear" w:color="auto" w:fill="F2FF6A" w:themeFill="accent5" w:themeFillTint="7F"/>
      </w:tcPr>
    </w:tblStylePr>
  </w:style>
  <w:style w:type="table" w:styleId="MediumGrid1-Accent6">
    <w:name w:val="Medium Grid 1 Accent 6"/>
    <w:basedOn w:val="TableNormal"/>
    <w:uiPriority w:val="67"/>
    <w:semiHidden/>
    <w:rsid w:val="00815342"/>
    <w:pPr>
      <w:spacing w:line="240" w:lineRule="auto"/>
    </w:pPr>
    <w:tblPr>
      <w:tblStyleRowBandSize w:val="1"/>
      <w:tblStyleColBandSize w:val="1"/>
      <w:tblBorders>
        <w:top w:val="single" w:sz="8" w:space="0" w:color="FFC434" w:themeColor="accent6" w:themeTint="BF"/>
        <w:left w:val="single" w:sz="8" w:space="0" w:color="FFC434" w:themeColor="accent6" w:themeTint="BF"/>
        <w:bottom w:val="single" w:sz="8" w:space="0" w:color="FFC434" w:themeColor="accent6" w:themeTint="BF"/>
        <w:right w:val="single" w:sz="8" w:space="0" w:color="FFC434" w:themeColor="accent6" w:themeTint="BF"/>
        <w:insideH w:val="single" w:sz="8" w:space="0" w:color="FFC434" w:themeColor="accent6" w:themeTint="BF"/>
        <w:insideV w:val="single" w:sz="8" w:space="0" w:color="FFC434" w:themeColor="accent6" w:themeTint="BF"/>
      </w:tblBorders>
    </w:tblPr>
    <w:tcPr>
      <w:shd w:val="clear" w:color="auto" w:fill="FFEBBC" w:themeFill="accent6" w:themeFillTint="3F"/>
    </w:tcPr>
    <w:tblStylePr w:type="firstRow">
      <w:rPr>
        <w:b/>
        <w:bCs/>
      </w:rPr>
    </w:tblStylePr>
    <w:tblStylePr w:type="lastRow">
      <w:rPr>
        <w:b/>
        <w:bCs/>
      </w:rPr>
      <w:tblPr/>
      <w:tcPr>
        <w:tcBorders>
          <w:top w:val="single" w:sz="18" w:space="0" w:color="FFC434" w:themeColor="accent6" w:themeTint="BF"/>
        </w:tcBorders>
      </w:tcPr>
    </w:tblStylePr>
    <w:tblStylePr w:type="firstCol">
      <w:rPr>
        <w:b/>
        <w:bCs/>
      </w:rPr>
    </w:tblStylePr>
    <w:tblStylePr w:type="lastCol">
      <w:rPr>
        <w:b/>
        <w:bCs/>
      </w:rPr>
    </w:tblStylePr>
    <w:tblStylePr w:type="band1Vert">
      <w:tblPr/>
      <w:tcPr>
        <w:shd w:val="clear" w:color="auto" w:fill="FFD778" w:themeFill="accent6" w:themeFillTint="7F"/>
      </w:tcPr>
    </w:tblStylePr>
    <w:tblStylePr w:type="band1Horz">
      <w:tblPr/>
      <w:tcPr>
        <w:shd w:val="clear" w:color="auto" w:fill="FFD778" w:themeFill="accent6" w:themeFillTint="7F"/>
      </w:tcPr>
    </w:tblStylePr>
  </w:style>
  <w:style w:type="table" w:styleId="MediumGrid2">
    <w:name w:val="Medium Grid 2"/>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sz="6" w:space="0" w:color="231F20" w:themeColor="text1"/>
          <w:insideV w:val="single" w:sz="6" w:space="0" w:color="231F20" w:themeColor="text1"/>
        </w:tcBorders>
        <w:shd w:val="clear" w:color="auto" w:fill="9789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00428B" w:themeColor="accent1"/>
        <w:left w:val="single" w:sz="8" w:space="0" w:color="00428B" w:themeColor="accent1"/>
        <w:bottom w:val="single" w:sz="8" w:space="0" w:color="00428B" w:themeColor="accent1"/>
        <w:right w:val="single" w:sz="8" w:space="0" w:color="00428B" w:themeColor="accent1"/>
        <w:insideH w:val="single" w:sz="8" w:space="0" w:color="00428B" w:themeColor="accent1"/>
        <w:insideV w:val="single" w:sz="8" w:space="0" w:color="00428B" w:themeColor="accent1"/>
      </w:tblBorders>
    </w:tblPr>
    <w:tcPr>
      <w:shd w:val="clear" w:color="auto" w:fill="A3CEFF" w:themeFill="accent1" w:themeFillTint="3F"/>
    </w:tcPr>
    <w:tblStylePr w:type="firstRow">
      <w:rPr>
        <w:b/>
        <w:bCs/>
        <w:color w:val="231F20" w:themeColor="text1"/>
      </w:rPr>
      <w:tblPr/>
      <w:tcPr>
        <w:shd w:val="clear" w:color="auto" w:fill="DAEBFF" w:themeFill="accen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4D7FF" w:themeFill="accent1" w:themeFillTint="33"/>
      </w:tcPr>
    </w:tblStylePr>
    <w:tblStylePr w:type="band1Vert">
      <w:tblPr/>
      <w:tcPr>
        <w:shd w:val="clear" w:color="auto" w:fill="469DFF" w:themeFill="accent1" w:themeFillTint="7F"/>
      </w:tcPr>
    </w:tblStylePr>
    <w:tblStylePr w:type="band1Horz">
      <w:tblPr/>
      <w:tcPr>
        <w:tcBorders>
          <w:insideH w:val="single" w:sz="6" w:space="0" w:color="00428B" w:themeColor="accent1"/>
          <w:insideV w:val="single" w:sz="6" w:space="0" w:color="00428B" w:themeColor="accent1"/>
        </w:tcBorders>
        <w:shd w:val="clear" w:color="auto" w:fill="469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0092D7" w:themeColor="accent2"/>
        <w:left w:val="single" w:sz="8" w:space="0" w:color="0092D7" w:themeColor="accent2"/>
        <w:bottom w:val="single" w:sz="8" w:space="0" w:color="0092D7" w:themeColor="accent2"/>
        <w:right w:val="single" w:sz="8" w:space="0" w:color="0092D7" w:themeColor="accent2"/>
        <w:insideH w:val="single" w:sz="8" w:space="0" w:color="0092D7" w:themeColor="accent2"/>
        <w:insideV w:val="single" w:sz="8" w:space="0" w:color="0092D7" w:themeColor="accent2"/>
      </w:tblBorders>
    </w:tblPr>
    <w:tcPr>
      <w:shd w:val="clear" w:color="auto" w:fill="B6E7FF" w:themeFill="accent2" w:themeFillTint="3F"/>
    </w:tcPr>
    <w:tblStylePr w:type="firstRow">
      <w:rPr>
        <w:b/>
        <w:bCs/>
        <w:color w:val="231F20" w:themeColor="text1"/>
      </w:rPr>
      <w:tblPr/>
      <w:tcPr>
        <w:shd w:val="clear" w:color="auto" w:fill="E2F5FF" w:themeFill="accent2"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C4ECFF" w:themeFill="accent2" w:themeFillTint="33"/>
      </w:tcPr>
    </w:tblStylePr>
    <w:tblStylePr w:type="band1Vert">
      <w:tblPr/>
      <w:tcPr>
        <w:shd w:val="clear" w:color="auto" w:fill="6CCFFF" w:themeFill="accent2" w:themeFillTint="7F"/>
      </w:tcPr>
    </w:tblStylePr>
    <w:tblStylePr w:type="band1Horz">
      <w:tblPr/>
      <w:tcPr>
        <w:tcBorders>
          <w:insideH w:val="single" w:sz="6" w:space="0" w:color="0092D7" w:themeColor="accent2"/>
          <w:insideV w:val="single" w:sz="6" w:space="0" w:color="0092D7" w:themeColor="accent2"/>
        </w:tcBorders>
        <w:shd w:val="clear" w:color="auto" w:fill="6CCF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46C2D7" w:themeColor="accent3"/>
        <w:left w:val="single" w:sz="8" w:space="0" w:color="46C2D7" w:themeColor="accent3"/>
        <w:bottom w:val="single" w:sz="8" w:space="0" w:color="46C2D7" w:themeColor="accent3"/>
        <w:right w:val="single" w:sz="8" w:space="0" w:color="46C2D7" w:themeColor="accent3"/>
        <w:insideH w:val="single" w:sz="8" w:space="0" w:color="46C2D7" w:themeColor="accent3"/>
        <w:insideV w:val="single" w:sz="8" w:space="0" w:color="46C2D7" w:themeColor="accent3"/>
      </w:tblBorders>
    </w:tblPr>
    <w:tcPr>
      <w:shd w:val="clear" w:color="auto" w:fill="D1EFF5" w:themeFill="accent3" w:themeFillTint="3F"/>
    </w:tcPr>
    <w:tblStylePr w:type="firstRow">
      <w:rPr>
        <w:b/>
        <w:bCs/>
        <w:color w:val="231F20" w:themeColor="text1"/>
      </w:rPr>
      <w:tblPr/>
      <w:tcPr>
        <w:shd w:val="clear" w:color="auto" w:fill="ECF9FB" w:themeFill="accent3"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AF2F7" w:themeFill="accent3" w:themeFillTint="33"/>
      </w:tcPr>
    </w:tblStylePr>
    <w:tblStylePr w:type="band1Vert">
      <w:tblPr/>
      <w:tcPr>
        <w:shd w:val="clear" w:color="auto" w:fill="A2E0EB" w:themeFill="accent3" w:themeFillTint="7F"/>
      </w:tcPr>
    </w:tblStylePr>
    <w:tblStylePr w:type="band1Horz">
      <w:tblPr/>
      <w:tcPr>
        <w:tcBorders>
          <w:insideH w:val="single" w:sz="6" w:space="0" w:color="46C2D7" w:themeColor="accent3"/>
          <w:insideV w:val="single" w:sz="6" w:space="0" w:color="46C2D7" w:themeColor="accent3"/>
        </w:tcBorders>
        <w:shd w:val="clear" w:color="auto" w:fill="A2E0E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75BB19" w:themeColor="accent4"/>
        <w:left w:val="single" w:sz="8" w:space="0" w:color="75BB19" w:themeColor="accent4"/>
        <w:bottom w:val="single" w:sz="8" w:space="0" w:color="75BB19" w:themeColor="accent4"/>
        <w:right w:val="single" w:sz="8" w:space="0" w:color="75BB19" w:themeColor="accent4"/>
        <w:insideH w:val="single" w:sz="8" w:space="0" w:color="75BB19" w:themeColor="accent4"/>
        <w:insideV w:val="single" w:sz="8" w:space="0" w:color="75BB19" w:themeColor="accent4"/>
      </w:tblBorders>
    </w:tblPr>
    <w:tcPr>
      <w:shd w:val="clear" w:color="auto" w:fill="DDF6BE" w:themeFill="accent4" w:themeFillTint="3F"/>
    </w:tcPr>
    <w:tblStylePr w:type="firstRow">
      <w:rPr>
        <w:b/>
        <w:bCs/>
        <w:color w:val="231F20" w:themeColor="text1"/>
      </w:rPr>
      <w:tblPr/>
      <w:tcPr>
        <w:shd w:val="clear" w:color="auto" w:fill="F1FBE5" w:themeFill="accent4"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E4F8CA" w:themeFill="accent4" w:themeFillTint="33"/>
      </w:tcPr>
    </w:tblStylePr>
    <w:tblStylePr w:type="band1Vert">
      <w:tblPr/>
      <w:tcPr>
        <w:shd w:val="clear" w:color="auto" w:fill="BCED7B" w:themeFill="accent4" w:themeFillTint="7F"/>
      </w:tcPr>
    </w:tblStylePr>
    <w:tblStylePr w:type="band1Horz">
      <w:tblPr/>
      <w:tcPr>
        <w:tcBorders>
          <w:insideH w:val="single" w:sz="6" w:space="0" w:color="75BB19" w:themeColor="accent4"/>
          <w:insideV w:val="single" w:sz="6" w:space="0" w:color="75BB19" w:themeColor="accent4"/>
        </w:tcBorders>
        <w:shd w:val="clear" w:color="auto" w:fill="BCED7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C2D300" w:themeColor="accent5"/>
        <w:left w:val="single" w:sz="8" w:space="0" w:color="C2D300" w:themeColor="accent5"/>
        <w:bottom w:val="single" w:sz="8" w:space="0" w:color="C2D300" w:themeColor="accent5"/>
        <w:right w:val="single" w:sz="8" w:space="0" w:color="C2D300" w:themeColor="accent5"/>
        <w:insideH w:val="single" w:sz="8" w:space="0" w:color="C2D300" w:themeColor="accent5"/>
        <w:insideV w:val="single" w:sz="8" w:space="0" w:color="C2D300" w:themeColor="accent5"/>
      </w:tblBorders>
    </w:tblPr>
    <w:tcPr>
      <w:shd w:val="clear" w:color="auto" w:fill="F8FFB5" w:themeFill="accent5" w:themeFillTint="3F"/>
    </w:tcPr>
    <w:tblStylePr w:type="firstRow">
      <w:rPr>
        <w:b/>
        <w:bCs/>
        <w:color w:val="231F20" w:themeColor="text1"/>
      </w:rPr>
      <w:tblPr/>
      <w:tcPr>
        <w:shd w:val="clear" w:color="auto" w:fill="FCFFE1" w:themeFill="accent5"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AFFC3" w:themeFill="accent5" w:themeFillTint="33"/>
      </w:tcPr>
    </w:tblStylePr>
    <w:tblStylePr w:type="band1Vert">
      <w:tblPr/>
      <w:tcPr>
        <w:shd w:val="clear" w:color="auto" w:fill="F2FF6A" w:themeFill="accent5" w:themeFillTint="7F"/>
      </w:tcPr>
    </w:tblStylePr>
    <w:tblStylePr w:type="band1Horz">
      <w:tblPr/>
      <w:tcPr>
        <w:tcBorders>
          <w:insideH w:val="single" w:sz="6" w:space="0" w:color="C2D300" w:themeColor="accent5"/>
          <w:insideV w:val="single" w:sz="6" w:space="0" w:color="C2D300" w:themeColor="accent5"/>
        </w:tcBorders>
        <w:shd w:val="clear" w:color="auto" w:fill="F2FF6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F0AB00" w:themeColor="accent6"/>
        <w:left w:val="single" w:sz="8" w:space="0" w:color="F0AB00" w:themeColor="accent6"/>
        <w:bottom w:val="single" w:sz="8" w:space="0" w:color="F0AB00" w:themeColor="accent6"/>
        <w:right w:val="single" w:sz="8" w:space="0" w:color="F0AB00" w:themeColor="accent6"/>
        <w:insideH w:val="single" w:sz="8" w:space="0" w:color="F0AB00" w:themeColor="accent6"/>
        <w:insideV w:val="single" w:sz="8" w:space="0" w:color="F0AB00" w:themeColor="accent6"/>
      </w:tblBorders>
    </w:tblPr>
    <w:tcPr>
      <w:shd w:val="clear" w:color="auto" w:fill="FFEBBC" w:themeFill="accent6" w:themeFillTint="3F"/>
    </w:tcPr>
    <w:tblStylePr w:type="firstRow">
      <w:rPr>
        <w:b/>
        <w:bCs/>
        <w:color w:val="231F20" w:themeColor="text1"/>
      </w:rPr>
      <w:tblPr/>
      <w:tcPr>
        <w:shd w:val="clear" w:color="auto" w:fill="FFF7E4" w:themeFill="accent6"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EFC9" w:themeFill="accent6" w:themeFillTint="33"/>
      </w:tcPr>
    </w:tblStylePr>
    <w:tblStylePr w:type="band1Vert">
      <w:tblPr/>
      <w:tcPr>
        <w:shd w:val="clear" w:color="auto" w:fill="FFD778" w:themeFill="accent6" w:themeFillTint="7F"/>
      </w:tcPr>
    </w:tblStylePr>
    <w:tblStylePr w:type="band1Horz">
      <w:tblPr/>
      <w:tcPr>
        <w:tcBorders>
          <w:insideH w:val="single" w:sz="6" w:space="0" w:color="F0AB00" w:themeColor="accent6"/>
          <w:insideV w:val="single" w:sz="6" w:space="0" w:color="F0AB00" w:themeColor="accent6"/>
        </w:tcBorders>
        <w:shd w:val="clear" w:color="auto" w:fill="FFD77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4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F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F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89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898C" w:themeFill="text1" w:themeFillTint="7F"/>
      </w:tcPr>
    </w:tblStylePr>
  </w:style>
  <w:style w:type="table" w:styleId="MediumGrid3-Accent1">
    <w:name w:val="Medium Grid 3 Accent 1"/>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3CE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28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28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28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28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69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69DFF" w:themeFill="accent1" w:themeFillTint="7F"/>
      </w:tcPr>
    </w:tblStylePr>
  </w:style>
  <w:style w:type="table" w:styleId="MediumGrid3-Accent2">
    <w:name w:val="Medium Grid 3 Accent 2"/>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7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2D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2D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2D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2D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CCF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CCFFF" w:themeFill="accent2" w:themeFillTint="7F"/>
      </w:tcPr>
    </w:tblStylePr>
  </w:style>
  <w:style w:type="table" w:styleId="MediumGrid3-Accent3">
    <w:name w:val="Medium Grid 3 Accent 3"/>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EF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6C2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6C2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6C2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6C2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E0E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E0EB" w:themeFill="accent3" w:themeFillTint="7F"/>
      </w:tcPr>
    </w:tblStylePr>
  </w:style>
  <w:style w:type="table" w:styleId="MediumGrid3-Accent4">
    <w:name w:val="Medium Grid 3 Accent 4"/>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F6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BB1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BB1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B1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B1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ED7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ED7B" w:themeFill="accent4" w:themeFillTint="7F"/>
      </w:tcPr>
    </w:tblStylePr>
  </w:style>
  <w:style w:type="table" w:styleId="MediumGrid3-Accent5">
    <w:name w:val="Medium Grid 3 Accent 5"/>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FB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2D3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2D3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2D3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2D3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F6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F6A" w:themeFill="accent5" w:themeFillTint="7F"/>
      </w:tcPr>
    </w:tblStylePr>
  </w:style>
  <w:style w:type="table" w:styleId="MediumGrid3-Accent6">
    <w:name w:val="Medium Grid 3 Accent 6"/>
    <w:basedOn w:val="TableNormal"/>
    <w:uiPriority w:val="69"/>
    <w:semiHidden/>
    <w:rsid w:val="0081534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BB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AB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AB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AB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AB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77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778" w:themeFill="accent6" w:themeFillTint="7F"/>
      </w:tcPr>
    </w:tblStylePr>
  </w:style>
  <w:style w:type="table" w:styleId="MediumList1">
    <w:name w:val="Medium List 1"/>
    <w:basedOn w:val="TableNormal"/>
    <w:uiPriority w:val="65"/>
    <w:semiHidden/>
    <w:rsid w:val="00815342"/>
    <w:pPr>
      <w:spacing w:line="240" w:lineRule="auto"/>
    </w:pPr>
    <w:tblPr>
      <w:tblStyleRowBandSize w:val="1"/>
      <w:tblStyleColBandSize w:val="1"/>
      <w:tblBorders>
        <w:top w:val="single" w:sz="8" w:space="0" w:color="231F20" w:themeColor="text1"/>
        <w:bottom w:val="single" w:sz="8" w:space="0" w:color="231F20" w:themeColor="text1"/>
      </w:tblBorders>
    </w:tblPr>
    <w:tblStylePr w:type="firstRow">
      <w:rPr>
        <w:rFonts w:asciiTheme="majorHAnsi" w:eastAsiaTheme="majorEastAsia" w:hAnsiTheme="majorHAnsi" w:cstheme="majorBidi"/>
      </w:rPr>
      <w:tblPr/>
      <w:tcPr>
        <w:tcBorders>
          <w:top w:val="nil"/>
          <w:bottom w:val="single" w:sz="8" w:space="0" w:color="231F20" w:themeColor="text1"/>
        </w:tcBorders>
      </w:tcPr>
    </w:tblStylePr>
    <w:tblStylePr w:type="lastRow">
      <w:rPr>
        <w:b/>
        <w:bCs/>
        <w:color w:val="00428B" w:themeColor="text2"/>
      </w:rPr>
      <w:tblPr/>
      <w:tcPr>
        <w:tcBorders>
          <w:top w:val="single" w:sz="8" w:space="0" w:color="231F20" w:themeColor="text1"/>
          <w:bottom w:val="single" w:sz="8" w:space="0" w:color="231F20" w:themeColor="text1"/>
        </w:tcBorders>
      </w:tcPr>
    </w:tblStylePr>
    <w:tblStylePr w:type="firstCol">
      <w:rPr>
        <w:b/>
        <w:bCs/>
      </w:rPr>
    </w:tblStylePr>
    <w:tblStylePr w:type="lastCol">
      <w:rPr>
        <w:b/>
        <w:bCs/>
      </w:rPr>
      <w:tblPr/>
      <w:tcPr>
        <w:tcBorders>
          <w:top w:val="single" w:sz="8" w:space="0" w:color="231F20" w:themeColor="text1"/>
          <w:bottom w:val="single" w:sz="8" w:space="0" w:color="231F20" w:themeColor="text1"/>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MediumList1-Accent1">
    <w:name w:val="Medium List 1 Accent 1"/>
    <w:basedOn w:val="TableNormal"/>
    <w:uiPriority w:val="65"/>
    <w:semiHidden/>
    <w:rsid w:val="00815342"/>
    <w:pPr>
      <w:spacing w:line="240" w:lineRule="auto"/>
    </w:pPr>
    <w:tblPr>
      <w:tblStyleRowBandSize w:val="1"/>
      <w:tblStyleColBandSize w:val="1"/>
      <w:tblBorders>
        <w:top w:val="single" w:sz="8" w:space="0" w:color="00428B" w:themeColor="accent1"/>
        <w:bottom w:val="single" w:sz="8" w:space="0" w:color="00428B" w:themeColor="accent1"/>
      </w:tblBorders>
    </w:tblPr>
    <w:tblStylePr w:type="firstRow">
      <w:rPr>
        <w:rFonts w:asciiTheme="majorHAnsi" w:eastAsiaTheme="majorEastAsia" w:hAnsiTheme="majorHAnsi" w:cstheme="majorBidi"/>
      </w:rPr>
      <w:tblPr/>
      <w:tcPr>
        <w:tcBorders>
          <w:top w:val="nil"/>
          <w:bottom w:val="single" w:sz="8" w:space="0" w:color="00428B" w:themeColor="accent1"/>
        </w:tcBorders>
      </w:tcPr>
    </w:tblStylePr>
    <w:tblStylePr w:type="lastRow">
      <w:rPr>
        <w:b/>
        <w:bCs/>
        <w:color w:val="00428B" w:themeColor="text2"/>
      </w:rPr>
      <w:tblPr/>
      <w:tcPr>
        <w:tcBorders>
          <w:top w:val="single" w:sz="8" w:space="0" w:color="00428B" w:themeColor="accent1"/>
          <w:bottom w:val="single" w:sz="8" w:space="0" w:color="00428B" w:themeColor="accent1"/>
        </w:tcBorders>
      </w:tcPr>
    </w:tblStylePr>
    <w:tblStylePr w:type="firstCol">
      <w:rPr>
        <w:b/>
        <w:bCs/>
      </w:rPr>
    </w:tblStylePr>
    <w:tblStylePr w:type="lastCol">
      <w:rPr>
        <w:b/>
        <w:bCs/>
      </w:rPr>
      <w:tblPr/>
      <w:tcPr>
        <w:tcBorders>
          <w:top w:val="single" w:sz="8" w:space="0" w:color="00428B" w:themeColor="accent1"/>
          <w:bottom w:val="single" w:sz="8" w:space="0" w:color="00428B" w:themeColor="accent1"/>
        </w:tcBorders>
      </w:tcPr>
    </w:tblStylePr>
    <w:tblStylePr w:type="band1Vert">
      <w:tblPr/>
      <w:tcPr>
        <w:shd w:val="clear" w:color="auto" w:fill="A3CEFF" w:themeFill="accent1" w:themeFillTint="3F"/>
      </w:tcPr>
    </w:tblStylePr>
    <w:tblStylePr w:type="band1Horz">
      <w:tblPr/>
      <w:tcPr>
        <w:shd w:val="clear" w:color="auto" w:fill="A3CEFF" w:themeFill="accent1" w:themeFillTint="3F"/>
      </w:tcPr>
    </w:tblStylePr>
  </w:style>
  <w:style w:type="table" w:styleId="MediumList1-Accent2">
    <w:name w:val="Medium List 1 Accent 2"/>
    <w:basedOn w:val="TableNormal"/>
    <w:uiPriority w:val="65"/>
    <w:semiHidden/>
    <w:rsid w:val="00815342"/>
    <w:pPr>
      <w:spacing w:line="240" w:lineRule="auto"/>
    </w:pPr>
    <w:tblPr>
      <w:tblStyleRowBandSize w:val="1"/>
      <w:tblStyleColBandSize w:val="1"/>
      <w:tblBorders>
        <w:top w:val="single" w:sz="8" w:space="0" w:color="0092D7" w:themeColor="accent2"/>
        <w:bottom w:val="single" w:sz="8" w:space="0" w:color="0092D7" w:themeColor="accent2"/>
      </w:tblBorders>
    </w:tblPr>
    <w:tblStylePr w:type="firstRow">
      <w:rPr>
        <w:rFonts w:asciiTheme="majorHAnsi" w:eastAsiaTheme="majorEastAsia" w:hAnsiTheme="majorHAnsi" w:cstheme="majorBidi"/>
      </w:rPr>
      <w:tblPr/>
      <w:tcPr>
        <w:tcBorders>
          <w:top w:val="nil"/>
          <w:bottom w:val="single" w:sz="8" w:space="0" w:color="0092D7" w:themeColor="accent2"/>
        </w:tcBorders>
      </w:tcPr>
    </w:tblStylePr>
    <w:tblStylePr w:type="lastRow">
      <w:rPr>
        <w:b/>
        <w:bCs/>
        <w:color w:val="00428B" w:themeColor="text2"/>
      </w:rPr>
      <w:tblPr/>
      <w:tcPr>
        <w:tcBorders>
          <w:top w:val="single" w:sz="8" w:space="0" w:color="0092D7" w:themeColor="accent2"/>
          <w:bottom w:val="single" w:sz="8" w:space="0" w:color="0092D7" w:themeColor="accent2"/>
        </w:tcBorders>
      </w:tcPr>
    </w:tblStylePr>
    <w:tblStylePr w:type="firstCol">
      <w:rPr>
        <w:b/>
        <w:bCs/>
      </w:rPr>
    </w:tblStylePr>
    <w:tblStylePr w:type="lastCol">
      <w:rPr>
        <w:b/>
        <w:bCs/>
      </w:rPr>
      <w:tblPr/>
      <w:tcPr>
        <w:tcBorders>
          <w:top w:val="single" w:sz="8" w:space="0" w:color="0092D7" w:themeColor="accent2"/>
          <w:bottom w:val="single" w:sz="8" w:space="0" w:color="0092D7" w:themeColor="accent2"/>
        </w:tcBorders>
      </w:tcPr>
    </w:tblStylePr>
    <w:tblStylePr w:type="band1Vert">
      <w:tblPr/>
      <w:tcPr>
        <w:shd w:val="clear" w:color="auto" w:fill="B6E7FF" w:themeFill="accent2" w:themeFillTint="3F"/>
      </w:tcPr>
    </w:tblStylePr>
    <w:tblStylePr w:type="band1Horz">
      <w:tblPr/>
      <w:tcPr>
        <w:shd w:val="clear" w:color="auto" w:fill="B6E7FF" w:themeFill="accent2" w:themeFillTint="3F"/>
      </w:tcPr>
    </w:tblStylePr>
  </w:style>
  <w:style w:type="table" w:styleId="MediumList1-Accent3">
    <w:name w:val="Medium List 1 Accent 3"/>
    <w:basedOn w:val="TableNormal"/>
    <w:uiPriority w:val="65"/>
    <w:semiHidden/>
    <w:rsid w:val="00815342"/>
    <w:pPr>
      <w:spacing w:line="240" w:lineRule="auto"/>
    </w:pPr>
    <w:tblPr>
      <w:tblStyleRowBandSize w:val="1"/>
      <w:tblStyleColBandSize w:val="1"/>
      <w:tblBorders>
        <w:top w:val="single" w:sz="8" w:space="0" w:color="46C2D7" w:themeColor="accent3"/>
        <w:bottom w:val="single" w:sz="8" w:space="0" w:color="46C2D7" w:themeColor="accent3"/>
      </w:tblBorders>
    </w:tblPr>
    <w:tblStylePr w:type="firstRow">
      <w:rPr>
        <w:rFonts w:asciiTheme="majorHAnsi" w:eastAsiaTheme="majorEastAsia" w:hAnsiTheme="majorHAnsi" w:cstheme="majorBidi"/>
      </w:rPr>
      <w:tblPr/>
      <w:tcPr>
        <w:tcBorders>
          <w:top w:val="nil"/>
          <w:bottom w:val="single" w:sz="8" w:space="0" w:color="46C2D7" w:themeColor="accent3"/>
        </w:tcBorders>
      </w:tcPr>
    </w:tblStylePr>
    <w:tblStylePr w:type="lastRow">
      <w:rPr>
        <w:b/>
        <w:bCs/>
        <w:color w:val="00428B" w:themeColor="text2"/>
      </w:rPr>
      <w:tblPr/>
      <w:tcPr>
        <w:tcBorders>
          <w:top w:val="single" w:sz="8" w:space="0" w:color="46C2D7" w:themeColor="accent3"/>
          <w:bottom w:val="single" w:sz="8" w:space="0" w:color="46C2D7" w:themeColor="accent3"/>
        </w:tcBorders>
      </w:tcPr>
    </w:tblStylePr>
    <w:tblStylePr w:type="firstCol">
      <w:rPr>
        <w:b/>
        <w:bCs/>
      </w:rPr>
    </w:tblStylePr>
    <w:tblStylePr w:type="lastCol">
      <w:rPr>
        <w:b/>
        <w:bCs/>
      </w:rPr>
      <w:tblPr/>
      <w:tcPr>
        <w:tcBorders>
          <w:top w:val="single" w:sz="8" w:space="0" w:color="46C2D7" w:themeColor="accent3"/>
          <w:bottom w:val="single" w:sz="8" w:space="0" w:color="46C2D7" w:themeColor="accent3"/>
        </w:tcBorders>
      </w:tcPr>
    </w:tblStylePr>
    <w:tblStylePr w:type="band1Vert">
      <w:tblPr/>
      <w:tcPr>
        <w:shd w:val="clear" w:color="auto" w:fill="D1EFF5" w:themeFill="accent3" w:themeFillTint="3F"/>
      </w:tcPr>
    </w:tblStylePr>
    <w:tblStylePr w:type="band1Horz">
      <w:tblPr/>
      <w:tcPr>
        <w:shd w:val="clear" w:color="auto" w:fill="D1EFF5" w:themeFill="accent3" w:themeFillTint="3F"/>
      </w:tcPr>
    </w:tblStylePr>
  </w:style>
  <w:style w:type="table" w:styleId="MediumList1-Accent4">
    <w:name w:val="Medium List 1 Accent 4"/>
    <w:basedOn w:val="TableNormal"/>
    <w:uiPriority w:val="65"/>
    <w:semiHidden/>
    <w:rsid w:val="00815342"/>
    <w:pPr>
      <w:spacing w:line="240" w:lineRule="auto"/>
    </w:pPr>
    <w:tblPr>
      <w:tblStyleRowBandSize w:val="1"/>
      <w:tblStyleColBandSize w:val="1"/>
      <w:tblBorders>
        <w:top w:val="single" w:sz="8" w:space="0" w:color="75BB19" w:themeColor="accent4"/>
        <w:bottom w:val="single" w:sz="8" w:space="0" w:color="75BB19" w:themeColor="accent4"/>
      </w:tblBorders>
    </w:tblPr>
    <w:tblStylePr w:type="firstRow">
      <w:rPr>
        <w:rFonts w:asciiTheme="majorHAnsi" w:eastAsiaTheme="majorEastAsia" w:hAnsiTheme="majorHAnsi" w:cstheme="majorBidi"/>
      </w:rPr>
      <w:tblPr/>
      <w:tcPr>
        <w:tcBorders>
          <w:top w:val="nil"/>
          <w:bottom w:val="single" w:sz="8" w:space="0" w:color="75BB19" w:themeColor="accent4"/>
        </w:tcBorders>
      </w:tcPr>
    </w:tblStylePr>
    <w:tblStylePr w:type="lastRow">
      <w:rPr>
        <w:b/>
        <w:bCs/>
        <w:color w:val="00428B" w:themeColor="text2"/>
      </w:rPr>
      <w:tblPr/>
      <w:tcPr>
        <w:tcBorders>
          <w:top w:val="single" w:sz="8" w:space="0" w:color="75BB19" w:themeColor="accent4"/>
          <w:bottom w:val="single" w:sz="8" w:space="0" w:color="75BB19" w:themeColor="accent4"/>
        </w:tcBorders>
      </w:tcPr>
    </w:tblStylePr>
    <w:tblStylePr w:type="firstCol">
      <w:rPr>
        <w:b/>
        <w:bCs/>
      </w:rPr>
    </w:tblStylePr>
    <w:tblStylePr w:type="lastCol">
      <w:rPr>
        <w:b/>
        <w:bCs/>
      </w:rPr>
      <w:tblPr/>
      <w:tcPr>
        <w:tcBorders>
          <w:top w:val="single" w:sz="8" w:space="0" w:color="75BB19" w:themeColor="accent4"/>
          <w:bottom w:val="single" w:sz="8" w:space="0" w:color="75BB19" w:themeColor="accent4"/>
        </w:tcBorders>
      </w:tcPr>
    </w:tblStylePr>
    <w:tblStylePr w:type="band1Vert">
      <w:tblPr/>
      <w:tcPr>
        <w:shd w:val="clear" w:color="auto" w:fill="DDF6BE" w:themeFill="accent4" w:themeFillTint="3F"/>
      </w:tcPr>
    </w:tblStylePr>
    <w:tblStylePr w:type="band1Horz">
      <w:tblPr/>
      <w:tcPr>
        <w:shd w:val="clear" w:color="auto" w:fill="DDF6BE" w:themeFill="accent4" w:themeFillTint="3F"/>
      </w:tcPr>
    </w:tblStylePr>
  </w:style>
  <w:style w:type="table" w:styleId="MediumList1-Accent5">
    <w:name w:val="Medium List 1 Accent 5"/>
    <w:basedOn w:val="TableNormal"/>
    <w:uiPriority w:val="65"/>
    <w:semiHidden/>
    <w:rsid w:val="00815342"/>
    <w:pPr>
      <w:spacing w:line="240" w:lineRule="auto"/>
    </w:pPr>
    <w:tblPr>
      <w:tblStyleRowBandSize w:val="1"/>
      <w:tblStyleColBandSize w:val="1"/>
      <w:tblBorders>
        <w:top w:val="single" w:sz="8" w:space="0" w:color="C2D300" w:themeColor="accent5"/>
        <w:bottom w:val="single" w:sz="8" w:space="0" w:color="C2D300" w:themeColor="accent5"/>
      </w:tblBorders>
    </w:tblPr>
    <w:tblStylePr w:type="firstRow">
      <w:rPr>
        <w:rFonts w:asciiTheme="majorHAnsi" w:eastAsiaTheme="majorEastAsia" w:hAnsiTheme="majorHAnsi" w:cstheme="majorBidi"/>
      </w:rPr>
      <w:tblPr/>
      <w:tcPr>
        <w:tcBorders>
          <w:top w:val="nil"/>
          <w:bottom w:val="single" w:sz="8" w:space="0" w:color="C2D300" w:themeColor="accent5"/>
        </w:tcBorders>
      </w:tcPr>
    </w:tblStylePr>
    <w:tblStylePr w:type="lastRow">
      <w:rPr>
        <w:b/>
        <w:bCs/>
        <w:color w:val="00428B" w:themeColor="text2"/>
      </w:rPr>
      <w:tblPr/>
      <w:tcPr>
        <w:tcBorders>
          <w:top w:val="single" w:sz="8" w:space="0" w:color="C2D300" w:themeColor="accent5"/>
          <w:bottom w:val="single" w:sz="8" w:space="0" w:color="C2D300" w:themeColor="accent5"/>
        </w:tcBorders>
      </w:tcPr>
    </w:tblStylePr>
    <w:tblStylePr w:type="firstCol">
      <w:rPr>
        <w:b/>
        <w:bCs/>
      </w:rPr>
    </w:tblStylePr>
    <w:tblStylePr w:type="lastCol">
      <w:rPr>
        <w:b/>
        <w:bCs/>
      </w:rPr>
      <w:tblPr/>
      <w:tcPr>
        <w:tcBorders>
          <w:top w:val="single" w:sz="8" w:space="0" w:color="C2D300" w:themeColor="accent5"/>
          <w:bottom w:val="single" w:sz="8" w:space="0" w:color="C2D300" w:themeColor="accent5"/>
        </w:tcBorders>
      </w:tcPr>
    </w:tblStylePr>
    <w:tblStylePr w:type="band1Vert">
      <w:tblPr/>
      <w:tcPr>
        <w:shd w:val="clear" w:color="auto" w:fill="F8FFB5" w:themeFill="accent5" w:themeFillTint="3F"/>
      </w:tcPr>
    </w:tblStylePr>
    <w:tblStylePr w:type="band1Horz">
      <w:tblPr/>
      <w:tcPr>
        <w:shd w:val="clear" w:color="auto" w:fill="F8FFB5" w:themeFill="accent5" w:themeFillTint="3F"/>
      </w:tcPr>
    </w:tblStylePr>
  </w:style>
  <w:style w:type="table" w:styleId="MediumList1-Accent6">
    <w:name w:val="Medium List 1 Accent 6"/>
    <w:basedOn w:val="TableNormal"/>
    <w:uiPriority w:val="65"/>
    <w:semiHidden/>
    <w:rsid w:val="00815342"/>
    <w:pPr>
      <w:spacing w:line="240" w:lineRule="auto"/>
    </w:pPr>
    <w:tblPr>
      <w:tblStyleRowBandSize w:val="1"/>
      <w:tblStyleColBandSize w:val="1"/>
      <w:tblBorders>
        <w:top w:val="single" w:sz="8" w:space="0" w:color="F0AB00" w:themeColor="accent6"/>
        <w:bottom w:val="single" w:sz="8" w:space="0" w:color="F0AB00" w:themeColor="accent6"/>
      </w:tblBorders>
    </w:tblPr>
    <w:tblStylePr w:type="firstRow">
      <w:rPr>
        <w:rFonts w:asciiTheme="majorHAnsi" w:eastAsiaTheme="majorEastAsia" w:hAnsiTheme="majorHAnsi" w:cstheme="majorBidi"/>
      </w:rPr>
      <w:tblPr/>
      <w:tcPr>
        <w:tcBorders>
          <w:top w:val="nil"/>
          <w:bottom w:val="single" w:sz="8" w:space="0" w:color="F0AB00" w:themeColor="accent6"/>
        </w:tcBorders>
      </w:tcPr>
    </w:tblStylePr>
    <w:tblStylePr w:type="lastRow">
      <w:rPr>
        <w:b/>
        <w:bCs/>
        <w:color w:val="00428B" w:themeColor="text2"/>
      </w:rPr>
      <w:tblPr/>
      <w:tcPr>
        <w:tcBorders>
          <w:top w:val="single" w:sz="8" w:space="0" w:color="F0AB00" w:themeColor="accent6"/>
          <w:bottom w:val="single" w:sz="8" w:space="0" w:color="F0AB00" w:themeColor="accent6"/>
        </w:tcBorders>
      </w:tcPr>
    </w:tblStylePr>
    <w:tblStylePr w:type="firstCol">
      <w:rPr>
        <w:b/>
        <w:bCs/>
      </w:rPr>
    </w:tblStylePr>
    <w:tblStylePr w:type="lastCol">
      <w:rPr>
        <w:b/>
        <w:bCs/>
      </w:rPr>
      <w:tblPr/>
      <w:tcPr>
        <w:tcBorders>
          <w:top w:val="single" w:sz="8" w:space="0" w:color="F0AB00" w:themeColor="accent6"/>
          <w:bottom w:val="single" w:sz="8" w:space="0" w:color="F0AB00" w:themeColor="accent6"/>
        </w:tcBorders>
      </w:tcPr>
    </w:tblStylePr>
    <w:tblStylePr w:type="band1Vert">
      <w:tblPr/>
      <w:tcPr>
        <w:shd w:val="clear" w:color="auto" w:fill="FFEBBC" w:themeFill="accent6" w:themeFillTint="3F"/>
      </w:tcPr>
    </w:tblStylePr>
    <w:tblStylePr w:type="band1Horz">
      <w:tblPr/>
      <w:tcPr>
        <w:shd w:val="clear" w:color="auto" w:fill="FFEBBC" w:themeFill="accent6" w:themeFillTint="3F"/>
      </w:tcPr>
    </w:tblStylePr>
  </w:style>
  <w:style w:type="table" w:styleId="MediumList2">
    <w:name w:val="Medium List 2"/>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rPr>
        <w:sz w:val="24"/>
        <w:szCs w:val="24"/>
      </w:rPr>
      <w:tblPr/>
      <w:tcPr>
        <w:tcBorders>
          <w:top w:val="nil"/>
          <w:left w:val="nil"/>
          <w:bottom w:val="single" w:sz="24" w:space="0" w:color="231F20" w:themeColor="text1"/>
          <w:right w:val="nil"/>
          <w:insideH w:val="nil"/>
          <w:insideV w:val="nil"/>
        </w:tcBorders>
        <w:shd w:val="clear" w:color="auto" w:fill="FFFFFF" w:themeFill="background1"/>
      </w:tcPr>
    </w:tblStylePr>
    <w:tblStylePr w:type="lastRow">
      <w:tblPr/>
      <w:tcPr>
        <w:tcBorders>
          <w:top w:val="single" w:sz="8" w:space="0" w:color="231F2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F20" w:themeColor="text1"/>
          <w:insideH w:val="nil"/>
          <w:insideV w:val="nil"/>
        </w:tcBorders>
        <w:shd w:val="clear" w:color="auto" w:fill="FFFFFF" w:themeFill="background1"/>
      </w:tcPr>
    </w:tblStylePr>
    <w:tblStylePr w:type="lastCol">
      <w:tblPr/>
      <w:tcPr>
        <w:tcBorders>
          <w:top w:val="nil"/>
          <w:left w:val="single" w:sz="8" w:space="0" w:color="231F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00428B" w:themeColor="accent1"/>
        <w:left w:val="single" w:sz="8" w:space="0" w:color="00428B" w:themeColor="accent1"/>
        <w:bottom w:val="single" w:sz="8" w:space="0" w:color="00428B" w:themeColor="accent1"/>
        <w:right w:val="single" w:sz="8" w:space="0" w:color="00428B" w:themeColor="accent1"/>
      </w:tblBorders>
    </w:tblPr>
    <w:tblStylePr w:type="firstRow">
      <w:rPr>
        <w:sz w:val="24"/>
        <w:szCs w:val="24"/>
      </w:rPr>
      <w:tblPr/>
      <w:tcPr>
        <w:tcBorders>
          <w:top w:val="nil"/>
          <w:left w:val="nil"/>
          <w:bottom w:val="single" w:sz="24" w:space="0" w:color="00428B" w:themeColor="accent1"/>
          <w:right w:val="nil"/>
          <w:insideH w:val="nil"/>
          <w:insideV w:val="nil"/>
        </w:tcBorders>
        <w:shd w:val="clear" w:color="auto" w:fill="FFFFFF" w:themeFill="background1"/>
      </w:tcPr>
    </w:tblStylePr>
    <w:tblStylePr w:type="lastRow">
      <w:tblPr/>
      <w:tcPr>
        <w:tcBorders>
          <w:top w:val="single" w:sz="8" w:space="0" w:color="00428B"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28B" w:themeColor="accent1"/>
          <w:insideH w:val="nil"/>
          <w:insideV w:val="nil"/>
        </w:tcBorders>
        <w:shd w:val="clear" w:color="auto" w:fill="FFFFFF" w:themeFill="background1"/>
      </w:tcPr>
    </w:tblStylePr>
    <w:tblStylePr w:type="lastCol">
      <w:tblPr/>
      <w:tcPr>
        <w:tcBorders>
          <w:top w:val="nil"/>
          <w:left w:val="single" w:sz="8" w:space="0" w:color="00428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EFF" w:themeFill="accent1" w:themeFillTint="3F"/>
      </w:tcPr>
    </w:tblStylePr>
    <w:tblStylePr w:type="band1Horz">
      <w:tblPr/>
      <w:tcPr>
        <w:tcBorders>
          <w:top w:val="nil"/>
          <w:bottom w:val="nil"/>
          <w:insideH w:val="nil"/>
          <w:insideV w:val="nil"/>
        </w:tcBorders>
        <w:shd w:val="clear" w:color="auto" w:fill="A3CE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0092D7" w:themeColor="accent2"/>
        <w:left w:val="single" w:sz="8" w:space="0" w:color="0092D7" w:themeColor="accent2"/>
        <w:bottom w:val="single" w:sz="8" w:space="0" w:color="0092D7" w:themeColor="accent2"/>
        <w:right w:val="single" w:sz="8" w:space="0" w:color="0092D7" w:themeColor="accent2"/>
      </w:tblBorders>
    </w:tblPr>
    <w:tblStylePr w:type="firstRow">
      <w:rPr>
        <w:sz w:val="24"/>
        <w:szCs w:val="24"/>
      </w:rPr>
      <w:tblPr/>
      <w:tcPr>
        <w:tcBorders>
          <w:top w:val="nil"/>
          <w:left w:val="nil"/>
          <w:bottom w:val="single" w:sz="24" w:space="0" w:color="0092D7" w:themeColor="accent2"/>
          <w:right w:val="nil"/>
          <w:insideH w:val="nil"/>
          <w:insideV w:val="nil"/>
        </w:tcBorders>
        <w:shd w:val="clear" w:color="auto" w:fill="FFFFFF" w:themeFill="background1"/>
      </w:tcPr>
    </w:tblStylePr>
    <w:tblStylePr w:type="lastRow">
      <w:tblPr/>
      <w:tcPr>
        <w:tcBorders>
          <w:top w:val="single" w:sz="8" w:space="0" w:color="0092D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2D7" w:themeColor="accent2"/>
          <w:insideH w:val="nil"/>
          <w:insideV w:val="nil"/>
        </w:tcBorders>
        <w:shd w:val="clear" w:color="auto" w:fill="FFFFFF" w:themeFill="background1"/>
      </w:tcPr>
    </w:tblStylePr>
    <w:tblStylePr w:type="lastCol">
      <w:tblPr/>
      <w:tcPr>
        <w:tcBorders>
          <w:top w:val="nil"/>
          <w:left w:val="single" w:sz="8" w:space="0" w:color="0092D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7FF" w:themeFill="accent2" w:themeFillTint="3F"/>
      </w:tcPr>
    </w:tblStylePr>
    <w:tblStylePr w:type="band1Horz">
      <w:tblPr/>
      <w:tcPr>
        <w:tcBorders>
          <w:top w:val="nil"/>
          <w:bottom w:val="nil"/>
          <w:insideH w:val="nil"/>
          <w:insideV w:val="nil"/>
        </w:tcBorders>
        <w:shd w:val="clear" w:color="auto" w:fill="B6E7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46C2D7" w:themeColor="accent3"/>
        <w:left w:val="single" w:sz="8" w:space="0" w:color="46C2D7" w:themeColor="accent3"/>
        <w:bottom w:val="single" w:sz="8" w:space="0" w:color="46C2D7" w:themeColor="accent3"/>
        <w:right w:val="single" w:sz="8" w:space="0" w:color="46C2D7" w:themeColor="accent3"/>
      </w:tblBorders>
    </w:tblPr>
    <w:tblStylePr w:type="firstRow">
      <w:rPr>
        <w:sz w:val="24"/>
        <w:szCs w:val="24"/>
      </w:rPr>
      <w:tblPr/>
      <w:tcPr>
        <w:tcBorders>
          <w:top w:val="nil"/>
          <w:left w:val="nil"/>
          <w:bottom w:val="single" w:sz="24" w:space="0" w:color="46C2D7" w:themeColor="accent3"/>
          <w:right w:val="nil"/>
          <w:insideH w:val="nil"/>
          <w:insideV w:val="nil"/>
        </w:tcBorders>
        <w:shd w:val="clear" w:color="auto" w:fill="FFFFFF" w:themeFill="background1"/>
      </w:tcPr>
    </w:tblStylePr>
    <w:tblStylePr w:type="lastRow">
      <w:tblPr/>
      <w:tcPr>
        <w:tcBorders>
          <w:top w:val="single" w:sz="8" w:space="0" w:color="46C2D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6C2D7" w:themeColor="accent3"/>
          <w:insideH w:val="nil"/>
          <w:insideV w:val="nil"/>
        </w:tcBorders>
        <w:shd w:val="clear" w:color="auto" w:fill="FFFFFF" w:themeFill="background1"/>
      </w:tcPr>
    </w:tblStylePr>
    <w:tblStylePr w:type="lastCol">
      <w:tblPr/>
      <w:tcPr>
        <w:tcBorders>
          <w:top w:val="nil"/>
          <w:left w:val="single" w:sz="8" w:space="0" w:color="46C2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EFF5" w:themeFill="accent3" w:themeFillTint="3F"/>
      </w:tcPr>
    </w:tblStylePr>
    <w:tblStylePr w:type="band1Horz">
      <w:tblPr/>
      <w:tcPr>
        <w:tcBorders>
          <w:top w:val="nil"/>
          <w:bottom w:val="nil"/>
          <w:insideH w:val="nil"/>
          <w:insideV w:val="nil"/>
        </w:tcBorders>
        <w:shd w:val="clear" w:color="auto" w:fill="D1EF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75BB19" w:themeColor="accent4"/>
        <w:left w:val="single" w:sz="8" w:space="0" w:color="75BB19" w:themeColor="accent4"/>
        <w:bottom w:val="single" w:sz="8" w:space="0" w:color="75BB19" w:themeColor="accent4"/>
        <w:right w:val="single" w:sz="8" w:space="0" w:color="75BB19" w:themeColor="accent4"/>
      </w:tblBorders>
    </w:tblPr>
    <w:tblStylePr w:type="firstRow">
      <w:rPr>
        <w:sz w:val="24"/>
        <w:szCs w:val="24"/>
      </w:rPr>
      <w:tblPr/>
      <w:tcPr>
        <w:tcBorders>
          <w:top w:val="nil"/>
          <w:left w:val="nil"/>
          <w:bottom w:val="single" w:sz="24" w:space="0" w:color="75BB19" w:themeColor="accent4"/>
          <w:right w:val="nil"/>
          <w:insideH w:val="nil"/>
          <w:insideV w:val="nil"/>
        </w:tcBorders>
        <w:shd w:val="clear" w:color="auto" w:fill="FFFFFF" w:themeFill="background1"/>
      </w:tcPr>
    </w:tblStylePr>
    <w:tblStylePr w:type="lastRow">
      <w:tblPr/>
      <w:tcPr>
        <w:tcBorders>
          <w:top w:val="single" w:sz="8" w:space="0" w:color="75BB1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B19" w:themeColor="accent4"/>
          <w:insideH w:val="nil"/>
          <w:insideV w:val="nil"/>
        </w:tcBorders>
        <w:shd w:val="clear" w:color="auto" w:fill="FFFFFF" w:themeFill="background1"/>
      </w:tcPr>
    </w:tblStylePr>
    <w:tblStylePr w:type="lastCol">
      <w:tblPr/>
      <w:tcPr>
        <w:tcBorders>
          <w:top w:val="nil"/>
          <w:left w:val="single" w:sz="8" w:space="0" w:color="75BB1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F6BE" w:themeFill="accent4" w:themeFillTint="3F"/>
      </w:tcPr>
    </w:tblStylePr>
    <w:tblStylePr w:type="band1Horz">
      <w:tblPr/>
      <w:tcPr>
        <w:tcBorders>
          <w:top w:val="nil"/>
          <w:bottom w:val="nil"/>
          <w:insideH w:val="nil"/>
          <w:insideV w:val="nil"/>
        </w:tcBorders>
        <w:shd w:val="clear" w:color="auto" w:fill="DDF6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C2D300" w:themeColor="accent5"/>
        <w:left w:val="single" w:sz="8" w:space="0" w:color="C2D300" w:themeColor="accent5"/>
        <w:bottom w:val="single" w:sz="8" w:space="0" w:color="C2D300" w:themeColor="accent5"/>
        <w:right w:val="single" w:sz="8" w:space="0" w:color="C2D300" w:themeColor="accent5"/>
      </w:tblBorders>
    </w:tblPr>
    <w:tblStylePr w:type="firstRow">
      <w:rPr>
        <w:sz w:val="24"/>
        <w:szCs w:val="24"/>
      </w:rPr>
      <w:tblPr/>
      <w:tcPr>
        <w:tcBorders>
          <w:top w:val="nil"/>
          <w:left w:val="nil"/>
          <w:bottom w:val="single" w:sz="24" w:space="0" w:color="C2D300" w:themeColor="accent5"/>
          <w:right w:val="nil"/>
          <w:insideH w:val="nil"/>
          <w:insideV w:val="nil"/>
        </w:tcBorders>
        <w:shd w:val="clear" w:color="auto" w:fill="FFFFFF" w:themeFill="background1"/>
      </w:tcPr>
    </w:tblStylePr>
    <w:tblStylePr w:type="lastRow">
      <w:tblPr/>
      <w:tcPr>
        <w:tcBorders>
          <w:top w:val="single" w:sz="8" w:space="0" w:color="C2D3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2D300" w:themeColor="accent5"/>
          <w:insideH w:val="nil"/>
          <w:insideV w:val="nil"/>
        </w:tcBorders>
        <w:shd w:val="clear" w:color="auto" w:fill="FFFFFF" w:themeFill="background1"/>
      </w:tcPr>
    </w:tblStylePr>
    <w:tblStylePr w:type="lastCol">
      <w:tblPr/>
      <w:tcPr>
        <w:tcBorders>
          <w:top w:val="nil"/>
          <w:left w:val="single" w:sz="8" w:space="0" w:color="C2D3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FB5" w:themeFill="accent5" w:themeFillTint="3F"/>
      </w:tcPr>
    </w:tblStylePr>
    <w:tblStylePr w:type="band1Horz">
      <w:tblPr/>
      <w:tcPr>
        <w:tcBorders>
          <w:top w:val="nil"/>
          <w:bottom w:val="nil"/>
          <w:insideH w:val="nil"/>
          <w:insideV w:val="nil"/>
        </w:tcBorders>
        <w:shd w:val="clear" w:color="auto" w:fill="F8FFB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815342"/>
    <w:pPr>
      <w:spacing w:line="240" w:lineRule="auto"/>
    </w:pPr>
    <w:rPr>
      <w:rFonts w:asciiTheme="majorHAnsi" w:eastAsiaTheme="majorEastAsia" w:hAnsiTheme="majorHAnsi" w:cstheme="majorBidi"/>
    </w:rPr>
    <w:tblPr>
      <w:tblStyleRowBandSize w:val="1"/>
      <w:tblStyleColBandSize w:val="1"/>
      <w:tblBorders>
        <w:top w:val="single" w:sz="8" w:space="0" w:color="F0AB00" w:themeColor="accent6"/>
        <w:left w:val="single" w:sz="8" w:space="0" w:color="F0AB00" w:themeColor="accent6"/>
        <w:bottom w:val="single" w:sz="8" w:space="0" w:color="F0AB00" w:themeColor="accent6"/>
        <w:right w:val="single" w:sz="8" w:space="0" w:color="F0AB00" w:themeColor="accent6"/>
      </w:tblBorders>
    </w:tblPr>
    <w:tblStylePr w:type="firstRow">
      <w:rPr>
        <w:sz w:val="24"/>
        <w:szCs w:val="24"/>
      </w:rPr>
      <w:tblPr/>
      <w:tcPr>
        <w:tcBorders>
          <w:top w:val="nil"/>
          <w:left w:val="nil"/>
          <w:bottom w:val="single" w:sz="24" w:space="0" w:color="F0AB00" w:themeColor="accent6"/>
          <w:right w:val="nil"/>
          <w:insideH w:val="nil"/>
          <w:insideV w:val="nil"/>
        </w:tcBorders>
        <w:shd w:val="clear" w:color="auto" w:fill="FFFFFF" w:themeFill="background1"/>
      </w:tcPr>
    </w:tblStylePr>
    <w:tblStylePr w:type="lastRow">
      <w:tblPr/>
      <w:tcPr>
        <w:tcBorders>
          <w:top w:val="single" w:sz="8" w:space="0" w:color="F0AB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AB00" w:themeColor="accent6"/>
          <w:insideH w:val="nil"/>
          <w:insideV w:val="nil"/>
        </w:tcBorders>
        <w:shd w:val="clear" w:color="auto" w:fill="FFFFFF" w:themeFill="background1"/>
      </w:tcPr>
    </w:tblStylePr>
    <w:tblStylePr w:type="lastCol">
      <w:tblPr/>
      <w:tcPr>
        <w:tcBorders>
          <w:top w:val="nil"/>
          <w:left w:val="single" w:sz="8" w:space="0" w:color="F0AB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BBC" w:themeFill="accent6" w:themeFillTint="3F"/>
      </w:tcPr>
    </w:tblStylePr>
    <w:tblStylePr w:type="band1Horz">
      <w:tblPr/>
      <w:tcPr>
        <w:tcBorders>
          <w:top w:val="nil"/>
          <w:bottom w:val="nil"/>
          <w:insideH w:val="nil"/>
          <w:insideV w:val="nil"/>
        </w:tcBorders>
        <w:shd w:val="clear" w:color="auto" w:fill="FFEBB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815342"/>
    <w:pPr>
      <w:spacing w:line="240" w:lineRule="auto"/>
    </w:pPr>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tblBorders>
    </w:tblPr>
    <w:tblStylePr w:type="firstRow">
      <w:pPr>
        <w:spacing w:before="0" w:after="0" w:line="240" w:lineRule="auto"/>
      </w:pPr>
      <w:rPr>
        <w:b/>
        <w:bCs/>
        <w:color w:val="FFFFFF" w:themeColor="background1"/>
      </w:rPr>
      <w:tblPr/>
      <w:tcPr>
        <w:tc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shd w:val="clear" w:color="auto" w:fill="231F20" w:themeFill="text1"/>
      </w:tcPr>
    </w:tblStylePr>
    <w:tblStylePr w:type="lastRow">
      <w:pPr>
        <w:spacing w:before="0" w:after="0" w:line="240" w:lineRule="auto"/>
      </w:pPr>
      <w:rPr>
        <w:b/>
        <w:bCs/>
      </w:rPr>
      <w:tblPr/>
      <w:tcPr>
        <w:tcBorders>
          <w:top w:val="double" w:sz="6"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815342"/>
    <w:pPr>
      <w:spacing w:line="240" w:lineRule="auto"/>
    </w:pPr>
    <w:tblPr>
      <w:tblStyleRowBandSize w:val="1"/>
      <w:tblStyleColBandSize w:val="1"/>
      <w:tblBorders>
        <w:top w:val="single" w:sz="8" w:space="0" w:color="006EE8" w:themeColor="accent1" w:themeTint="BF"/>
        <w:left w:val="single" w:sz="8" w:space="0" w:color="006EE8" w:themeColor="accent1" w:themeTint="BF"/>
        <w:bottom w:val="single" w:sz="8" w:space="0" w:color="006EE8" w:themeColor="accent1" w:themeTint="BF"/>
        <w:right w:val="single" w:sz="8" w:space="0" w:color="006EE8" w:themeColor="accent1" w:themeTint="BF"/>
        <w:insideH w:val="single" w:sz="8" w:space="0" w:color="006EE8" w:themeColor="accent1" w:themeTint="BF"/>
      </w:tblBorders>
    </w:tblPr>
    <w:tblStylePr w:type="firstRow">
      <w:pPr>
        <w:spacing w:before="0" w:after="0" w:line="240" w:lineRule="auto"/>
      </w:pPr>
      <w:rPr>
        <w:b/>
        <w:bCs/>
        <w:color w:val="FFFFFF" w:themeColor="background1"/>
      </w:rPr>
      <w:tblPr/>
      <w:tcPr>
        <w:tcBorders>
          <w:top w:val="single" w:sz="8" w:space="0" w:color="006EE8" w:themeColor="accent1" w:themeTint="BF"/>
          <w:left w:val="single" w:sz="8" w:space="0" w:color="006EE8" w:themeColor="accent1" w:themeTint="BF"/>
          <w:bottom w:val="single" w:sz="8" w:space="0" w:color="006EE8" w:themeColor="accent1" w:themeTint="BF"/>
          <w:right w:val="single" w:sz="8" w:space="0" w:color="006EE8" w:themeColor="accent1" w:themeTint="BF"/>
          <w:insideH w:val="nil"/>
          <w:insideV w:val="nil"/>
        </w:tcBorders>
        <w:shd w:val="clear" w:color="auto" w:fill="00428B" w:themeFill="accent1"/>
      </w:tcPr>
    </w:tblStylePr>
    <w:tblStylePr w:type="lastRow">
      <w:pPr>
        <w:spacing w:before="0" w:after="0" w:line="240" w:lineRule="auto"/>
      </w:pPr>
      <w:rPr>
        <w:b/>
        <w:bCs/>
      </w:rPr>
      <w:tblPr/>
      <w:tcPr>
        <w:tcBorders>
          <w:top w:val="double" w:sz="6" w:space="0" w:color="006EE8" w:themeColor="accent1" w:themeTint="BF"/>
          <w:left w:val="single" w:sz="8" w:space="0" w:color="006EE8" w:themeColor="accent1" w:themeTint="BF"/>
          <w:bottom w:val="single" w:sz="8" w:space="0" w:color="006EE8" w:themeColor="accent1" w:themeTint="BF"/>
          <w:right w:val="single" w:sz="8" w:space="0" w:color="006EE8" w:themeColor="accent1" w:themeTint="BF"/>
          <w:insideH w:val="nil"/>
          <w:insideV w:val="nil"/>
        </w:tcBorders>
      </w:tcPr>
    </w:tblStylePr>
    <w:tblStylePr w:type="firstCol">
      <w:rPr>
        <w:b/>
        <w:bCs/>
      </w:rPr>
    </w:tblStylePr>
    <w:tblStylePr w:type="lastCol">
      <w:rPr>
        <w:b/>
        <w:bCs/>
      </w:rPr>
    </w:tblStylePr>
    <w:tblStylePr w:type="band1Vert">
      <w:tblPr/>
      <w:tcPr>
        <w:shd w:val="clear" w:color="auto" w:fill="A3CEFF" w:themeFill="accent1" w:themeFillTint="3F"/>
      </w:tcPr>
    </w:tblStylePr>
    <w:tblStylePr w:type="band1Horz">
      <w:tblPr/>
      <w:tcPr>
        <w:tcBorders>
          <w:insideH w:val="nil"/>
          <w:insideV w:val="nil"/>
        </w:tcBorders>
        <w:shd w:val="clear" w:color="auto" w:fill="A3CE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815342"/>
    <w:pPr>
      <w:spacing w:line="240" w:lineRule="auto"/>
    </w:pPr>
    <w:tblPr>
      <w:tblStyleRowBandSize w:val="1"/>
      <w:tblStyleColBandSize w:val="1"/>
      <w:tblBorders>
        <w:top w:val="single" w:sz="8" w:space="0" w:color="22B7FF" w:themeColor="accent2" w:themeTint="BF"/>
        <w:left w:val="single" w:sz="8" w:space="0" w:color="22B7FF" w:themeColor="accent2" w:themeTint="BF"/>
        <w:bottom w:val="single" w:sz="8" w:space="0" w:color="22B7FF" w:themeColor="accent2" w:themeTint="BF"/>
        <w:right w:val="single" w:sz="8" w:space="0" w:color="22B7FF" w:themeColor="accent2" w:themeTint="BF"/>
        <w:insideH w:val="single" w:sz="8" w:space="0" w:color="22B7FF" w:themeColor="accent2" w:themeTint="BF"/>
      </w:tblBorders>
    </w:tblPr>
    <w:tblStylePr w:type="firstRow">
      <w:pPr>
        <w:spacing w:before="0" w:after="0" w:line="240" w:lineRule="auto"/>
      </w:pPr>
      <w:rPr>
        <w:b/>
        <w:bCs/>
        <w:color w:val="FFFFFF" w:themeColor="background1"/>
      </w:rPr>
      <w:tblPr/>
      <w:tcPr>
        <w:tcBorders>
          <w:top w:val="single" w:sz="8" w:space="0" w:color="22B7FF" w:themeColor="accent2" w:themeTint="BF"/>
          <w:left w:val="single" w:sz="8" w:space="0" w:color="22B7FF" w:themeColor="accent2" w:themeTint="BF"/>
          <w:bottom w:val="single" w:sz="8" w:space="0" w:color="22B7FF" w:themeColor="accent2" w:themeTint="BF"/>
          <w:right w:val="single" w:sz="8" w:space="0" w:color="22B7FF" w:themeColor="accent2" w:themeTint="BF"/>
          <w:insideH w:val="nil"/>
          <w:insideV w:val="nil"/>
        </w:tcBorders>
        <w:shd w:val="clear" w:color="auto" w:fill="0092D7" w:themeFill="accent2"/>
      </w:tcPr>
    </w:tblStylePr>
    <w:tblStylePr w:type="lastRow">
      <w:pPr>
        <w:spacing w:before="0" w:after="0" w:line="240" w:lineRule="auto"/>
      </w:pPr>
      <w:rPr>
        <w:b/>
        <w:bCs/>
      </w:rPr>
      <w:tblPr/>
      <w:tcPr>
        <w:tcBorders>
          <w:top w:val="double" w:sz="6" w:space="0" w:color="22B7FF" w:themeColor="accent2" w:themeTint="BF"/>
          <w:left w:val="single" w:sz="8" w:space="0" w:color="22B7FF" w:themeColor="accent2" w:themeTint="BF"/>
          <w:bottom w:val="single" w:sz="8" w:space="0" w:color="22B7FF" w:themeColor="accent2" w:themeTint="BF"/>
          <w:right w:val="single" w:sz="8" w:space="0" w:color="22B7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B6E7FF" w:themeFill="accent2" w:themeFillTint="3F"/>
      </w:tcPr>
    </w:tblStylePr>
    <w:tblStylePr w:type="band1Horz">
      <w:tblPr/>
      <w:tcPr>
        <w:tcBorders>
          <w:insideH w:val="nil"/>
          <w:insideV w:val="nil"/>
        </w:tcBorders>
        <w:shd w:val="clear" w:color="auto" w:fill="B6E7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815342"/>
    <w:pPr>
      <w:spacing w:line="240" w:lineRule="auto"/>
    </w:pPr>
    <w:tblPr>
      <w:tblStyleRowBandSize w:val="1"/>
      <w:tblStyleColBandSize w:val="1"/>
      <w:tblBorders>
        <w:top w:val="single" w:sz="8" w:space="0" w:color="74D1E1" w:themeColor="accent3" w:themeTint="BF"/>
        <w:left w:val="single" w:sz="8" w:space="0" w:color="74D1E1" w:themeColor="accent3" w:themeTint="BF"/>
        <w:bottom w:val="single" w:sz="8" w:space="0" w:color="74D1E1" w:themeColor="accent3" w:themeTint="BF"/>
        <w:right w:val="single" w:sz="8" w:space="0" w:color="74D1E1" w:themeColor="accent3" w:themeTint="BF"/>
        <w:insideH w:val="single" w:sz="8" w:space="0" w:color="74D1E1" w:themeColor="accent3" w:themeTint="BF"/>
      </w:tblBorders>
    </w:tblPr>
    <w:tblStylePr w:type="firstRow">
      <w:pPr>
        <w:spacing w:before="0" w:after="0" w:line="240" w:lineRule="auto"/>
      </w:pPr>
      <w:rPr>
        <w:b/>
        <w:bCs/>
        <w:color w:val="FFFFFF" w:themeColor="background1"/>
      </w:rPr>
      <w:tblPr/>
      <w:tcPr>
        <w:tcBorders>
          <w:top w:val="single" w:sz="8" w:space="0" w:color="74D1E1" w:themeColor="accent3" w:themeTint="BF"/>
          <w:left w:val="single" w:sz="8" w:space="0" w:color="74D1E1" w:themeColor="accent3" w:themeTint="BF"/>
          <w:bottom w:val="single" w:sz="8" w:space="0" w:color="74D1E1" w:themeColor="accent3" w:themeTint="BF"/>
          <w:right w:val="single" w:sz="8" w:space="0" w:color="74D1E1" w:themeColor="accent3" w:themeTint="BF"/>
          <w:insideH w:val="nil"/>
          <w:insideV w:val="nil"/>
        </w:tcBorders>
        <w:shd w:val="clear" w:color="auto" w:fill="46C2D7" w:themeFill="accent3"/>
      </w:tcPr>
    </w:tblStylePr>
    <w:tblStylePr w:type="lastRow">
      <w:pPr>
        <w:spacing w:before="0" w:after="0" w:line="240" w:lineRule="auto"/>
      </w:pPr>
      <w:rPr>
        <w:b/>
        <w:bCs/>
      </w:rPr>
      <w:tblPr/>
      <w:tcPr>
        <w:tcBorders>
          <w:top w:val="double" w:sz="6" w:space="0" w:color="74D1E1" w:themeColor="accent3" w:themeTint="BF"/>
          <w:left w:val="single" w:sz="8" w:space="0" w:color="74D1E1" w:themeColor="accent3" w:themeTint="BF"/>
          <w:bottom w:val="single" w:sz="8" w:space="0" w:color="74D1E1" w:themeColor="accent3" w:themeTint="BF"/>
          <w:right w:val="single" w:sz="8" w:space="0" w:color="74D1E1"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EFF5" w:themeFill="accent3" w:themeFillTint="3F"/>
      </w:tcPr>
    </w:tblStylePr>
    <w:tblStylePr w:type="band1Horz">
      <w:tblPr/>
      <w:tcPr>
        <w:tcBorders>
          <w:insideH w:val="nil"/>
          <w:insideV w:val="nil"/>
        </w:tcBorders>
        <w:shd w:val="clear" w:color="auto" w:fill="D1EFF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815342"/>
    <w:pPr>
      <w:spacing w:line="240" w:lineRule="auto"/>
    </w:pPr>
    <w:tblPr>
      <w:tblStyleRowBandSize w:val="1"/>
      <w:tblStyleColBandSize w:val="1"/>
      <w:tblBorders>
        <w:top w:val="single" w:sz="8" w:space="0" w:color="9AE43A" w:themeColor="accent4" w:themeTint="BF"/>
        <w:left w:val="single" w:sz="8" w:space="0" w:color="9AE43A" w:themeColor="accent4" w:themeTint="BF"/>
        <w:bottom w:val="single" w:sz="8" w:space="0" w:color="9AE43A" w:themeColor="accent4" w:themeTint="BF"/>
        <w:right w:val="single" w:sz="8" w:space="0" w:color="9AE43A" w:themeColor="accent4" w:themeTint="BF"/>
        <w:insideH w:val="single" w:sz="8" w:space="0" w:color="9AE43A" w:themeColor="accent4" w:themeTint="BF"/>
      </w:tblBorders>
    </w:tblPr>
    <w:tblStylePr w:type="firstRow">
      <w:pPr>
        <w:spacing w:before="0" w:after="0" w:line="240" w:lineRule="auto"/>
      </w:pPr>
      <w:rPr>
        <w:b/>
        <w:bCs/>
        <w:color w:val="FFFFFF" w:themeColor="background1"/>
      </w:rPr>
      <w:tblPr/>
      <w:tcPr>
        <w:tcBorders>
          <w:top w:val="single" w:sz="8" w:space="0" w:color="9AE43A" w:themeColor="accent4" w:themeTint="BF"/>
          <w:left w:val="single" w:sz="8" w:space="0" w:color="9AE43A" w:themeColor="accent4" w:themeTint="BF"/>
          <w:bottom w:val="single" w:sz="8" w:space="0" w:color="9AE43A" w:themeColor="accent4" w:themeTint="BF"/>
          <w:right w:val="single" w:sz="8" w:space="0" w:color="9AE43A" w:themeColor="accent4" w:themeTint="BF"/>
          <w:insideH w:val="nil"/>
          <w:insideV w:val="nil"/>
        </w:tcBorders>
        <w:shd w:val="clear" w:color="auto" w:fill="75BB19" w:themeFill="accent4"/>
      </w:tcPr>
    </w:tblStylePr>
    <w:tblStylePr w:type="lastRow">
      <w:pPr>
        <w:spacing w:before="0" w:after="0" w:line="240" w:lineRule="auto"/>
      </w:pPr>
      <w:rPr>
        <w:b/>
        <w:bCs/>
      </w:rPr>
      <w:tblPr/>
      <w:tcPr>
        <w:tcBorders>
          <w:top w:val="double" w:sz="6" w:space="0" w:color="9AE43A" w:themeColor="accent4" w:themeTint="BF"/>
          <w:left w:val="single" w:sz="8" w:space="0" w:color="9AE43A" w:themeColor="accent4" w:themeTint="BF"/>
          <w:bottom w:val="single" w:sz="8" w:space="0" w:color="9AE43A" w:themeColor="accent4" w:themeTint="BF"/>
          <w:right w:val="single" w:sz="8" w:space="0" w:color="9AE43A" w:themeColor="accent4" w:themeTint="BF"/>
          <w:insideH w:val="nil"/>
          <w:insideV w:val="nil"/>
        </w:tcBorders>
      </w:tcPr>
    </w:tblStylePr>
    <w:tblStylePr w:type="firstCol">
      <w:rPr>
        <w:b/>
        <w:bCs/>
      </w:rPr>
    </w:tblStylePr>
    <w:tblStylePr w:type="lastCol">
      <w:rPr>
        <w:b/>
        <w:bCs/>
      </w:rPr>
    </w:tblStylePr>
    <w:tblStylePr w:type="band1Vert">
      <w:tblPr/>
      <w:tcPr>
        <w:shd w:val="clear" w:color="auto" w:fill="DDF6BE" w:themeFill="accent4" w:themeFillTint="3F"/>
      </w:tcPr>
    </w:tblStylePr>
    <w:tblStylePr w:type="band1Horz">
      <w:tblPr/>
      <w:tcPr>
        <w:tcBorders>
          <w:insideH w:val="nil"/>
          <w:insideV w:val="nil"/>
        </w:tcBorders>
        <w:shd w:val="clear" w:color="auto" w:fill="DDF6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815342"/>
    <w:pPr>
      <w:spacing w:line="240" w:lineRule="auto"/>
    </w:pPr>
    <w:tblPr>
      <w:tblStyleRowBandSize w:val="1"/>
      <w:tblStyleColBandSize w:val="1"/>
      <w:tblBorders>
        <w:top w:val="single" w:sz="8" w:space="0" w:color="ECFF1F" w:themeColor="accent5" w:themeTint="BF"/>
        <w:left w:val="single" w:sz="8" w:space="0" w:color="ECFF1F" w:themeColor="accent5" w:themeTint="BF"/>
        <w:bottom w:val="single" w:sz="8" w:space="0" w:color="ECFF1F" w:themeColor="accent5" w:themeTint="BF"/>
        <w:right w:val="single" w:sz="8" w:space="0" w:color="ECFF1F" w:themeColor="accent5" w:themeTint="BF"/>
        <w:insideH w:val="single" w:sz="8" w:space="0" w:color="ECFF1F" w:themeColor="accent5" w:themeTint="BF"/>
      </w:tblBorders>
    </w:tblPr>
    <w:tblStylePr w:type="firstRow">
      <w:pPr>
        <w:spacing w:before="0" w:after="0" w:line="240" w:lineRule="auto"/>
      </w:pPr>
      <w:rPr>
        <w:b/>
        <w:bCs/>
        <w:color w:val="FFFFFF" w:themeColor="background1"/>
      </w:rPr>
      <w:tblPr/>
      <w:tcPr>
        <w:tcBorders>
          <w:top w:val="single" w:sz="8" w:space="0" w:color="ECFF1F" w:themeColor="accent5" w:themeTint="BF"/>
          <w:left w:val="single" w:sz="8" w:space="0" w:color="ECFF1F" w:themeColor="accent5" w:themeTint="BF"/>
          <w:bottom w:val="single" w:sz="8" w:space="0" w:color="ECFF1F" w:themeColor="accent5" w:themeTint="BF"/>
          <w:right w:val="single" w:sz="8" w:space="0" w:color="ECFF1F" w:themeColor="accent5" w:themeTint="BF"/>
          <w:insideH w:val="nil"/>
          <w:insideV w:val="nil"/>
        </w:tcBorders>
        <w:shd w:val="clear" w:color="auto" w:fill="C2D300" w:themeFill="accent5"/>
      </w:tcPr>
    </w:tblStylePr>
    <w:tblStylePr w:type="lastRow">
      <w:pPr>
        <w:spacing w:before="0" w:after="0" w:line="240" w:lineRule="auto"/>
      </w:pPr>
      <w:rPr>
        <w:b/>
        <w:bCs/>
      </w:rPr>
      <w:tblPr/>
      <w:tcPr>
        <w:tcBorders>
          <w:top w:val="double" w:sz="6" w:space="0" w:color="ECFF1F" w:themeColor="accent5" w:themeTint="BF"/>
          <w:left w:val="single" w:sz="8" w:space="0" w:color="ECFF1F" w:themeColor="accent5" w:themeTint="BF"/>
          <w:bottom w:val="single" w:sz="8" w:space="0" w:color="ECFF1F" w:themeColor="accent5" w:themeTint="BF"/>
          <w:right w:val="single" w:sz="8" w:space="0" w:color="ECFF1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FFB5" w:themeFill="accent5" w:themeFillTint="3F"/>
      </w:tcPr>
    </w:tblStylePr>
    <w:tblStylePr w:type="band1Horz">
      <w:tblPr/>
      <w:tcPr>
        <w:tcBorders>
          <w:insideH w:val="nil"/>
          <w:insideV w:val="nil"/>
        </w:tcBorders>
        <w:shd w:val="clear" w:color="auto" w:fill="F8FFB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815342"/>
    <w:pPr>
      <w:spacing w:line="240" w:lineRule="auto"/>
    </w:pPr>
    <w:tblPr>
      <w:tblStyleRowBandSize w:val="1"/>
      <w:tblStyleColBandSize w:val="1"/>
      <w:tblBorders>
        <w:top w:val="single" w:sz="8" w:space="0" w:color="FFC434" w:themeColor="accent6" w:themeTint="BF"/>
        <w:left w:val="single" w:sz="8" w:space="0" w:color="FFC434" w:themeColor="accent6" w:themeTint="BF"/>
        <w:bottom w:val="single" w:sz="8" w:space="0" w:color="FFC434" w:themeColor="accent6" w:themeTint="BF"/>
        <w:right w:val="single" w:sz="8" w:space="0" w:color="FFC434" w:themeColor="accent6" w:themeTint="BF"/>
        <w:insideH w:val="single" w:sz="8" w:space="0" w:color="FFC434" w:themeColor="accent6" w:themeTint="BF"/>
      </w:tblBorders>
    </w:tblPr>
    <w:tblStylePr w:type="firstRow">
      <w:pPr>
        <w:spacing w:before="0" w:after="0" w:line="240" w:lineRule="auto"/>
      </w:pPr>
      <w:rPr>
        <w:b/>
        <w:bCs/>
        <w:color w:val="FFFFFF" w:themeColor="background1"/>
      </w:rPr>
      <w:tblPr/>
      <w:tcPr>
        <w:tcBorders>
          <w:top w:val="single" w:sz="8" w:space="0" w:color="FFC434" w:themeColor="accent6" w:themeTint="BF"/>
          <w:left w:val="single" w:sz="8" w:space="0" w:color="FFC434" w:themeColor="accent6" w:themeTint="BF"/>
          <w:bottom w:val="single" w:sz="8" w:space="0" w:color="FFC434" w:themeColor="accent6" w:themeTint="BF"/>
          <w:right w:val="single" w:sz="8" w:space="0" w:color="FFC434" w:themeColor="accent6" w:themeTint="BF"/>
          <w:insideH w:val="nil"/>
          <w:insideV w:val="nil"/>
        </w:tcBorders>
        <w:shd w:val="clear" w:color="auto" w:fill="F0AB00" w:themeFill="accent6"/>
      </w:tcPr>
    </w:tblStylePr>
    <w:tblStylePr w:type="lastRow">
      <w:pPr>
        <w:spacing w:before="0" w:after="0" w:line="240" w:lineRule="auto"/>
      </w:pPr>
      <w:rPr>
        <w:b/>
        <w:bCs/>
      </w:rPr>
      <w:tblPr/>
      <w:tcPr>
        <w:tcBorders>
          <w:top w:val="double" w:sz="6" w:space="0" w:color="FFC434" w:themeColor="accent6" w:themeTint="BF"/>
          <w:left w:val="single" w:sz="8" w:space="0" w:color="FFC434" w:themeColor="accent6" w:themeTint="BF"/>
          <w:bottom w:val="single" w:sz="8" w:space="0" w:color="FFC434" w:themeColor="accent6" w:themeTint="BF"/>
          <w:right w:val="single" w:sz="8" w:space="0" w:color="FFC43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EBBC" w:themeFill="accent6" w:themeFillTint="3F"/>
      </w:tcPr>
    </w:tblStylePr>
    <w:tblStylePr w:type="band1Horz">
      <w:tblPr/>
      <w:tcPr>
        <w:tcBorders>
          <w:insideH w:val="nil"/>
          <w:insideV w:val="nil"/>
        </w:tcBorders>
        <w:shd w:val="clear" w:color="auto" w:fill="FFEBB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2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28B" w:themeFill="accent1"/>
      </w:tcPr>
    </w:tblStylePr>
    <w:tblStylePr w:type="lastCol">
      <w:rPr>
        <w:b/>
        <w:bCs/>
        <w:color w:val="FFFFFF" w:themeColor="background1"/>
      </w:rPr>
      <w:tblPr/>
      <w:tcPr>
        <w:tcBorders>
          <w:left w:val="nil"/>
          <w:right w:val="nil"/>
          <w:insideH w:val="nil"/>
          <w:insideV w:val="nil"/>
        </w:tcBorders>
        <w:shd w:val="clear" w:color="auto" w:fill="0042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2D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2D7" w:themeFill="accent2"/>
      </w:tcPr>
    </w:tblStylePr>
    <w:tblStylePr w:type="lastCol">
      <w:rPr>
        <w:b/>
        <w:bCs/>
        <w:color w:val="FFFFFF" w:themeColor="background1"/>
      </w:rPr>
      <w:tblPr/>
      <w:tcPr>
        <w:tcBorders>
          <w:left w:val="nil"/>
          <w:right w:val="nil"/>
          <w:insideH w:val="nil"/>
          <w:insideV w:val="nil"/>
        </w:tcBorders>
        <w:shd w:val="clear" w:color="auto" w:fill="0092D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6C2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6C2D7" w:themeFill="accent3"/>
      </w:tcPr>
    </w:tblStylePr>
    <w:tblStylePr w:type="lastCol">
      <w:rPr>
        <w:b/>
        <w:bCs/>
        <w:color w:val="FFFFFF" w:themeColor="background1"/>
      </w:rPr>
      <w:tblPr/>
      <w:tcPr>
        <w:tcBorders>
          <w:left w:val="nil"/>
          <w:right w:val="nil"/>
          <w:insideH w:val="nil"/>
          <w:insideV w:val="nil"/>
        </w:tcBorders>
        <w:shd w:val="clear" w:color="auto" w:fill="46C2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B1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B19" w:themeFill="accent4"/>
      </w:tcPr>
    </w:tblStylePr>
    <w:tblStylePr w:type="lastCol">
      <w:rPr>
        <w:b/>
        <w:bCs/>
        <w:color w:val="FFFFFF" w:themeColor="background1"/>
      </w:rPr>
      <w:tblPr/>
      <w:tcPr>
        <w:tcBorders>
          <w:left w:val="nil"/>
          <w:right w:val="nil"/>
          <w:insideH w:val="nil"/>
          <w:insideV w:val="nil"/>
        </w:tcBorders>
        <w:shd w:val="clear" w:color="auto" w:fill="75BB1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2D3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2D300" w:themeFill="accent5"/>
      </w:tcPr>
    </w:tblStylePr>
    <w:tblStylePr w:type="lastCol">
      <w:rPr>
        <w:b/>
        <w:bCs/>
        <w:color w:val="FFFFFF" w:themeColor="background1"/>
      </w:rPr>
      <w:tblPr/>
      <w:tcPr>
        <w:tcBorders>
          <w:left w:val="nil"/>
          <w:right w:val="nil"/>
          <w:insideH w:val="nil"/>
          <w:insideV w:val="nil"/>
        </w:tcBorders>
        <w:shd w:val="clear" w:color="auto" w:fill="C2D3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81534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AB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0AB00" w:themeFill="accent6"/>
      </w:tcPr>
    </w:tblStylePr>
    <w:tblStylePr w:type="lastCol">
      <w:rPr>
        <w:b/>
        <w:bCs/>
        <w:color w:val="FFFFFF" w:themeColor="background1"/>
      </w:rPr>
      <w:tblPr/>
      <w:tcPr>
        <w:tcBorders>
          <w:left w:val="nil"/>
          <w:right w:val="nil"/>
          <w:insideH w:val="nil"/>
          <w:insideV w:val="nil"/>
        </w:tcBorders>
        <w:shd w:val="clear" w:color="auto" w:fill="F0AB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PlainTable11">
    <w:name w:val="Plain Table 11"/>
    <w:basedOn w:val="TableNormal"/>
    <w:uiPriority w:val="41"/>
    <w:semiHidden/>
    <w:rsid w:val="0081534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semiHidden/>
    <w:rsid w:val="00815342"/>
    <w:pPr>
      <w:spacing w:line="240" w:lineRule="auto"/>
    </w:pPr>
    <w:tblPr>
      <w:tblStyleRowBandSize w:val="1"/>
      <w:tblStyleColBandSize w:val="1"/>
      <w:tblBorders>
        <w:top w:val="single" w:sz="4" w:space="0" w:color="96888C" w:themeColor="text1" w:themeTint="80"/>
        <w:bottom w:val="single" w:sz="4" w:space="0" w:color="96888C" w:themeColor="text1" w:themeTint="80"/>
      </w:tblBorders>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customStyle="1" w:styleId="PlainTable31">
    <w:name w:val="Plain Table 31"/>
    <w:basedOn w:val="TableNormal"/>
    <w:uiPriority w:val="43"/>
    <w:semiHidden/>
    <w:rsid w:val="00815342"/>
    <w:pPr>
      <w:spacing w:line="240" w:lineRule="auto"/>
    </w:pPr>
    <w:tblPr>
      <w:tblStyleRowBandSize w:val="1"/>
      <w:tblStyleColBandSize w:val="1"/>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semiHidden/>
    <w:rsid w:val="0081534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semiHidden/>
    <w:rsid w:val="0081534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semiHidden/>
    <w:rsid w:val="0081534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Text12ptAbove">
    <w:name w:val="Body Text 12pt Above"/>
    <w:basedOn w:val="BodyText"/>
    <w:next w:val="BodyText"/>
    <w:qFormat/>
    <w:rsid w:val="00014A13"/>
    <w:pPr>
      <w:spacing w:before="240"/>
    </w:pPr>
    <w:rPr>
      <w:lang w:eastAsia="fr-CA"/>
    </w:rPr>
  </w:style>
  <w:style w:type="paragraph" w:customStyle="1" w:styleId="HighlightBoxText">
    <w:name w:val="Highlight Box Text"/>
    <w:basedOn w:val="BodyText"/>
    <w:qFormat/>
    <w:rsid w:val="004D35EA"/>
    <w:pPr>
      <w:pBdr>
        <w:top w:val="single" w:sz="4" w:space="10" w:color="00428B" w:themeColor="text2"/>
        <w:left w:val="single" w:sz="4" w:space="12" w:color="00428B" w:themeColor="text2"/>
        <w:bottom w:val="single" w:sz="4" w:space="10" w:color="00428B" w:themeColor="text2"/>
        <w:right w:val="single" w:sz="4" w:space="12" w:color="00428B" w:themeColor="text2"/>
      </w:pBdr>
      <w:shd w:val="clear" w:color="auto" w:fill="EFF5FB" w:themeFill="background2"/>
      <w:spacing w:before="180" w:after="180"/>
      <w:ind w:left="227" w:right="227"/>
    </w:pPr>
    <w:rPr>
      <w:lang w:eastAsia="fr-CA"/>
    </w:rPr>
  </w:style>
  <w:style w:type="paragraph" w:customStyle="1" w:styleId="HighlightBoxHeading">
    <w:name w:val="Highlight Box Heading"/>
    <w:basedOn w:val="HighlightBoxText"/>
    <w:next w:val="HighlightBoxText"/>
    <w:qFormat/>
    <w:rsid w:val="004D35EA"/>
    <w:pPr>
      <w:keepNext/>
    </w:pPr>
    <w:rPr>
      <w:b/>
    </w:rPr>
  </w:style>
  <w:style w:type="paragraph" w:customStyle="1" w:styleId="HighlightBoxBullet">
    <w:name w:val="Highlight Box Bullet"/>
    <w:basedOn w:val="HighlightBoxText"/>
    <w:qFormat/>
    <w:rsid w:val="004D35EA"/>
    <w:pPr>
      <w:numPr>
        <w:numId w:val="9"/>
      </w:numPr>
    </w:pPr>
  </w:style>
  <w:style w:type="paragraph" w:customStyle="1" w:styleId="HighlightBoxNumbering">
    <w:name w:val="Highlight Box Numbering"/>
    <w:basedOn w:val="HighlightBoxText"/>
    <w:qFormat/>
    <w:rsid w:val="004D35EA"/>
    <w:pPr>
      <w:numPr>
        <w:numId w:val="10"/>
      </w:numPr>
    </w:pPr>
  </w:style>
  <w:style w:type="table" w:customStyle="1" w:styleId="MWTableHeader">
    <w:name w:val="MW Table Header"/>
    <w:basedOn w:val="TableNormal"/>
    <w:uiPriority w:val="99"/>
    <w:rsid w:val="00F35474"/>
    <w:pPr>
      <w:spacing w:line="240" w:lineRule="auto"/>
    </w:pPr>
    <w:tblPr>
      <w:tblBorders>
        <w:bottom w:val="single" w:sz="4" w:space="0" w:color="CAC3C5" w:themeColor="text1" w:themeTint="40"/>
        <w:insideH w:val="single" w:sz="4" w:space="0" w:color="CAC3C5" w:themeColor="text1" w:themeTint="40"/>
      </w:tblBorders>
      <w:tblCellMar>
        <w:top w:w="57" w:type="dxa"/>
        <w:left w:w="85" w:type="dxa"/>
        <w:bottom w:w="57" w:type="dxa"/>
        <w:right w:w="85" w:type="dxa"/>
      </w:tblCellMar>
    </w:tblPr>
    <w:tblStylePr w:type="firstCol">
      <w:rPr>
        <w:b/>
      </w:rPr>
    </w:tblStylePr>
  </w:style>
  <w:style w:type="paragraph" w:customStyle="1" w:styleId="FooterLine">
    <w:name w:val="Footer Line"/>
    <w:basedOn w:val="Footer"/>
    <w:uiPriority w:val="99"/>
    <w:rsid w:val="00284E00"/>
    <w:pPr>
      <w:pBdr>
        <w:top w:val="single" w:sz="4" w:space="0" w:color="00428B" w:themeColor="text2"/>
      </w:pBdr>
      <w:spacing w:before="120"/>
      <w:ind w:right="0"/>
    </w:pPr>
    <w:rPr>
      <w:sz w:val="14"/>
    </w:rPr>
  </w:style>
  <w:style w:type="table" w:customStyle="1" w:styleId="MWTableGrid">
    <w:name w:val="MW Table Grid"/>
    <w:basedOn w:val="TableNormal"/>
    <w:uiPriority w:val="99"/>
    <w:rsid w:val="00735298"/>
    <w:pPr>
      <w:spacing w:before="60" w:after="60"/>
    </w:pPr>
    <w:tblPr>
      <w:tblStyleRowBandSize w:val="1"/>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CellMar>
        <w:top w:w="28" w:type="dxa"/>
        <w:left w:w="85" w:type="dxa"/>
        <w:bottom w:w="28" w:type="dxa"/>
        <w:right w:w="85" w:type="dxa"/>
      </w:tblCellMar>
    </w:tblPr>
    <w:tblStylePr w:type="firstRow">
      <w:rPr>
        <w:color w:val="FFFFFF"/>
      </w:rPr>
      <w:tblPr/>
      <w:trPr>
        <w:tblHeader/>
      </w:trPr>
      <w:tcPr>
        <w:tcBorders>
          <w:top w:val="single" w:sz="4" w:space="0" w:color="231F20"/>
          <w:left w:val="single" w:sz="4" w:space="0" w:color="231F20"/>
          <w:bottom w:val="single" w:sz="4" w:space="0" w:color="231F20"/>
          <w:right w:val="single" w:sz="4" w:space="0" w:color="231F20"/>
          <w:insideH w:val="single" w:sz="4" w:space="0" w:color="231F20"/>
          <w:insideV w:val="single" w:sz="4" w:space="0" w:color="231F20"/>
          <w:tl2br w:val="nil"/>
          <w:tr2bl w:val="nil"/>
        </w:tcBorders>
        <w:shd w:val="clear" w:color="auto" w:fill="00428B"/>
      </w:tcPr>
    </w:tblStylePr>
    <w:tblStylePr w:type="band2Horz">
      <w:tblPr/>
      <w:tcPr>
        <w:shd w:val="clear" w:color="auto" w:fill="EFF5FB"/>
      </w:tcPr>
    </w:tblStylePr>
  </w:style>
  <w:style w:type="paragraph" w:customStyle="1" w:styleId="FooterMW">
    <w:name w:val="Footer MW"/>
    <w:basedOn w:val="Footer"/>
    <w:uiPriority w:val="99"/>
    <w:rsid w:val="00C07135"/>
    <w:pPr>
      <w:ind w:right="0"/>
    </w:pPr>
    <w:rPr>
      <w:color w:val="00428B" w:themeColor="text2"/>
      <w:sz w:val="12"/>
    </w:rPr>
  </w:style>
  <w:style w:type="paragraph" w:customStyle="1" w:styleId="IntroParagraph">
    <w:name w:val="Intro Paragraph"/>
    <w:basedOn w:val="Normal"/>
    <w:qFormat/>
    <w:rsid w:val="006A6674"/>
    <w:pPr>
      <w:spacing w:before="240" w:after="240" w:line="320" w:lineRule="atLeast"/>
    </w:pPr>
    <w:rPr>
      <w:rFonts w:ascii="Verdana" w:hAnsi="Verdana"/>
      <w:color w:val="00428B" w:themeColor="text2"/>
      <w:spacing w:val="1"/>
      <w:sz w:val="22"/>
      <w:szCs w:val="22"/>
      <w:lang w:eastAsia="en-US"/>
    </w:rPr>
  </w:style>
  <w:style w:type="paragraph" w:customStyle="1" w:styleId="OurRef">
    <w:name w:val="Our Ref"/>
    <w:basedOn w:val="Date"/>
    <w:semiHidden/>
    <w:qFormat/>
    <w:rsid w:val="006036E1"/>
    <w:pPr>
      <w:spacing w:before="1320"/>
      <w:contextualSpacing/>
    </w:pPr>
    <w:rPr>
      <w:sz w:val="16"/>
      <w:szCs w:val="16"/>
    </w:rPr>
  </w:style>
  <w:style w:type="paragraph" w:styleId="ListParagraph">
    <w:name w:val="List Paragraph"/>
    <w:basedOn w:val="Normal"/>
    <w:link w:val="ListParagraphChar"/>
    <w:uiPriority w:val="34"/>
    <w:qFormat/>
    <w:rsid w:val="004306AF"/>
    <w:pPr>
      <w:ind w:left="720"/>
      <w:contextualSpacing/>
    </w:pPr>
  </w:style>
  <w:style w:type="table" w:customStyle="1" w:styleId="FooterTablePlaceholder">
    <w:name w:val="Footer Table Placeholder"/>
    <w:basedOn w:val="TableNormal"/>
    <w:uiPriority w:val="99"/>
    <w:rsid w:val="006E5263"/>
    <w:pPr>
      <w:spacing w:line="240" w:lineRule="auto"/>
    </w:pPr>
    <w:rPr>
      <w:sz w:val="12"/>
    </w:rPr>
    <w:tblPr>
      <w:tblCellMar>
        <w:left w:w="0" w:type="dxa"/>
        <w:right w:w="0" w:type="dxa"/>
      </w:tblCellMar>
    </w:tblPr>
  </w:style>
  <w:style w:type="table" w:customStyle="1" w:styleId="TableGridLight2">
    <w:name w:val="Table Grid Light2"/>
    <w:basedOn w:val="TableNormal"/>
    <w:uiPriority w:val="40"/>
    <w:rsid w:val="0018590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oterRight">
    <w:name w:val="Footer Right"/>
    <w:basedOn w:val="Footer"/>
    <w:uiPriority w:val="99"/>
    <w:rsid w:val="00282D86"/>
    <w:pPr>
      <w:framePr w:w="2126" w:wrap="around" w:vAnchor="text" w:hAnchor="margin" w:xAlign="right" w:y="1"/>
      <w:tabs>
        <w:tab w:val="left" w:pos="680"/>
      </w:tabs>
      <w:ind w:right="0"/>
      <w:jc w:val="right"/>
    </w:pPr>
  </w:style>
  <w:style w:type="character" w:customStyle="1" w:styleId="FooterBold">
    <w:name w:val="Footer Bold"/>
    <w:basedOn w:val="DefaultParagraphFont"/>
    <w:uiPriority w:val="99"/>
    <w:rsid w:val="00AC5476"/>
    <w:rPr>
      <w:b/>
      <w:spacing w:val="0"/>
    </w:rPr>
  </w:style>
  <w:style w:type="paragraph" w:customStyle="1" w:styleId="HeaderImage">
    <w:name w:val="Header Image"/>
    <w:basedOn w:val="Header"/>
    <w:uiPriority w:val="99"/>
    <w:rsid w:val="00AF717E"/>
    <w:pPr>
      <w:framePr w:wrap="around" w:vAnchor="text" w:hAnchor="margin" w:xAlign="right" w:y="1"/>
    </w:pPr>
    <w:rPr>
      <w:noProof/>
      <w:lang w:eastAsia="en-AU"/>
    </w:rPr>
  </w:style>
  <w:style w:type="paragraph" w:customStyle="1" w:styleId="Headertitle">
    <w:name w:val="Header title"/>
    <w:basedOn w:val="Header"/>
    <w:uiPriority w:val="99"/>
    <w:rsid w:val="00E95E85"/>
    <w:pPr>
      <w:spacing w:after="40"/>
      <w:contextualSpacing w:val="0"/>
    </w:pPr>
    <w:rPr>
      <w:b/>
      <w:sz w:val="28"/>
    </w:rPr>
  </w:style>
  <w:style w:type="paragraph" w:customStyle="1" w:styleId="HeaderLogo">
    <w:name w:val="Header Logo"/>
    <w:basedOn w:val="Headertitle"/>
    <w:uiPriority w:val="99"/>
    <w:rsid w:val="00441DAC"/>
    <w:pPr>
      <w:framePr w:wrap="around" w:vAnchor="page" w:hAnchor="page" w:xAlign="right" w:y="285"/>
      <w:spacing w:after="0"/>
    </w:pPr>
    <w:rPr>
      <w:noProof/>
      <w:lang w:eastAsia="en-AU"/>
    </w:rPr>
  </w:style>
  <w:style w:type="paragraph" w:customStyle="1" w:styleId="HeaderLine">
    <w:name w:val="Header Line"/>
    <w:basedOn w:val="Header"/>
    <w:uiPriority w:val="99"/>
    <w:rsid w:val="00456BFF"/>
    <w:pPr>
      <w:pBdr>
        <w:top w:val="single" w:sz="4" w:space="1" w:color="auto"/>
      </w:pBdr>
      <w:spacing w:before="120" w:after="240" w:line="240" w:lineRule="auto"/>
    </w:pPr>
    <w:rPr>
      <w:sz w:val="16"/>
    </w:rPr>
  </w:style>
  <w:style w:type="paragraph" w:customStyle="1" w:styleId="ListContinueBullet1">
    <w:name w:val="List Continue Bullet 1"/>
    <w:basedOn w:val="ListContinue"/>
    <w:qFormat/>
    <w:rsid w:val="0024008B"/>
    <w:pPr>
      <w:ind w:left="284"/>
    </w:pPr>
  </w:style>
  <w:style w:type="character" w:customStyle="1" w:styleId="AbbreviationsTerm">
    <w:name w:val="Abbreviations Term"/>
    <w:uiPriority w:val="1"/>
    <w:qFormat/>
    <w:rsid w:val="00557E77"/>
  </w:style>
  <w:style w:type="paragraph" w:customStyle="1" w:styleId="ListContinueBullet2">
    <w:name w:val="List Continue Bullet 2"/>
    <w:basedOn w:val="ListContinueBullet1"/>
    <w:qFormat/>
    <w:rsid w:val="0024008B"/>
    <w:pPr>
      <w:ind w:left="567"/>
    </w:pPr>
  </w:style>
  <w:style w:type="paragraph" w:customStyle="1" w:styleId="ListContinueBullet3">
    <w:name w:val="List Continue Bullet 3"/>
    <w:basedOn w:val="ListContinueBullet2"/>
    <w:qFormat/>
    <w:rsid w:val="0024008B"/>
    <w:pPr>
      <w:ind w:left="851"/>
    </w:pPr>
  </w:style>
  <w:style w:type="paragraph" w:styleId="IntenseQuote">
    <w:name w:val="Intense Quote"/>
    <w:basedOn w:val="Normal"/>
    <w:next w:val="Normal"/>
    <w:link w:val="IntenseQuoteChar"/>
    <w:uiPriority w:val="30"/>
    <w:semiHidden/>
    <w:rsid w:val="0074491D"/>
    <w:pPr>
      <w:pBdr>
        <w:top w:val="single" w:sz="4" w:space="10" w:color="00428B" w:themeColor="accent1"/>
        <w:bottom w:val="single" w:sz="4" w:space="10" w:color="00428B" w:themeColor="accent1"/>
      </w:pBdr>
      <w:spacing w:before="360" w:after="360"/>
      <w:ind w:left="864" w:right="864"/>
      <w:jc w:val="center"/>
    </w:pPr>
    <w:rPr>
      <w:i/>
      <w:iCs/>
      <w:color w:val="00428B" w:themeColor="accent1"/>
    </w:rPr>
  </w:style>
  <w:style w:type="character" w:customStyle="1" w:styleId="IntenseQuoteChar">
    <w:name w:val="Intense Quote Char"/>
    <w:basedOn w:val="DefaultParagraphFont"/>
    <w:link w:val="IntenseQuote"/>
    <w:uiPriority w:val="30"/>
    <w:semiHidden/>
    <w:rsid w:val="0074491D"/>
    <w:rPr>
      <w:i/>
      <w:iCs/>
      <w:color w:val="00428B" w:themeColor="accent1"/>
    </w:rPr>
  </w:style>
  <w:style w:type="paragraph" w:customStyle="1" w:styleId="FooterRed">
    <w:name w:val="Footer Red"/>
    <w:basedOn w:val="Footer"/>
    <w:uiPriority w:val="99"/>
    <w:qFormat/>
    <w:rsid w:val="004A1200"/>
    <w:pPr>
      <w:framePr w:wrap="around" w:vAnchor="page" w:hAnchor="page" w:xAlign="center" w:yAlign="bottom"/>
      <w:spacing w:after="250" w:line="250" w:lineRule="exact"/>
      <w:ind w:right="0"/>
      <w:jc w:val="center"/>
    </w:pPr>
    <w:rPr>
      <w:b/>
      <w:color w:val="FF0000"/>
      <w:sz w:val="24"/>
    </w:rPr>
  </w:style>
  <w:style w:type="paragraph" w:customStyle="1" w:styleId="paragraph">
    <w:name w:val="paragraph"/>
    <w:basedOn w:val="Normal"/>
    <w:rsid w:val="00EC5C83"/>
    <w:pPr>
      <w:spacing w:before="100" w:beforeAutospacing="1" w:after="100" w:afterAutospacing="1" w:line="240" w:lineRule="auto"/>
    </w:pPr>
    <w:rPr>
      <w:rFonts w:ascii="Times New Roman" w:hAnsi="Times New Roman"/>
      <w:color w:val="auto"/>
      <w:sz w:val="24"/>
      <w:szCs w:val="24"/>
    </w:rPr>
  </w:style>
  <w:style w:type="character" w:customStyle="1" w:styleId="normaltextrun">
    <w:name w:val="normaltextrun"/>
    <w:basedOn w:val="DefaultParagraphFont"/>
    <w:rsid w:val="00EC5C83"/>
  </w:style>
  <w:style w:type="character" w:customStyle="1" w:styleId="eop">
    <w:name w:val="eop"/>
    <w:basedOn w:val="DefaultParagraphFont"/>
    <w:rsid w:val="00EC5C83"/>
  </w:style>
  <w:style w:type="table" w:customStyle="1" w:styleId="MelbourneWaterTableStyle">
    <w:name w:val="Melbourne Water Table Style"/>
    <w:basedOn w:val="LightList-Accent5"/>
    <w:uiPriority w:val="99"/>
    <w:rsid w:val="00EC5C83"/>
    <w:pPr>
      <w:spacing w:before="60" w:after="60"/>
    </w:pPr>
    <w:rPr>
      <w:rFonts w:ascii="Verdana" w:eastAsiaTheme="minorHAnsi" w:hAnsi="Verdana" w:cstheme="minorBidi"/>
      <w:color w:val="auto"/>
    </w:rPr>
    <w:tblPr>
      <w:jc w:val="center"/>
    </w:tblPr>
    <w:trPr>
      <w:jc w:val="center"/>
    </w:trPr>
    <w:tcPr>
      <w:vAlign w:val="center"/>
    </w:tcPr>
    <w:tblStylePr w:type="firstRow">
      <w:pPr>
        <w:wordWrap/>
        <w:spacing w:beforeLines="0" w:before="120" w:beforeAutospacing="0" w:afterLines="0" w:after="120" w:afterAutospacing="0" w:line="240" w:lineRule="auto"/>
        <w:contextualSpacing w:val="0"/>
        <w:jc w:val="left"/>
      </w:pPr>
      <w:rPr>
        <w:rFonts w:ascii="Verdana" w:hAnsi="Verdana"/>
        <w:b w:val="0"/>
        <w:bCs/>
        <w:color w:val="FFFFFF" w:themeColor="background1"/>
        <w:sz w:val="22"/>
      </w:rPr>
      <w:tblPr/>
      <w:tcPr>
        <w:tcBorders>
          <w:top w:val="single" w:sz="4" w:space="0" w:color="DCDCDC"/>
          <w:left w:val="single" w:sz="4" w:space="0" w:color="DCDCDC"/>
          <w:bottom w:val="single" w:sz="4" w:space="0" w:color="DCDCDC"/>
          <w:right w:val="single" w:sz="4" w:space="0" w:color="DCDCDC"/>
          <w:insideH w:val="single" w:sz="4" w:space="0" w:color="DCDCDC"/>
          <w:insideV w:val="single" w:sz="4" w:space="0" w:color="DCDCDC"/>
          <w:tl2br w:val="nil"/>
          <w:tr2bl w:val="nil"/>
        </w:tcBorders>
        <w:shd w:val="clear" w:color="auto" w:fill="00428B"/>
      </w:tc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1Horz">
      <w:rPr>
        <w:rFonts w:ascii="Verdana" w:hAnsi="Verdana"/>
        <w:b w:val="0"/>
        <w:sz w:val="20"/>
      </w:rPr>
      <w:tblPr/>
      <w:tcPr>
        <w:tcBorders>
          <w:top w:val="single" w:sz="4" w:space="0" w:color="DCDCDC"/>
          <w:left w:val="single" w:sz="4" w:space="0" w:color="DCDCDC"/>
          <w:bottom w:val="single" w:sz="4" w:space="0" w:color="DCDCDC"/>
          <w:right w:val="single" w:sz="4" w:space="0" w:color="DCDCDC"/>
          <w:insideH w:val="single" w:sz="4" w:space="0" w:color="DCDCDC"/>
          <w:insideV w:val="single" w:sz="4" w:space="0" w:color="DCDCDC"/>
          <w:tl2br w:val="nil"/>
          <w:tr2bl w:val="nil"/>
        </w:tcBorders>
        <w:shd w:val="clear" w:color="auto" w:fill="FFFFFF" w:themeFill="background1"/>
      </w:tcPr>
    </w:tblStylePr>
    <w:tblStylePr w:type="band2Horz">
      <w:rPr>
        <w:rFonts w:ascii="Verdana" w:hAnsi="Verdana"/>
        <w:b w:val="0"/>
        <w:sz w:val="20"/>
      </w:rPr>
      <w:tblPr/>
      <w:tcPr>
        <w:tcBorders>
          <w:top w:val="single" w:sz="4" w:space="0" w:color="DCDCDC"/>
          <w:left w:val="single" w:sz="4" w:space="0" w:color="DCDCDC"/>
          <w:bottom w:val="single" w:sz="4" w:space="0" w:color="DCDCDC"/>
          <w:right w:val="single" w:sz="4" w:space="0" w:color="DCDCDC"/>
          <w:insideH w:val="single" w:sz="4" w:space="0" w:color="DCDCDC"/>
          <w:insideV w:val="single" w:sz="4" w:space="0" w:color="DCDCDC"/>
          <w:tl2br w:val="nil"/>
          <w:tr2bl w:val="nil"/>
        </w:tcBorders>
        <w:shd w:val="clear" w:color="auto" w:fill="DCDCDC"/>
      </w:tcPr>
    </w:tblStylePr>
  </w:style>
  <w:style w:type="character" w:customStyle="1" w:styleId="ui-provider">
    <w:name w:val="ui-provider"/>
    <w:basedOn w:val="DefaultParagraphFont"/>
    <w:rsid w:val="00EC5C83"/>
  </w:style>
  <w:style w:type="table" w:customStyle="1" w:styleId="UXCTable">
    <w:name w:val="UXCTable"/>
    <w:basedOn w:val="TableNormal"/>
    <w:uiPriority w:val="99"/>
    <w:qFormat/>
    <w:rsid w:val="00EE1C38"/>
    <w:pPr>
      <w:spacing w:line="240" w:lineRule="auto"/>
    </w:pPr>
    <w:rPr>
      <w:rFonts w:ascii="Verdana" w:hAnsi="Verdana"/>
      <w:sz w:val="17"/>
    </w:rPr>
    <w:tblPr>
      <w:tblBorders>
        <w:top w:val="single" w:sz="6" w:space="0" w:color="0064AA"/>
        <w:left w:val="single" w:sz="6" w:space="0" w:color="0064AA"/>
        <w:bottom w:val="single" w:sz="6" w:space="0" w:color="0064AA"/>
        <w:right w:val="single" w:sz="6" w:space="0" w:color="0064AA"/>
        <w:insideH w:val="single" w:sz="6" w:space="0" w:color="0064AA"/>
        <w:insideV w:val="single" w:sz="6" w:space="0" w:color="0064AA"/>
      </w:tblBorders>
    </w:tblPr>
    <w:trPr>
      <w:cantSplit/>
    </w:trPr>
    <w:tblStylePr w:type="firstRow">
      <w:rPr>
        <w:rFonts w:ascii="Verdana" w:hAnsi="Verdana"/>
        <w:b/>
        <w:color w:val="0064AA"/>
        <w:sz w:val="17"/>
      </w:rPr>
      <w:tblPr/>
      <w:tcPr>
        <w:shd w:val="clear" w:color="auto" w:fill="DADFE2"/>
      </w:tcPr>
    </w:tblStylePr>
  </w:style>
  <w:style w:type="character" w:customStyle="1" w:styleId="TableTextChar">
    <w:name w:val="Table Text Char"/>
    <w:basedOn w:val="DefaultParagraphFont"/>
    <w:link w:val="TableText"/>
    <w:rsid w:val="00EE1C38"/>
  </w:style>
  <w:style w:type="paragraph" w:customStyle="1" w:styleId="FastmanBody">
    <w:name w:val="Fastman Body"/>
    <w:link w:val="FastmanBodyChar"/>
    <w:qFormat/>
    <w:rsid w:val="00EE1C38"/>
    <w:pPr>
      <w:spacing w:before="100" w:beforeAutospacing="1"/>
      <w:jc w:val="both"/>
    </w:pPr>
    <w:rPr>
      <w:rFonts w:ascii="Arial" w:hAnsi="Arial"/>
      <w:color w:val="333333"/>
      <w:szCs w:val="24"/>
      <w:lang w:eastAsia="en-US"/>
    </w:rPr>
  </w:style>
  <w:style w:type="character" w:customStyle="1" w:styleId="FastmanBodyChar">
    <w:name w:val="Fastman Body Char"/>
    <w:link w:val="FastmanBody"/>
    <w:rsid w:val="00EE1C38"/>
    <w:rPr>
      <w:rFonts w:ascii="Arial" w:hAnsi="Arial"/>
      <w:color w:val="333333"/>
      <w:szCs w:val="24"/>
      <w:lang w:eastAsia="en-US"/>
    </w:rPr>
  </w:style>
  <w:style w:type="table" w:customStyle="1" w:styleId="Style1">
    <w:name w:val="Style1"/>
    <w:basedOn w:val="TableNormal"/>
    <w:uiPriority w:val="99"/>
    <w:qFormat/>
    <w:rsid w:val="00014045"/>
    <w:pPr>
      <w:spacing w:line="240" w:lineRule="auto"/>
    </w:pPr>
    <w:rPr>
      <w:rFonts w:ascii="Times New Roman" w:hAnsi="Times New Roman"/>
      <w:color w:val="auto"/>
    </w:rPr>
    <w:tblPr/>
  </w:style>
  <w:style w:type="character" w:customStyle="1" w:styleId="ListParagraphChar">
    <w:name w:val="List Paragraph Char"/>
    <w:link w:val="ListParagraph"/>
    <w:uiPriority w:val="34"/>
    <w:rsid w:val="00014045"/>
  </w:style>
  <w:style w:type="paragraph" w:styleId="PlainText">
    <w:name w:val="Plain Text"/>
    <w:basedOn w:val="Normal"/>
    <w:link w:val="PlainTextChar"/>
    <w:uiPriority w:val="99"/>
    <w:semiHidden/>
    <w:unhideWhenUsed/>
    <w:rsid w:val="00014045"/>
    <w:pPr>
      <w:spacing w:line="240" w:lineRule="auto"/>
    </w:pPr>
    <w:rPr>
      <w:rFonts w:ascii="Calibri" w:eastAsiaTheme="minorHAnsi" w:hAnsi="Calibri" w:cs="Calibri"/>
      <w:color w:val="auto"/>
      <w:sz w:val="22"/>
      <w:szCs w:val="22"/>
      <w:lang w:eastAsia="en-US"/>
    </w:rPr>
  </w:style>
  <w:style w:type="character" w:customStyle="1" w:styleId="PlainTextChar">
    <w:name w:val="Plain Text Char"/>
    <w:basedOn w:val="DefaultParagraphFont"/>
    <w:link w:val="PlainText"/>
    <w:uiPriority w:val="99"/>
    <w:semiHidden/>
    <w:rsid w:val="00014045"/>
    <w:rPr>
      <w:rFonts w:ascii="Calibri" w:eastAsiaTheme="minorHAnsi" w:hAnsi="Calibri" w:cs="Calibri"/>
      <w:color w:val="auto"/>
      <w:sz w:val="22"/>
      <w:szCs w:val="22"/>
      <w:lang w:eastAsia="en-US"/>
    </w:rPr>
  </w:style>
  <w:style w:type="paragraph" w:customStyle="1" w:styleId="TableHeader">
    <w:name w:val="Table Header"/>
    <w:basedOn w:val="Normal"/>
    <w:rsid w:val="00136DF1"/>
    <w:pPr>
      <w:keepNext/>
      <w:keepLines/>
      <w:spacing w:before="120" w:after="120" w:line="240" w:lineRule="auto"/>
    </w:pPr>
    <w:rPr>
      <w:rFonts w:ascii="Arial" w:hAnsi="Arial"/>
      <w:b/>
      <w:color w:val="auto"/>
      <w:lang w:eastAsia="en-US"/>
    </w:rPr>
  </w:style>
  <w:style w:type="paragraph" w:customStyle="1" w:styleId="TableTick">
    <w:name w:val="Table Tick"/>
    <w:basedOn w:val="TableText"/>
    <w:rsid w:val="00960D17"/>
    <w:pPr>
      <w:spacing w:before="120" w:after="120" w:line="240" w:lineRule="auto"/>
      <w:jc w:val="center"/>
    </w:pPr>
    <w:rPr>
      <w:rFonts w:ascii="Arial" w:eastAsia="Arial Unicode MS" w:hAnsi="Arial"/>
      <w:color w:val="auto"/>
      <w:sz w:val="28"/>
      <w:szCs w:val="28"/>
      <w:lang w:eastAsia="en-US"/>
    </w:rPr>
  </w:style>
  <w:style w:type="paragraph" w:customStyle="1" w:styleId="TableCompacted">
    <w:name w:val="Table Compacted"/>
    <w:basedOn w:val="Normal"/>
    <w:rsid w:val="00960D17"/>
    <w:pPr>
      <w:spacing w:before="60" w:after="60" w:line="240" w:lineRule="auto"/>
    </w:pPr>
    <w:rPr>
      <w:rFonts w:ascii="Verdana" w:hAnsi="Verdana"/>
      <w:color w:val="auto"/>
      <w:spacing w:val="1"/>
      <w:szCs w:val="24"/>
      <w:lang w:eastAsia="en-US"/>
    </w:rPr>
  </w:style>
  <w:style w:type="paragraph" w:customStyle="1" w:styleId="NTTTableBodyText">
    <w:name w:val="NTT Table Body Text"/>
    <w:uiPriority w:val="14"/>
    <w:rsid w:val="00DD2434"/>
    <w:pPr>
      <w:spacing w:before="60" w:after="60" w:line="240" w:lineRule="atLeast"/>
    </w:pPr>
    <w:rPr>
      <w:rFonts w:ascii="Arial" w:hAnsi="Arial" w:cs="Arial"/>
      <w:color w:val="000000"/>
      <w:spacing w:val="8"/>
      <w:kern w:val="18"/>
      <w:sz w:val="18"/>
      <w:szCs w:val="18"/>
      <w:lang w:val="en-GB" w:eastAsia="en-US"/>
    </w:rPr>
  </w:style>
  <w:style w:type="paragraph" w:customStyle="1" w:styleId="NTTTableWhiteHeader">
    <w:name w:val="NTT Table White Header"/>
    <w:uiPriority w:val="15"/>
    <w:rsid w:val="00DD2434"/>
    <w:pPr>
      <w:spacing w:before="60" w:after="60" w:line="250" w:lineRule="atLeast"/>
    </w:pPr>
    <w:rPr>
      <w:rFonts w:ascii="Arial Bold" w:hAnsi="Arial Bold" w:cs="Arial"/>
      <w:b/>
      <w:color w:val="FFFFFF"/>
      <w:spacing w:val="8"/>
      <w:kern w:val="18"/>
      <w:sz w:val="18"/>
      <w:szCs w:val="18"/>
      <w:lang w:val="en-GB" w:eastAsia="en-US"/>
    </w:rPr>
  </w:style>
  <w:style w:type="numbering" w:customStyle="1" w:styleId="Bullets">
    <w:name w:val="Bullets"/>
    <w:uiPriority w:val="99"/>
    <w:rsid w:val="00313AC3"/>
    <w:pPr>
      <w:numPr>
        <w:numId w:val="29"/>
      </w:numPr>
    </w:pPr>
  </w:style>
  <w:style w:type="paragraph" w:styleId="CommentText">
    <w:name w:val="annotation text"/>
    <w:basedOn w:val="Normal"/>
    <w:link w:val="CommentTextChar"/>
    <w:uiPriority w:val="99"/>
    <w:rsid w:val="00313AC3"/>
    <w:pPr>
      <w:spacing w:line="240" w:lineRule="auto"/>
    </w:pPr>
  </w:style>
  <w:style w:type="character" w:customStyle="1" w:styleId="CommentTextChar">
    <w:name w:val="Comment Text Char"/>
    <w:basedOn w:val="DefaultParagraphFont"/>
    <w:link w:val="CommentText"/>
    <w:uiPriority w:val="99"/>
    <w:rsid w:val="00313AC3"/>
  </w:style>
  <w:style w:type="character" w:customStyle="1" w:styleId="cf01">
    <w:name w:val="cf01"/>
    <w:basedOn w:val="DefaultParagraphFont"/>
    <w:rsid w:val="00313AC3"/>
    <w:rPr>
      <w:rFonts w:ascii="Segoe UI" w:hAnsi="Segoe UI" w:cs="Segoe UI" w:hint="default"/>
      <w:color w:val="231F20"/>
      <w:sz w:val="18"/>
      <w:szCs w:val="18"/>
    </w:rPr>
  </w:style>
  <w:style w:type="paragraph" w:customStyle="1" w:styleId="TableNumbered">
    <w:name w:val="Table Numbered"/>
    <w:basedOn w:val="Normal"/>
    <w:rsid w:val="00313AC3"/>
    <w:pPr>
      <w:numPr>
        <w:numId w:val="34"/>
      </w:numPr>
      <w:spacing w:before="60" w:after="60" w:line="240" w:lineRule="auto"/>
    </w:pPr>
    <w:rPr>
      <w:rFonts w:ascii="Arial" w:eastAsia="Arial Unicode MS" w:hAnsi="Arial"/>
      <w:color w:val="auto"/>
      <w:sz w:val="18"/>
      <w:szCs w:val="24"/>
      <w:lang w:eastAsia="en-US"/>
    </w:rPr>
  </w:style>
  <w:style w:type="paragraph" w:customStyle="1" w:styleId="TableCompact">
    <w:name w:val="Table Compact"/>
    <w:basedOn w:val="Normal"/>
    <w:rsid w:val="00584346"/>
    <w:pPr>
      <w:spacing w:before="60" w:after="60" w:line="240" w:lineRule="auto"/>
    </w:pPr>
    <w:rPr>
      <w:rFonts w:ascii="Verdana" w:hAnsi="Verdana"/>
      <w:color w:val="auto"/>
      <w:szCs w:val="24"/>
      <w:lang w:eastAsia="en-US"/>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E2275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445C0B"/>
    <w:rPr>
      <w:b/>
      <w:bCs/>
    </w:rPr>
  </w:style>
  <w:style w:type="character" w:customStyle="1" w:styleId="CommentSubjectChar">
    <w:name w:val="Comment Subject Char"/>
    <w:basedOn w:val="CommentTextChar"/>
    <w:link w:val="CommentSubject"/>
    <w:uiPriority w:val="99"/>
    <w:semiHidden/>
    <w:rsid w:val="00445C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10866">
      <w:bodyDiv w:val="1"/>
      <w:marLeft w:val="0"/>
      <w:marRight w:val="0"/>
      <w:marTop w:val="0"/>
      <w:marBottom w:val="0"/>
      <w:divBdr>
        <w:top w:val="none" w:sz="0" w:space="0" w:color="auto"/>
        <w:left w:val="none" w:sz="0" w:space="0" w:color="auto"/>
        <w:bottom w:val="none" w:sz="0" w:space="0" w:color="auto"/>
        <w:right w:val="none" w:sz="0" w:space="0" w:color="auto"/>
      </w:divBdr>
    </w:div>
    <w:div w:id="292101018">
      <w:bodyDiv w:val="1"/>
      <w:marLeft w:val="0"/>
      <w:marRight w:val="0"/>
      <w:marTop w:val="0"/>
      <w:marBottom w:val="0"/>
      <w:divBdr>
        <w:top w:val="none" w:sz="0" w:space="0" w:color="auto"/>
        <w:left w:val="none" w:sz="0" w:space="0" w:color="auto"/>
        <w:bottom w:val="none" w:sz="0" w:space="0" w:color="auto"/>
        <w:right w:val="none" w:sz="0" w:space="0" w:color="auto"/>
      </w:divBdr>
    </w:div>
    <w:div w:id="338392742">
      <w:bodyDiv w:val="1"/>
      <w:marLeft w:val="0"/>
      <w:marRight w:val="0"/>
      <w:marTop w:val="0"/>
      <w:marBottom w:val="0"/>
      <w:divBdr>
        <w:top w:val="none" w:sz="0" w:space="0" w:color="auto"/>
        <w:left w:val="none" w:sz="0" w:space="0" w:color="auto"/>
        <w:bottom w:val="none" w:sz="0" w:space="0" w:color="auto"/>
        <w:right w:val="none" w:sz="0" w:space="0" w:color="auto"/>
      </w:divBdr>
    </w:div>
    <w:div w:id="342784204">
      <w:bodyDiv w:val="1"/>
      <w:marLeft w:val="0"/>
      <w:marRight w:val="0"/>
      <w:marTop w:val="0"/>
      <w:marBottom w:val="0"/>
      <w:divBdr>
        <w:top w:val="none" w:sz="0" w:space="0" w:color="auto"/>
        <w:left w:val="none" w:sz="0" w:space="0" w:color="auto"/>
        <w:bottom w:val="none" w:sz="0" w:space="0" w:color="auto"/>
        <w:right w:val="none" w:sz="0" w:space="0" w:color="auto"/>
      </w:divBdr>
    </w:div>
    <w:div w:id="603877564">
      <w:bodyDiv w:val="1"/>
      <w:marLeft w:val="0"/>
      <w:marRight w:val="0"/>
      <w:marTop w:val="0"/>
      <w:marBottom w:val="0"/>
      <w:divBdr>
        <w:top w:val="none" w:sz="0" w:space="0" w:color="auto"/>
        <w:left w:val="none" w:sz="0" w:space="0" w:color="auto"/>
        <w:bottom w:val="none" w:sz="0" w:space="0" w:color="auto"/>
        <w:right w:val="none" w:sz="0" w:space="0" w:color="auto"/>
      </w:divBdr>
    </w:div>
    <w:div w:id="880284736">
      <w:bodyDiv w:val="1"/>
      <w:marLeft w:val="0"/>
      <w:marRight w:val="0"/>
      <w:marTop w:val="0"/>
      <w:marBottom w:val="0"/>
      <w:divBdr>
        <w:top w:val="none" w:sz="0" w:space="0" w:color="auto"/>
        <w:left w:val="none" w:sz="0" w:space="0" w:color="auto"/>
        <w:bottom w:val="none" w:sz="0" w:space="0" w:color="auto"/>
        <w:right w:val="none" w:sz="0" w:space="0" w:color="auto"/>
      </w:divBdr>
    </w:div>
    <w:div w:id="1157694224">
      <w:bodyDiv w:val="1"/>
      <w:marLeft w:val="0"/>
      <w:marRight w:val="0"/>
      <w:marTop w:val="0"/>
      <w:marBottom w:val="0"/>
      <w:divBdr>
        <w:top w:val="none" w:sz="0" w:space="0" w:color="auto"/>
        <w:left w:val="none" w:sz="0" w:space="0" w:color="auto"/>
        <w:bottom w:val="none" w:sz="0" w:space="0" w:color="auto"/>
        <w:right w:val="none" w:sz="0" w:space="0" w:color="auto"/>
      </w:divBdr>
    </w:div>
    <w:div w:id="1410543419">
      <w:bodyDiv w:val="1"/>
      <w:marLeft w:val="0"/>
      <w:marRight w:val="0"/>
      <w:marTop w:val="0"/>
      <w:marBottom w:val="0"/>
      <w:divBdr>
        <w:top w:val="none" w:sz="0" w:space="0" w:color="auto"/>
        <w:left w:val="none" w:sz="0" w:space="0" w:color="auto"/>
        <w:bottom w:val="none" w:sz="0" w:space="0" w:color="auto"/>
        <w:right w:val="none" w:sz="0" w:space="0" w:color="auto"/>
      </w:divBdr>
    </w:div>
    <w:div w:id="1430464451">
      <w:bodyDiv w:val="1"/>
      <w:marLeft w:val="0"/>
      <w:marRight w:val="0"/>
      <w:marTop w:val="0"/>
      <w:marBottom w:val="0"/>
      <w:divBdr>
        <w:top w:val="none" w:sz="0" w:space="0" w:color="auto"/>
        <w:left w:val="none" w:sz="0" w:space="0" w:color="auto"/>
        <w:bottom w:val="none" w:sz="0" w:space="0" w:color="auto"/>
        <w:right w:val="none" w:sz="0" w:space="0" w:color="auto"/>
      </w:divBdr>
    </w:div>
    <w:div w:id="1457259462">
      <w:bodyDiv w:val="1"/>
      <w:marLeft w:val="0"/>
      <w:marRight w:val="0"/>
      <w:marTop w:val="0"/>
      <w:marBottom w:val="0"/>
      <w:divBdr>
        <w:top w:val="none" w:sz="0" w:space="0" w:color="auto"/>
        <w:left w:val="none" w:sz="0" w:space="0" w:color="auto"/>
        <w:bottom w:val="none" w:sz="0" w:space="0" w:color="auto"/>
        <w:right w:val="none" w:sz="0" w:space="0" w:color="auto"/>
      </w:divBdr>
    </w:div>
    <w:div w:id="1524124110">
      <w:bodyDiv w:val="1"/>
      <w:marLeft w:val="0"/>
      <w:marRight w:val="0"/>
      <w:marTop w:val="0"/>
      <w:marBottom w:val="0"/>
      <w:divBdr>
        <w:top w:val="none" w:sz="0" w:space="0" w:color="auto"/>
        <w:left w:val="none" w:sz="0" w:space="0" w:color="auto"/>
        <w:bottom w:val="none" w:sz="0" w:space="0" w:color="auto"/>
        <w:right w:val="none" w:sz="0" w:space="0" w:color="auto"/>
      </w:divBdr>
    </w:div>
    <w:div w:id="1537766679">
      <w:bodyDiv w:val="1"/>
      <w:marLeft w:val="0"/>
      <w:marRight w:val="0"/>
      <w:marTop w:val="0"/>
      <w:marBottom w:val="0"/>
      <w:divBdr>
        <w:top w:val="none" w:sz="0" w:space="0" w:color="auto"/>
        <w:left w:val="none" w:sz="0" w:space="0" w:color="auto"/>
        <w:bottom w:val="none" w:sz="0" w:space="0" w:color="auto"/>
        <w:right w:val="none" w:sz="0" w:space="0" w:color="auto"/>
      </w:divBdr>
    </w:div>
    <w:div w:id="1572037915">
      <w:bodyDiv w:val="1"/>
      <w:marLeft w:val="0"/>
      <w:marRight w:val="0"/>
      <w:marTop w:val="0"/>
      <w:marBottom w:val="0"/>
      <w:divBdr>
        <w:top w:val="none" w:sz="0" w:space="0" w:color="auto"/>
        <w:left w:val="none" w:sz="0" w:space="0" w:color="auto"/>
        <w:bottom w:val="none" w:sz="0" w:space="0" w:color="auto"/>
        <w:right w:val="none" w:sz="0" w:space="0" w:color="auto"/>
      </w:divBdr>
    </w:div>
    <w:div w:id="1672097334">
      <w:bodyDiv w:val="1"/>
      <w:marLeft w:val="0"/>
      <w:marRight w:val="0"/>
      <w:marTop w:val="0"/>
      <w:marBottom w:val="0"/>
      <w:divBdr>
        <w:top w:val="none" w:sz="0" w:space="0" w:color="auto"/>
        <w:left w:val="none" w:sz="0" w:space="0" w:color="auto"/>
        <w:bottom w:val="none" w:sz="0" w:space="0" w:color="auto"/>
        <w:right w:val="none" w:sz="0" w:space="0" w:color="auto"/>
      </w:divBdr>
      <w:divsChild>
        <w:div w:id="156504191">
          <w:marLeft w:val="0"/>
          <w:marRight w:val="0"/>
          <w:marTop w:val="0"/>
          <w:marBottom w:val="0"/>
          <w:divBdr>
            <w:top w:val="none" w:sz="0" w:space="0" w:color="auto"/>
            <w:left w:val="none" w:sz="0" w:space="0" w:color="auto"/>
            <w:bottom w:val="none" w:sz="0" w:space="0" w:color="auto"/>
            <w:right w:val="none" w:sz="0" w:space="0" w:color="auto"/>
          </w:divBdr>
        </w:div>
        <w:div w:id="1418094325">
          <w:marLeft w:val="0"/>
          <w:marRight w:val="0"/>
          <w:marTop w:val="0"/>
          <w:marBottom w:val="0"/>
          <w:divBdr>
            <w:top w:val="none" w:sz="0" w:space="0" w:color="auto"/>
            <w:left w:val="none" w:sz="0" w:space="0" w:color="auto"/>
            <w:bottom w:val="none" w:sz="0" w:space="0" w:color="auto"/>
            <w:right w:val="none" w:sz="0" w:space="0" w:color="auto"/>
          </w:divBdr>
        </w:div>
        <w:div w:id="1930888812">
          <w:marLeft w:val="0"/>
          <w:marRight w:val="0"/>
          <w:marTop w:val="0"/>
          <w:marBottom w:val="0"/>
          <w:divBdr>
            <w:top w:val="none" w:sz="0" w:space="0" w:color="auto"/>
            <w:left w:val="none" w:sz="0" w:space="0" w:color="auto"/>
            <w:bottom w:val="none" w:sz="0" w:space="0" w:color="auto"/>
            <w:right w:val="none" w:sz="0" w:space="0" w:color="auto"/>
          </w:divBdr>
        </w:div>
        <w:div w:id="2034989285">
          <w:marLeft w:val="0"/>
          <w:marRight w:val="0"/>
          <w:marTop w:val="0"/>
          <w:marBottom w:val="0"/>
          <w:divBdr>
            <w:top w:val="none" w:sz="0" w:space="0" w:color="auto"/>
            <w:left w:val="none" w:sz="0" w:space="0" w:color="auto"/>
            <w:bottom w:val="none" w:sz="0" w:space="0" w:color="auto"/>
            <w:right w:val="none" w:sz="0" w:space="0" w:color="auto"/>
          </w:divBdr>
        </w:div>
      </w:divsChild>
    </w:div>
    <w:div w:id="1786002748">
      <w:bodyDiv w:val="1"/>
      <w:marLeft w:val="0"/>
      <w:marRight w:val="0"/>
      <w:marTop w:val="0"/>
      <w:marBottom w:val="0"/>
      <w:divBdr>
        <w:top w:val="none" w:sz="0" w:space="0" w:color="auto"/>
        <w:left w:val="none" w:sz="0" w:space="0" w:color="auto"/>
        <w:bottom w:val="none" w:sz="0" w:space="0" w:color="auto"/>
        <w:right w:val="none" w:sz="0" w:space="0" w:color="auto"/>
      </w:divBdr>
    </w:div>
    <w:div w:id="1819420887">
      <w:bodyDiv w:val="1"/>
      <w:marLeft w:val="0"/>
      <w:marRight w:val="0"/>
      <w:marTop w:val="0"/>
      <w:marBottom w:val="0"/>
      <w:divBdr>
        <w:top w:val="none" w:sz="0" w:space="0" w:color="auto"/>
        <w:left w:val="none" w:sz="0" w:space="0" w:color="auto"/>
        <w:bottom w:val="none" w:sz="0" w:space="0" w:color="auto"/>
        <w:right w:val="none" w:sz="0" w:space="0" w:color="auto"/>
      </w:divBdr>
    </w:div>
    <w:div w:id="1849100701">
      <w:bodyDiv w:val="1"/>
      <w:marLeft w:val="0"/>
      <w:marRight w:val="0"/>
      <w:marTop w:val="0"/>
      <w:marBottom w:val="0"/>
      <w:divBdr>
        <w:top w:val="none" w:sz="0" w:space="0" w:color="auto"/>
        <w:left w:val="none" w:sz="0" w:space="0" w:color="auto"/>
        <w:bottom w:val="none" w:sz="0" w:space="0" w:color="auto"/>
        <w:right w:val="none" w:sz="0" w:space="0" w:color="auto"/>
      </w:divBdr>
    </w:div>
    <w:div w:id="1885751176">
      <w:bodyDiv w:val="1"/>
      <w:marLeft w:val="0"/>
      <w:marRight w:val="0"/>
      <w:marTop w:val="0"/>
      <w:marBottom w:val="0"/>
      <w:divBdr>
        <w:top w:val="none" w:sz="0" w:space="0" w:color="auto"/>
        <w:left w:val="none" w:sz="0" w:space="0" w:color="auto"/>
        <w:bottom w:val="none" w:sz="0" w:space="0" w:color="auto"/>
        <w:right w:val="none" w:sz="0" w:space="0" w:color="auto"/>
      </w:divBdr>
    </w:div>
    <w:div w:id="1894852465">
      <w:bodyDiv w:val="1"/>
      <w:marLeft w:val="0"/>
      <w:marRight w:val="0"/>
      <w:marTop w:val="0"/>
      <w:marBottom w:val="0"/>
      <w:divBdr>
        <w:top w:val="none" w:sz="0" w:space="0" w:color="auto"/>
        <w:left w:val="none" w:sz="0" w:space="0" w:color="auto"/>
        <w:bottom w:val="none" w:sz="0" w:space="0" w:color="auto"/>
        <w:right w:val="none" w:sz="0" w:space="0" w:color="auto"/>
      </w:divBdr>
    </w:div>
    <w:div w:id="1905680953">
      <w:bodyDiv w:val="1"/>
      <w:marLeft w:val="0"/>
      <w:marRight w:val="0"/>
      <w:marTop w:val="0"/>
      <w:marBottom w:val="0"/>
      <w:divBdr>
        <w:top w:val="none" w:sz="0" w:space="0" w:color="auto"/>
        <w:left w:val="none" w:sz="0" w:space="0" w:color="auto"/>
        <w:bottom w:val="none" w:sz="0" w:space="0" w:color="auto"/>
        <w:right w:val="none" w:sz="0" w:space="0" w:color="auto"/>
      </w:divBdr>
    </w:div>
    <w:div w:id="204559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microsoft.com/office/2016/09/relationships/commentsIds" Target="commentsIds.xml"/><Relationship Id="rId39" Type="http://schemas.openxmlformats.org/officeDocument/2006/relationships/theme" Target="theme/theme1.xml"/><Relationship Id="rId21" Type="http://schemas.openxmlformats.org/officeDocument/2006/relationships/hyperlink" Target="https://inflo.mwc.melbournewater.com.au/inflo/cs.exe/properties/70970429" TargetMode="External"/><Relationship Id="rId34" Type="http://schemas.openxmlformats.org/officeDocument/2006/relationships/hyperlink" Target="https://inflo.mwc.melbournewater.com.au/inflo/cs.exe/properties/70970721"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5" Type="http://schemas.microsoft.com/office/2011/relationships/commentsExtended" Target="commentsExtended.xml"/><Relationship Id="rId33" Type="http://schemas.openxmlformats.org/officeDocument/2006/relationships/footer" Target="footer6.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inflo/inflo/cs.exe/properties/67783951" TargetMode="Externa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comments" Target="comments.xml"/><Relationship Id="rId32" Type="http://schemas.openxmlformats.org/officeDocument/2006/relationships/header" Target="header6.xm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mailto:Ramya.Thankappan@melbournewater.com.au" TargetMode="External"/><Relationship Id="rId28" Type="http://schemas.openxmlformats.org/officeDocument/2006/relationships/header" Target="header4.xm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inflo.mwc.melbournewater.com.au/inflo/cs.exe/properties/70970721" TargetMode="External"/><Relationship Id="rId31"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mailto:Floyd.Reyes@melbournewater.com.au" TargetMode="External"/><Relationship Id="rId27" Type="http://schemas.microsoft.com/office/2018/08/relationships/commentsExtensible" Target="commentsExtensible.xml"/><Relationship Id="rId30" Type="http://schemas.openxmlformats.org/officeDocument/2006/relationships/footer" Target="footer4.xml"/><Relationship Id="rId35" Type="http://schemas.openxmlformats.org/officeDocument/2006/relationships/hyperlink" Target="https://inflo.mwc.melbournewater.com.au/inflo/cs.exe/properties/70970429"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MWC\MWC%20Office%202016%20Templates\MW%20CD%20Template%20With%20Cove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118DF39CEB4264B06400828AC62A9A"/>
        <w:category>
          <w:name w:val="General"/>
          <w:gallery w:val="placeholder"/>
        </w:category>
        <w:types>
          <w:type w:val="bbPlcHdr"/>
        </w:types>
        <w:behaviors>
          <w:behavior w:val="content"/>
        </w:behaviors>
        <w:guid w:val="{47DC2136-049D-4E90-A34D-AF5FF005467F}"/>
      </w:docPartPr>
      <w:docPartBody>
        <w:p w:rsidR="0051322E" w:rsidRDefault="0051322E">
          <w:pPr>
            <w:pStyle w:val="A0118DF39CEB4264B06400828AC62A9A"/>
          </w:pPr>
          <w:r w:rsidRPr="00BC2AD0">
            <w:rPr>
              <w:rStyle w:val="PlaceholderText"/>
            </w:rPr>
            <w:t>Choose a building block.</w:t>
          </w:r>
        </w:p>
      </w:docPartBody>
    </w:docPart>
    <w:docPart>
      <w:docPartPr>
        <w:name w:val="E3991CACC6264DB28534C079DB598D30"/>
        <w:category>
          <w:name w:val="General"/>
          <w:gallery w:val="placeholder"/>
        </w:category>
        <w:types>
          <w:type w:val="bbPlcHdr"/>
        </w:types>
        <w:behaviors>
          <w:behavior w:val="content"/>
        </w:behaviors>
        <w:guid w:val="{4024B81B-2119-4866-81F3-6136EB9EAE37}"/>
      </w:docPartPr>
      <w:docPartBody>
        <w:p w:rsidR="0051322E" w:rsidRDefault="0051322E">
          <w:pPr>
            <w:pStyle w:val="E3991CACC6264DB28534C079DB598D30"/>
          </w:pPr>
          <w:r w:rsidRPr="009A68CC">
            <w:rPr>
              <w:rStyle w:val="PlaceholderText"/>
            </w:rPr>
            <w:t>[Title]</w:t>
          </w:r>
        </w:p>
      </w:docPartBody>
    </w:docPart>
    <w:docPart>
      <w:docPartPr>
        <w:name w:val="CFCF091BE3D742C78F8B5F48F596A64E"/>
        <w:category>
          <w:name w:val="General"/>
          <w:gallery w:val="placeholder"/>
        </w:category>
        <w:types>
          <w:type w:val="bbPlcHdr"/>
        </w:types>
        <w:behaviors>
          <w:behavior w:val="content"/>
        </w:behaviors>
        <w:guid w:val="{AB6EEB57-BBEE-4C9E-9A33-B1A91356B070}"/>
      </w:docPartPr>
      <w:docPartBody>
        <w:p w:rsidR="0051322E" w:rsidRDefault="0051322E">
          <w:pPr>
            <w:pStyle w:val="CFCF091BE3D742C78F8B5F48F596A64E"/>
          </w:pPr>
          <w:r w:rsidRPr="00022833">
            <w:t>Choose a document type</w:t>
          </w:r>
        </w:p>
      </w:docPartBody>
    </w:docPart>
    <w:docPart>
      <w:docPartPr>
        <w:name w:val="EC0AEFFCABC146B98AC3F179AD406E2C"/>
        <w:category>
          <w:name w:val="General"/>
          <w:gallery w:val="placeholder"/>
        </w:category>
        <w:types>
          <w:type w:val="bbPlcHdr"/>
        </w:types>
        <w:behaviors>
          <w:behavior w:val="content"/>
        </w:behaviors>
        <w:guid w:val="{E800D7CE-2F50-4C12-BE7A-0E83A281ABAC}"/>
      </w:docPartPr>
      <w:docPartBody>
        <w:p w:rsidR="0051322E" w:rsidRDefault="0051322E">
          <w:pPr>
            <w:pStyle w:val="EC0AEFFCABC146B98AC3F179AD406E2C"/>
          </w:pPr>
          <w:r w:rsidRPr="00BC2AD0">
            <w:rPr>
              <w:rStyle w:val="PlaceholderText"/>
            </w:rPr>
            <w:t>Click here to enter text.</w:t>
          </w:r>
        </w:p>
      </w:docPartBody>
    </w:docPart>
    <w:docPart>
      <w:docPartPr>
        <w:name w:val="5126C8DC05474D33AA86FC53EF4C9006"/>
        <w:category>
          <w:name w:val="General"/>
          <w:gallery w:val="placeholder"/>
        </w:category>
        <w:types>
          <w:type w:val="bbPlcHdr"/>
        </w:types>
        <w:behaviors>
          <w:behavior w:val="content"/>
        </w:behaviors>
        <w:guid w:val="{029C1B14-277C-405E-972E-FF66FD38786C}"/>
      </w:docPartPr>
      <w:docPartBody>
        <w:p w:rsidR="0051322E" w:rsidRDefault="0051322E">
          <w:pPr>
            <w:pStyle w:val="5126C8DC05474D33AA86FC53EF4C9006"/>
          </w:pPr>
          <w:r w:rsidRPr="00512EC9">
            <w:t>Purpose</w:t>
          </w:r>
        </w:p>
      </w:docPartBody>
    </w:docPart>
    <w:docPart>
      <w:docPartPr>
        <w:name w:val="F878A9622B6D41458F3D427FD004D47B"/>
        <w:category>
          <w:name w:val="General"/>
          <w:gallery w:val="placeholder"/>
        </w:category>
        <w:types>
          <w:type w:val="bbPlcHdr"/>
        </w:types>
        <w:behaviors>
          <w:behavior w:val="content"/>
        </w:behaviors>
        <w:guid w:val="{262015B8-F7D2-48DA-9CD9-D35DD5E07A74}"/>
      </w:docPartPr>
      <w:docPartBody>
        <w:p w:rsidR="0051322E" w:rsidRDefault="0051322E">
          <w:pPr>
            <w:pStyle w:val="F878A9622B6D41458F3D427FD004D47B"/>
          </w:pPr>
          <w:r w:rsidRPr="00EF585C">
            <w:t xml:space="preserve">Document History </w:t>
          </w:r>
        </w:p>
      </w:docPartBody>
    </w:docPart>
    <w:docPart>
      <w:docPartPr>
        <w:name w:val="DefaultPlaceholder_-1854013440"/>
        <w:category>
          <w:name w:val="General"/>
          <w:gallery w:val="placeholder"/>
        </w:category>
        <w:types>
          <w:type w:val="bbPlcHdr"/>
        </w:types>
        <w:behaviors>
          <w:behavior w:val="content"/>
        </w:behaviors>
        <w:guid w:val="{73F8EDF2-B361-4FA3-988C-73E96275A1AD}"/>
      </w:docPartPr>
      <w:docPartBody>
        <w:p w:rsidR="00030935" w:rsidRDefault="00054690">
          <w:r w:rsidRPr="00E8262F">
            <w:rPr>
              <w:rStyle w:val="PlaceholderText"/>
            </w:rPr>
            <w:t>Click or tap here to enter text.</w:t>
          </w:r>
        </w:p>
      </w:docPartBody>
    </w:docPart>
    <w:docPart>
      <w:docPartPr>
        <w:name w:val="DefaultPlaceholder_-1854013439"/>
        <w:category>
          <w:name w:val="General"/>
          <w:gallery w:val="placeholder"/>
        </w:category>
        <w:types>
          <w:type w:val="bbPlcHdr"/>
        </w:types>
        <w:behaviors>
          <w:behavior w:val="content"/>
        </w:behaviors>
        <w:guid w:val="{448371DF-9359-45B6-A611-CA90E4A8B172}"/>
      </w:docPartPr>
      <w:docPartBody>
        <w:p w:rsidR="00030935" w:rsidRDefault="00054690">
          <w:r w:rsidRPr="00E8262F">
            <w:rPr>
              <w:rStyle w:val="PlaceholderText"/>
            </w:rPr>
            <w:t>Choose an item.</w:t>
          </w:r>
        </w:p>
      </w:docPartBody>
    </w:docPart>
    <w:docPart>
      <w:docPartPr>
        <w:name w:val="EA3C4A07984C479EA9397D8AAFBD162C"/>
        <w:category>
          <w:name w:val="General"/>
          <w:gallery w:val="placeholder"/>
        </w:category>
        <w:types>
          <w:type w:val="bbPlcHdr"/>
        </w:types>
        <w:behaviors>
          <w:behavior w:val="content"/>
        </w:behaviors>
        <w:guid w:val="{D79AB4C5-3A12-42A6-B0EF-8D607F890CA0}"/>
      </w:docPartPr>
      <w:docPartBody>
        <w:p w:rsidR="00A827C6" w:rsidRDefault="00054690">
          <w:pPr>
            <w:pStyle w:val="EA3C4A07984C479EA9397D8AAFBD162C"/>
          </w:pPr>
          <w:r w:rsidRPr="00E8262F">
            <w:rPr>
              <w:rStyle w:val="PlaceholderText"/>
            </w:rPr>
            <w:t>Click or tap here to enter text.</w:t>
          </w:r>
        </w:p>
      </w:docPartBody>
    </w:docPart>
    <w:docPart>
      <w:docPartPr>
        <w:name w:val="9DBEFC99A9C848D59EEA000F2FEA97D7"/>
        <w:category>
          <w:name w:val="General"/>
          <w:gallery w:val="placeholder"/>
        </w:category>
        <w:types>
          <w:type w:val="bbPlcHdr"/>
        </w:types>
        <w:behaviors>
          <w:behavior w:val="content"/>
        </w:behaviors>
        <w:guid w:val="{32F6E2C1-CBA6-4056-B266-169681B6DCC3}"/>
      </w:docPartPr>
      <w:docPartBody>
        <w:p w:rsidR="00A827C6" w:rsidRDefault="00054690">
          <w:pPr>
            <w:pStyle w:val="9DBEFC99A9C848D59EEA000F2FEA97D7"/>
          </w:pPr>
          <w:r w:rsidRPr="00E8262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ircular Std Book">
    <w:panose1 w:val="00000000000000000000"/>
    <w:charset w:val="00"/>
    <w:family w:val="swiss"/>
    <w:notTrueType/>
    <w:pitch w:val="variable"/>
    <w:sig w:usb0="8000002F" w:usb1="5000E47B" w:usb2="00000008" w:usb3="00000000" w:csb0="00000001"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22E"/>
    <w:rsid w:val="00030935"/>
    <w:rsid w:val="00054690"/>
    <w:rsid w:val="0009624E"/>
    <w:rsid w:val="000B23C1"/>
    <w:rsid w:val="000B2960"/>
    <w:rsid w:val="000C3123"/>
    <w:rsid w:val="000C315E"/>
    <w:rsid w:val="001621D1"/>
    <w:rsid w:val="001A32EA"/>
    <w:rsid w:val="001B4CF0"/>
    <w:rsid w:val="001B5851"/>
    <w:rsid w:val="001E4537"/>
    <w:rsid w:val="00213A35"/>
    <w:rsid w:val="003251F7"/>
    <w:rsid w:val="003E3BB5"/>
    <w:rsid w:val="00420626"/>
    <w:rsid w:val="00422314"/>
    <w:rsid w:val="00472427"/>
    <w:rsid w:val="004E5DA3"/>
    <w:rsid w:val="0051322E"/>
    <w:rsid w:val="005735E1"/>
    <w:rsid w:val="005E3286"/>
    <w:rsid w:val="00670719"/>
    <w:rsid w:val="00680F43"/>
    <w:rsid w:val="00693DDE"/>
    <w:rsid w:val="007E4D4A"/>
    <w:rsid w:val="008F68BF"/>
    <w:rsid w:val="00951AB1"/>
    <w:rsid w:val="00960462"/>
    <w:rsid w:val="009E33F5"/>
    <w:rsid w:val="00A4321C"/>
    <w:rsid w:val="00A827C6"/>
    <w:rsid w:val="00AB28F6"/>
    <w:rsid w:val="00B354C2"/>
    <w:rsid w:val="00BB0AD2"/>
    <w:rsid w:val="00BC2AA1"/>
    <w:rsid w:val="00C915A7"/>
    <w:rsid w:val="00CA2E10"/>
    <w:rsid w:val="00D23F4A"/>
    <w:rsid w:val="00D30558"/>
    <w:rsid w:val="00D5273D"/>
    <w:rsid w:val="00D844AA"/>
    <w:rsid w:val="00D9274B"/>
    <w:rsid w:val="00DD16CD"/>
    <w:rsid w:val="00E3347F"/>
    <w:rsid w:val="00EE3A2E"/>
    <w:rsid w:val="00F40866"/>
    <w:rsid w:val="00F4374D"/>
    <w:rsid w:val="00F45598"/>
    <w:rsid w:val="00F91CB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054690"/>
    <w:rPr>
      <w:color w:val="808080"/>
    </w:rPr>
  </w:style>
  <w:style w:type="paragraph" w:customStyle="1" w:styleId="A0118DF39CEB4264B06400828AC62A9A">
    <w:name w:val="A0118DF39CEB4264B06400828AC62A9A"/>
  </w:style>
  <w:style w:type="paragraph" w:customStyle="1" w:styleId="E3991CACC6264DB28534C079DB598D30">
    <w:name w:val="E3991CACC6264DB28534C079DB598D30"/>
  </w:style>
  <w:style w:type="paragraph" w:customStyle="1" w:styleId="CFCF091BE3D742C78F8B5F48F596A64E">
    <w:name w:val="CFCF091BE3D742C78F8B5F48F596A64E"/>
  </w:style>
  <w:style w:type="paragraph" w:customStyle="1" w:styleId="EC0AEFFCABC146B98AC3F179AD406E2C">
    <w:name w:val="EC0AEFFCABC146B98AC3F179AD406E2C"/>
  </w:style>
  <w:style w:type="paragraph" w:styleId="BodyText">
    <w:name w:val="Body Text"/>
    <w:basedOn w:val="Normal"/>
    <w:link w:val="BodyTextChar"/>
    <w:qFormat/>
    <w:pPr>
      <w:tabs>
        <w:tab w:val="left" w:pos="567"/>
        <w:tab w:val="left" w:pos="2268"/>
        <w:tab w:val="left" w:pos="4536"/>
        <w:tab w:val="left" w:pos="6804"/>
        <w:tab w:val="right" w:pos="9638"/>
      </w:tabs>
      <w:spacing w:before="120" w:after="200" w:line="260" w:lineRule="atLeast"/>
    </w:pPr>
    <w:rPr>
      <w:rFonts w:eastAsia="Times New Roman" w:cs="Times New Roman"/>
      <w:color w:val="000000" w:themeColor="text1"/>
      <w:sz w:val="20"/>
      <w:szCs w:val="20"/>
    </w:rPr>
  </w:style>
  <w:style w:type="character" w:customStyle="1" w:styleId="BodyTextChar">
    <w:name w:val="Body Text Char"/>
    <w:basedOn w:val="DefaultParagraphFont"/>
    <w:link w:val="BodyText"/>
    <w:rPr>
      <w:rFonts w:eastAsia="Times New Roman" w:cs="Times New Roman"/>
      <w:color w:val="000000" w:themeColor="text1"/>
      <w:sz w:val="20"/>
      <w:szCs w:val="20"/>
    </w:rPr>
  </w:style>
  <w:style w:type="paragraph" w:customStyle="1" w:styleId="5126C8DC05474D33AA86FC53EF4C9006">
    <w:name w:val="5126C8DC05474D33AA86FC53EF4C9006"/>
  </w:style>
  <w:style w:type="paragraph" w:customStyle="1" w:styleId="F878A9622B6D41458F3D427FD004D47B">
    <w:name w:val="F878A9622B6D41458F3D427FD004D47B"/>
  </w:style>
  <w:style w:type="paragraph" w:customStyle="1" w:styleId="EA3C4A07984C479EA9397D8AAFBD162C">
    <w:name w:val="EA3C4A07984C479EA9397D8AAFBD162C"/>
    <w:pPr>
      <w:spacing w:line="278" w:lineRule="auto"/>
    </w:pPr>
    <w:rPr>
      <w:kern w:val="2"/>
      <w:sz w:val="24"/>
      <w:szCs w:val="24"/>
      <w14:ligatures w14:val="standardContextual"/>
    </w:rPr>
  </w:style>
  <w:style w:type="paragraph" w:customStyle="1" w:styleId="9DBEFC99A9C848D59EEA000F2FEA97D7">
    <w:name w:val="9DBEFC99A9C848D59EEA000F2FEA97D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elbourne Water">
  <a:themeElements>
    <a:clrScheme name="Melbourne Water">
      <a:dk1>
        <a:srgbClr val="231F20"/>
      </a:dk1>
      <a:lt1>
        <a:srgbClr val="FFFFFF"/>
      </a:lt1>
      <a:dk2>
        <a:srgbClr val="00428B"/>
      </a:dk2>
      <a:lt2>
        <a:srgbClr val="EFF5FB"/>
      </a:lt2>
      <a:accent1>
        <a:srgbClr val="00428B"/>
      </a:accent1>
      <a:accent2>
        <a:srgbClr val="0092D7"/>
      </a:accent2>
      <a:accent3>
        <a:srgbClr val="46C2D7"/>
      </a:accent3>
      <a:accent4>
        <a:srgbClr val="75BB19"/>
      </a:accent4>
      <a:accent5>
        <a:srgbClr val="C2D300"/>
      </a:accent5>
      <a:accent6>
        <a:srgbClr val="F0AB00"/>
      </a:accent6>
      <a:hlink>
        <a:srgbClr val="00428B"/>
      </a:hlink>
      <a:folHlink>
        <a:srgbClr val="0092D7"/>
      </a:folHlink>
    </a:clrScheme>
    <a:fontScheme name="Melbourne Water">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Melbourne Water Sky Blue">
      <a:srgbClr val="0092D7"/>
    </a:custClr>
    <a:custClr name="Melbourne Water Aqua ">
      <a:srgbClr val="46C2D7"/>
    </a:custClr>
    <a:custClr name="Melbourne Water Deep Blue">
      <a:srgbClr val="00428B"/>
    </a:custClr>
    <a:custClr name="Melbourne Water Orange ">
      <a:srgbClr val="E37222"/>
    </a:custClr>
    <a:custClr name="Melbourne Water Sun ">
      <a:srgbClr val="F0AB00"/>
    </a:custClr>
    <a:custClr name="Melbourne Water Dark Orange ">
      <a:srgbClr val="C8500A"/>
    </a:custClr>
    <a:custClr name="Melbourne Water Grass Green">
      <a:srgbClr val="75BB19"/>
    </a:custClr>
    <a:custClr name="Melbourne Water Lime ">
      <a:srgbClr val="C2D300"/>
    </a:custClr>
    <a:custClr name="Melbourne Water Tree Green ">
      <a:srgbClr val="086352"/>
    </a:custClr>
    <a:custClr name="Melbourne Water Stone">
      <a:srgbClr val="E0DCD0"/>
    </a:custClr>
    <a:custClr name="Melbourne Water Sky Blue 100%">
      <a:srgbClr val="0092D7"/>
    </a:custClr>
    <a:custClr name="Melbourne Water Sky Blue 60%">
      <a:srgbClr val="66C7EB"/>
    </a:custClr>
    <a:custClr name="Melbourne Water Sky Blue 30%">
      <a:srgbClr val="B2E3F5"/>
    </a:custClr>
    <a:custClr name="Melbourne Water Orange 100%">
      <a:srgbClr val="E37222"/>
    </a:custClr>
    <a:custClr name="Melbourne Water Orange 60%">
      <a:srgbClr val="F7B080"/>
    </a:custClr>
    <a:custClr name="Melbourne Water Orange 30%">
      <a:srgbClr val="FCD6BF"/>
    </a:custClr>
    <a:custClr name="Melbourne Water Grass Green 100%">
      <a:srgbClr val="75BB19"/>
    </a:custClr>
    <a:custClr name="Melbourne Water Grass Green 60%">
      <a:srgbClr val="ABD991"/>
    </a:custClr>
    <a:custClr name="Melbourne Water Grass Green 30%">
      <a:srgbClr val="D4EDC7"/>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679b9f-8985-4cef-b4dc-3e4a82d89846" xsi:nil="true"/>
    <lcf76f155ced4ddcb4097134ff3c332f xmlns="4f6f38ec-86d8-415b-950a-32d793d1a919">
      <Terms xmlns="http://schemas.microsoft.com/office/infopath/2007/PartnerControls"/>
    </lcf76f155ced4ddcb4097134ff3c332f>
    <SharedWithUsers xmlns="18679b9f-8985-4cef-b4dc-3e4a82d89846">
      <UserInfo>
        <DisplayName>Alok Singh</DisplayName>
        <AccountId>94</AccountId>
        <AccountType/>
      </UserInfo>
      <UserInfo>
        <DisplayName>Sreenath C P</DisplayName>
        <AccountId>93</AccountId>
        <AccountType/>
      </UserInfo>
      <UserInfo>
        <DisplayName>Neethu Manikyam</DisplayName>
        <AccountId>130</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85EA5B77BEEB64F8A3B50F5AE5F5BD5" ma:contentTypeVersion="22" ma:contentTypeDescription="Create a new document." ma:contentTypeScope="" ma:versionID="a9edaf8e88002b1b8d2ee35f442f40b2">
  <xsd:schema xmlns:xsd="http://www.w3.org/2001/XMLSchema" xmlns:xs="http://www.w3.org/2001/XMLSchema" xmlns:p="http://schemas.microsoft.com/office/2006/metadata/properties" xmlns:ns2="4f6f38ec-86d8-415b-950a-32d793d1a919" xmlns:ns3="18679b9f-8985-4cef-b4dc-3e4a82d89846" targetNamespace="http://schemas.microsoft.com/office/2006/metadata/properties" ma:root="true" ma:fieldsID="8e837f2b8c33761af04358919a37430d" ns2:_="" ns3:_="">
    <xsd:import namespace="4f6f38ec-86d8-415b-950a-32d793d1a919"/>
    <xsd:import namespace="18679b9f-8985-4cef-b4dc-3e4a82d898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f38ec-86d8-415b-950a-32d793d1a9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3cd3dfc-bda3-408c-b55f-d8b2e2a7c8d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679b9f-8985-4cef-b4dc-3e4a82d8984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e5bbddd-8cb6-4fa4-bd75-c993fa046551}" ma:internalName="TaxCatchAll" ma:showField="CatchAllData" ma:web="18679b9f-8985-4cef-b4dc-3e4a82d898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4902E9-2666-4688-8532-0F754BB2FCC3}">
  <ds:schemaRefs>
    <ds:schemaRef ds:uri="http://schemas.microsoft.com/office/2006/metadata/properties"/>
    <ds:schemaRef ds:uri="http://schemas.microsoft.com/office/infopath/2007/PartnerControls"/>
    <ds:schemaRef ds:uri="18679b9f-8985-4cef-b4dc-3e4a82d89846"/>
    <ds:schemaRef ds:uri="4f6f38ec-86d8-415b-950a-32d793d1a919"/>
  </ds:schemaRefs>
</ds:datastoreItem>
</file>

<file path=customXml/itemProps2.xml><?xml version="1.0" encoding="utf-8"?>
<ds:datastoreItem xmlns:ds="http://schemas.openxmlformats.org/officeDocument/2006/customXml" ds:itemID="{BFE7899E-E7DE-4FA1-B53A-91147A977756}">
  <ds:schemaRefs>
    <ds:schemaRef ds:uri="http://schemas.openxmlformats.org/officeDocument/2006/bibliography"/>
  </ds:schemaRefs>
</ds:datastoreItem>
</file>

<file path=customXml/itemProps3.xml><?xml version="1.0" encoding="utf-8"?>
<ds:datastoreItem xmlns:ds="http://schemas.openxmlformats.org/officeDocument/2006/customXml" ds:itemID="{38B3A9AF-3F74-48F9-A4AA-9C265C5C6477}">
  <ds:schemaRefs>
    <ds:schemaRef ds:uri="http://schemas.microsoft.com/sharepoint/v3/contenttype/forms"/>
  </ds:schemaRefs>
</ds:datastoreItem>
</file>

<file path=customXml/itemProps4.xml><?xml version="1.0" encoding="utf-8"?>
<ds:datastoreItem xmlns:ds="http://schemas.openxmlformats.org/officeDocument/2006/customXml" ds:itemID="{290AA749-F005-42FA-83B6-C2C92959BB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6f38ec-86d8-415b-950a-32d793d1a919"/>
    <ds:schemaRef ds:uri="18679b9f-8985-4cef-b4dc-3e4a82d898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4d66b27-2999-4cf2-81e3-fcd5a571b62a}" enabled="1" method="Privileged" siteId="{904e03f7-cc20-4ffd-8d15-32929abca38e}" removed="0"/>
</clbl:labelList>
</file>

<file path=docProps/app.xml><?xml version="1.0" encoding="utf-8"?>
<Properties xmlns="http://schemas.openxmlformats.org/officeDocument/2006/extended-properties" xmlns:vt="http://schemas.openxmlformats.org/officeDocument/2006/docPropsVTypes">
  <Template>MW CD Template With Cover.dotm</Template>
  <TotalTime>23</TotalTime>
  <Pages>10</Pages>
  <Words>1885</Words>
  <Characters>10973</Characters>
  <Application>Microsoft Office Word</Application>
  <DocSecurity>0</DocSecurity>
  <Lines>457</Lines>
  <Paragraphs>357</Paragraphs>
  <ScaleCrop>false</ScaleCrop>
  <HeadingPairs>
    <vt:vector size="2" baseType="variant">
      <vt:variant>
        <vt:lpstr>Title</vt:lpstr>
      </vt:variant>
      <vt:variant>
        <vt:i4>1</vt:i4>
      </vt:variant>
    </vt:vector>
  </HeadingPairs>
  <TitlesOfParts>
    <vt:vector size="1" baseType="lpstr">
      <vt:lpstr>IT Disaster Recovery Test Plan AIS Services</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Disaster Recovery Test Plan AIS Services</dc:title>
  <dc:subject/>
  <dc:creator>Fiona</dc:creator>
  <cp:keywords>Controlled template with cover page</cp:keywords>
  <dc:description/>
  <cp:lastModifiedBy>Floyd Reyes</cp:lastModifiedBy>
  <cp:revision>8</cp:revision>
  <cp:lastPrinted>2018-07-19T01:54:00Z</cp:lastPrinted>
  <dcterms:created xsi:type="dcterms:W3CDTF">2025-06-15T23:06:00Z</dcterms:created>
  <dcterms:modified xsi:type="dcterms:W3CDTF">2026-04-27T04:46:00Z</dcterms:modified>
  <cp:category>Plan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ame">
    <vt:lpwstr>IT PLA IT Disaster Recovery Test Plan Template</vt:lpwstr>
  </property>
  <property fmtid="{D5CDD505-2E9C-101B-9397-08002B2CF9AE}" pid="3" name="MSIP_Label_8d1a0ea4-6344-45fe-bd17-9bfc2ab6afb4_Enabled">
    <vt:lpwstr>true</vt:lpwstr>
  </property>
  <property fmtid="{D5CDD505-2E9C-101B-9397-08002B2CF9AE}" pid="4" name="MSIP_Label_8d1a0ea4-6344-45fe-bd17-9bfc2ab6afb4_SetDate">
    <vt:lpwstr>2024-05-27T05:38:15Z</vt:lpwstr>
  </property>
  <property fmtid="{D5CDD505-2E9C-101B-9397-08002B2CF9AE}" pid="5" name="MSIP_Label_8d1a0ea4-6344-45fe-bd17-9bfc2ab6afb4_Method">
    <vt:lpwstr>Standard</vt:lpwstr>
  </property>
  <property fmtid="{D5CDD505-2E9C-101B-9397-08002B2CF9AE}" pid="6" name="MSIP_Label_8d1a0ea4-6344-45fe-bd17-9bfc2ab6afb4_Name">
    <vt:lpwstr>OFFICIAL</vt:lpwstr>
  </property>
  <property fmtid="{D5CDD505-2E9C-101B-9397-08002B2CF9AE}" pid="7" name="MSIP_Label_8d1a0ea4-6344-45fe-bd17-9bfc2ab6afb4_SiteId">
    <vt:lpwstr>fe26127b-78ee-42c7-803e-4d67c0488cf9</vt:lpwstr>
  </property>
  <property fmtid="{D5CDD505-2E9C-101B-9397-08002B2CF9AE}" pid="8" name="MSIP_Label_8d1a0ea4-6344-45fe-bd17-9bfc2ab6afb4_ActionId">
    <vt:lpwstr>bccea4bb-9db5-4df7-8eb7-62e77c3aa9a7</vt:lpwstr>
  </property>
  <property fmtid="{D5CDD505-2E9C-101B-9397-08002B2CF9AE}" pid="9" name="MSIP_Label_8d1a0ea4-6344-45fe-bd17-9bfc2ab6afb4_ContentBits">
    <vt:lpwstr>1</vt:lpwstr>
  </property>
  <property fmtid="{D5CDD505-2E9C-101B-9397-08002B2CF9AE}" pid="10" name="ContentTypeId">
    <vt:lpwstr>0x010100A85EA5B77BEEB64F8A3B50F5AE5F5BD5</vt:lpwstr>
  </property>
  <property fmtid="{D5CDD505-2E9C-101B-9397-08002B2CF9AE}" pid="11" name="MediaServiceImageTags">
    <vt:lpwstr/>
  </property>
  <property fmtid="{D5CDD505-2E9C-101B-9397-08002B2CF9AE}" pid="12" name="ClassificationContentMarkingHeaderShapeIds">
    <vt:lpwstr>7e03b7fa,7d2eb01c,273e67d1,440e61b9,76d72ab2,6d889cb3</vt:lpwstr>
  </property>
  <property fmtid="{D5CDD505-2E9C-101B-9397-08002B2CF9AE}" pid="13" name="ClassificationContentMarkingHeaderFontProps">
    <vt:lpwstr>#ff0000,10,Calibri</vt:lpwstr>
  </property>
  <property fmtid="{D5CDD505-2E9C-101B-9397-08002B2CF9AE}" pid="14" name="ClassificationContentMarkingHeaderText">
    <vt:lpwstr>Confidential - NCS AU</vt:lpwstr>
  </property>
  <property fmtid="{D5CDD505-2E9C-101B-9397-08002B2CF9AE}" pid="15" name="DocID">
    <vt:lpwstr>InfloDocID</vt:lpwstr>
  </property>
</Properties>
</file>